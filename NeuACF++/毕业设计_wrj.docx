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rFonts w:hint="eastAsia"/>
          <w:b/>
          <w:bCs/>
          <w:sz w:val="32"/>
          <w:u w:val="thick"/>
        </w:rPr>
      </w:pPr>
    </w:p>
    <w:p w:rsidR="00C23FB1" w:rsidRDefault="00C23FB1" w:rsidP="000F0F80">
      <w:pPr>
        <w:rPr>
          <w:rFonts w:ascii="黑体" w:eastAsia="黑体" w:hAnsi="宋体" w:hint="eastAsia"/>
          <w:b/>
          <w:sz w:val="32"/>
          <w:u w:val="thick"/>
        </w:rPr>
      </w:pPr>
    </w:p>
    <w:p w:rsidR="00C23FB1" w:rsidRPr="00982079" w:rsidRDefault="00C23FB1" w:rsidP="000F0F80">
      <w:pPr>
        <w:rPr>
          <w:rFonts w:hint="eastAsia"/>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hint="eastAsia"/>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hint="eastAsia"/>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szCs w:val="24"/>
              </w:rPr>
              <w:t>Chuan Shi, Yitong Li, Jiawei Zhang, Yizhou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 xml:space="preserve">Chuan Shi，Chong Zhou, Xiangnan Kong, Philip S. Yu, Gang Liu, Bai Wang. HeteRecom: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szCs w:val="24"/>
              </w:rPr>
              <w:t>Binbin Hu, Chuan Shi, Wayne Xin Zhao, Tianchi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szCs w:val="24"/>
              </w:rPr>
              <w:t>Xiaotian Han, Chuan Shi, Lei Zheng, Philip S. Yu, Jianxin Li, Yuanfu Lu. Representation Learning with Depth and Breadth for Recommendation using Multi-view Data. APWeb-WAIM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szCs w:val="24"/>
              </w:rPr>
              <w:lastRenderedPageBreak/>
              <w:t>Chuan Shi, Zhiqiang Zhang, Yugang Ji, Weipeng Wang, Philiph S. Yu, Zhiping Shi. SemRec: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szCs w:val="24"/>
              </w:rPr>
              <w:t>Binbin Hu, Chuan Shi, Wayne Xin Zhao, Philip S. Yu. Leveraging Meta-</w:t>
            </w:r>
            <w:proofErr w:type="gramStart"/>
            <w:r w:rsidRPr="000555D3">
              <w:rPr>
                <w:rFonts w:ascii="宋体" w:eastAsia="宋体" w:hAnsi="宋体" w:cs="Times New Roman"/>
                <w:szCs w:val="24"/>
              </w:rPr>
              <w:t>path based</w:t>
            </w:r>
            <w:proofErr w:type="gramEnd"/>
            <w:r w:rsidRPr="000555D3">
              <w:rPr>
                <w:rFonts w:ascii="宋体" w:eastAsia="宋体" w:hAnsi="宋体" w:cs="Times New Roman"/>
                <w:szCs w:val="24"/>
              </w:rPr>
              <w:t xml:space="preserve">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szCs w:val="24"/>
              </w:rPr>
              <w:t>Chuan Shi, Zhiqiang Zhang, Ping Luo, Philip S. Yu, Yading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rPr>
                <w:rFonts w:hint="eastAsia"/>
              </w:rPr>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hint="eastAsia"/>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hint="eastAsia"/>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(NeuACF)设计了基于元路径的推荐算法，使得推荐模型融合多方面语义信息，得到更加全面精确的结果。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hint="eastAsia"/>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其次，深入分析NeuACF</w:t>
      </w:r>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与此同时，NeuACF使用point-wise损失函数，关注于交互可能性的绝对数值。但对于Top-N推荐而言，相对交互可能性更为重要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Amazon和MovieLens上</w:t>
      </w:r>
      <w:r w:rsidR="007A6415" w:rsidRPr="008C3247">
        <w:rPr>
          <w:rFonts w:ascii="宋体" w:eastAsia="宋体" w:hAnsi="宋体" w:cs="瀹嬩綋" w:hint="eastAsia"/>
          <w:kern w:val="0"/>
          <w:sz w:val="24"/>
          <w:szCs w:val="24"/>
        </w:rPr>
        <w:t>，与NeuACF等经典算法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hint="eastAsia"/>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w:t>
      </w:r>
      <w:proofErr w:type="gramStart"/>
      <w:r w:rsidRPr="007838BC">
        <w:rPr>
          <w:rFonts w:ascii="Times New Roman" w:eastAsia="宋体" w:hAnsi="Times New Roman" w:cs="瀹嬩綋"/>
          <w:kern w:val="0"/>
          <w:sz w:val="24"/>
          <w:szCs w:val="24"/>
        </w:rPr>
        <w:t>network based</w:t>
      </w:r>
      <w:proofErr w:type="gramEnd"/>
      <w:r w:rsidRPr="007838BC">
        <w:rPr>
          <w:rFonts w:ascii="Times New Roman" w:eastAsia="宋体" w:hAnsi="Times New Roman" w:cs="瀹嬩綋"/>
          <w:kern w:val="0"/>
          <w:sz w:val="24"/>
          <w:szCs w:val="24"/>
        </w:rPr>
        <w:t xml:space="preserve"> Aspect-level Collaborative Filtering model (NeuACF)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NeuACF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At the same time, NeuACF uses a point-wise loss function to </w:t>
      </w:r>
      <w:r w:rsidR="00D45C8A" w:rsidRPr="00D45C8A">
        <w:rPr>
          <w:rFonts w:ascii="Times New Roman" w:hAnsi="Times New Roman" w:cs="Times New Roman"/>
          <w:sz w:val="24"/>
          <w:szCs w:val="24"/>
        </w:rPr>
        <w:t>highlight</w:t>
      </w:r>
      <w:r w:rsidRPr="007838BC">
        <w:rPr>
          <w:rFonts w:ascii="Times New Roman" w:hAnsi="Times New Roman" w:cs="Times New Roman"/>
          <w:sz w:val="24"/>
          <w:szCs w:val="24"/>
        </w:rPr>
        <w:t xml:space="preserve"> the absolute value of the interaction possibilities. But for Top-N recommendation, the relative interaction possibilities are more important.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NeuACF on the recommended datasets Amazon and MovieLens,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hint="eastAsia"/>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hint="eastAsia"/>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BD3FAE" w:rsidRDefault="00FA6355">
          <w:pPr>
            <w:pStyle w:val="TOC1"/>
            <w:tabs>
              <w:tab w:val="left" w:pos="1050"/>
              <w:tab w:val="right" w:leader="dot" w:pos="9060"/>
            </w:tabs>
            <w:rPr>
              <w:noProof/>
              <w:kern w:val="2"/>
              <w:sz w:val="21"/>
              <w:szCs w:val="24"/>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7953803" w:history="1">
            <w:r w:rsidR="00BD3FAE" w:rsidRPr="00474338">
              <w:rPr>
                <w:rStyle w:val="ae"/>
                <w:noProof/>
              </w:rPr>
              <w:t>第一章</w:t>
            </w:r>
            <w:r w:rsidR="00BD3FAE">
              <w:rPr>
                <w:noProof/>
                <w:kern w:val="2"/>
                <w:sz w:val="21"/>
                <w:szCs w:val="24"/>
              </w:rPr>
              <w:tab/>
            </w:r>
            <w:r w:rsidR="00BD3FAE" w:rsidRPr="00474338">
              <w:rPr>
                <w:rStyle w:val="ae"/>
                <w:noProof/>
              </w:rPr>
              <w:t>引言</w:t>
            </w:r>
            <w:r w:rsidR="00BD3FAE">
              <w:rPr>
                <w:noProof/>
                <w:webHidden/>
              </w:rPr>
              <w:tab/>
            </w:r>
            <w:r w:rsidR="00BD3FAE">
              <w:rPr>
                <w:noProof/>
                <w:webHidden/>
              </w:rPr>
              <w:fldChar w:fldCharType="begin"/>
            </w:r>
            <w:r w:rsidR="00BD3FAE">
              <w:rPr>
                <w:noProof/>
                <w:webHidden/>
              </w:rPr>
              <w:instrText xml:space="preserve"> PAGEREF _Toc7953803 \h </w:instrText>
            </w:r>
            <w:r w:rsidR="00BD3FAE">
              <w:rPr>
                <w:noProof/>
                <w:webHidden/>
              </w:rPr>
            </w:r>
            <w:r w:rsidR="00BD3FAE">
              <w:rPr>
                <w:noProof/>
                <w:webHidden/>
              </w:rPr>
              <w:fldChar w:fldCharType="separate"/>
            </w:r>
            <w:r w:rsidR="00BD3FAE">
              <w:rPr>
                <w:noProof/>
                <w:webHidden/>
              </w:rPr>
              <w:t>1</w:t>
            </w:r>
            <w:r w:rsidR="00BD3FAE">
              <w:rPr>
                <w:noProof/>
                <w:webHidden/>
              </w:rPr>
              <w:fldChar w:fldCharType="end"/>
            </w:r>
          </w:hyperlink>
        </w:p>
        <w:p w:rsidR="00BD3FAE" w:rsidRDefault="00BD3FAE">
          <w:pPr>
            <w:pStyle w:val="TOC2"/>
            <w:rPr>
              <w:noProof/>
              <w:kern w:val="2"/>
              <w:sz w:val="21"/>
              <w:szCs w:val="24"/>
            </w:rPr>
          </w:pPr>
          <w:hyperlink w:anchor="_Toc7953804" w:history="1">
            <w:r w:rsidRPr="00474338">
              <w:rPr>
                <w:rStyle w:val="ae"/>
                <w:rFonts w:ascii="黑体" w:hAnsi="黑体"/>
                <w:noProof/>
              </w:rPr>
              <w:t xml:space="preserve">1.1  </w:t>
            </w:r>
            <w:r w:rsidRPr="00474338">
              <w:rPr>
                <w:rStyle w:val="ae"/>
                <w:rFonts w:ascii="黑体" w:hAnsi="黑体"/>
                <w:noProof/>
              </w:rPr>
              <w:t>课题背景</w:t>
            </w:r>
            <w:r>
              <w:rPr>
                <w:noProof/>
                <w:webHidden/>
              </w:rPr>
              <w:tab/>
            </w:r>
            <w:r>
              <w:rPr>
                <w:noProof/>
                <w:webHidden/>
              </w:rPr>
              <w:fldChar w:fldCharType="begin"/>
            </w:r>
            <w:r>
              <w:rPr>
                <w:noProof/>
                <w:webHidden/>
              </w:rPr>
              <w:instrText xml:space="preserve"> PAGEREF _Toc7953804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5" w:history="1">
            <w:r w:rsidRPr="00474338">
              <w:rPr>
                <w:rStyle w:val="ae"/>
                <w:rFonts w:ascii="黑体" w:hAnsi="黑体"/>
                <w:noProof/>
              </w:rPr>
              <w:t xml:space="preserve">1.1.1  </w:t>
            </w:r>
            <w:r w:rsidRPr="00474338">
              <w:rPr>
                <w:rStyle w:val="ae"/>
                <w:rFonts w:ascii="黑体" w:hAnsi="黑体"/>
                <w:noProof/>
              </w:rPr>
              <w:t>研究意义</w:t>
            </w:r>
            <w:r>
              <w:rPr>
                <w:noProof/>
                <w:webHidden/>
              </w:rPr>
              <w:tab/>
            </w:r>
            <w:r>
              <w:rPr>
                <w:noProof/>
                <w:webHidden/>
              </w:rPr>
              <w:fldChar w:fldCharType="begin"/>
            </w:r>
            <w:r>
              <w:rPr>
                <w:noProof/>
                <w:webHidden/>
              </w:rPr>
              <w:instrText xml:space="preserve"> PAGEREF _Toc7953805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6" w:history="1">
            <w:r w:rsidRPr="00474338">
              <w:rPr>
                <w:rStyle w:val="ae"/>
                <w:rFonts w:ascii="黑体" w:hAnsi="黑体"/>
                <w:noProof/>
              </w:rPr>
              <w:t xml:space="preserve">1.1.2  </w:t>
            </w:r>
            <w:r w:rsidRPr="00474338">
              <w:rPr>
                <w:rStyle w:val="ae"/>
                <w:rFonts w:ascii="黑体" w:hAnsi="黑体"/>
                <w:noProof/>
              </w:rPr>
              <w:t>研究现状</w:t>
            </w:r>
            <w:r>
              <w:rPr>
                <w:noProof/>
                <w:webHidden/>
              </w:rPr>
              <w:tab/>
            </w:r>
            <w:r>
              <w:rPr>
                <w:noProof/>
                <w:webHidden/>
              </w:rPr>
              <w:fldChar w:fldCharType="begin"/>
            </w:r>
            <w:r>
              <w:rPr>
                <w:noProof/>
                <w:webHidden/>
              </w:rPr>
              <w:instrText xml:space="preserve"> PAGEREF _Toc7953806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2"/>
            <w:rPr>
              <w:noProof/>
              <w:kern w:val="2"/>
              <w:sz w:val="21"/>
              <w:szCs w:val="24"/>
            </w:rPr>
          </w:pPr>
          <w:hyperlink w:anchor="_Toc7953807" w:history="1">
            <w:r w:rsidRPr="00474338">
              <w:rPr>
                <w:rStyle w:val="ae"/>
                <w:rFonts w:ascii="黑体" w:hAnsi="黑体"/>
                <w:noProof/>
              </w:rPr>
              <w:t xml:space="preserve">1.2  </w:t>
            </w:r>
            <w:r w:rsidRPr="00474338">
              <w:rPr>
                <w:rStyle w:val="ae"/>
                <w:rFonts w:ascii="黑体" w:hAnsi="黑体"/>
                <w:noProof/>
              </w:rPr>
              <w:t>课题任务</w:t>
            </w:r>
            <w:r>
              <w:rPr>
                <w:noProof/>
                <w:webHidden/>
              </w:rPr>
              <w:tab/>
            </w:r>
            <w:r>
              <w:rPr>
                <w:noProof/>
                <w:webHidden/>
              </w:rPr>
              <w:fldChar w:fldCharType="begin"/>
            </w:r>
            <w:r>
              <w:rPr>
                <w:noProof/>
                <w:webHidden/>
              </w:rPr>
              <w:instrText xml:space="preserve"> PAGEREF _Toc7953807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8" w:history="1">
            <w:r w:rsidRPr="00474338">
              <w:rPr>
                <w:rStyle w:val="ae"/>
                <w:rFonts w:ascii="黑体" w:hAnsi="黑体"/>
                <w:noProof/>
              </w:rPr>
              <w:t xml:space="preserve">1.2.1  </w:t>
            </w:r>
            <w:r w:rsidRPr="00474338">
              <w:rPr>
                <w:rStyle w:val="ae"/>
                <w:rFonts w:ascii="黑体" w:hAnsi="黑体"/>
                <w:noProof/>
              </w:rPr>
              <w:t>课题内容</w:t>
            </w:r>
            <w:r>
              <w:rPr>
                <w:noProof/>
                <w:webHidden/>
              </w:rPr>
              <w:tab/>
            </w:r>
            <w:r>
              <w:rPr>
                <w:noProof/>
                <w:webHidden/>
              </w:rPr>
              <w:fldChar w:fldCharType="begin"/>
            </w:r>
            <w:r>
              <w:rPr>
                <w:noProof/>
                <w:webHidden/>
              </w:rPr>
              <w:instrText xml:space="preserve"> PAGEREF _Toc7953808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9" w:history="1">
            <w:r w:rsidRPr="00474338">
              <w:rPr>
                <w:rStyle w:val="ae"/>
                <w:rFonts w:ascii="黑体" w:hAnsi="黑体"/>
                <w:noProof/>
              </w:rPr>
              <w:t xml:space="preserve">1.2.2  </w:t>
            </w:r>
            <w:r w:rsidRPr="00474338">
              <w:rPr>
                <w:rStyle w:val="ae"/>
                <w:rFonts w:ascii="黑体" w:hAnsi="黑体"/>
                <w:noProof/>
              </w:rPr>
              <w:t>本人承担任务</w:t>
            </w:r>
            <w:r>
              <w:rPr>
                <w:noProof/>
                <w:webHidden/>
              </w:rPr>
              <w:tab/>
            </w:r>
            <w:r>
              <w:rPr>
                <w:noProof/>
                <w:webHidden/>
              </w:rPr>
              <w:fldChar w:fldCharType="begin"/>
            </w:r>
            <w:r>
              <w:rPr>
                <w:noProof/>
                <w:webHidden/>
              </w:rPr>
              <w:instrText xml:space="preserve"> PAGEREF _Toc7953809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2"/>
            <w:rPr>
              <w:noProof/>
              <w:kern w:val="2"/>
              <w:sz w:val="21"/>
              <w:szCs w:val="24"/>
            </w:rPr>
          </w:pPr>
          <w:hyperlink w:anchor="_Toc7953810" w:history="1">
            <w:r w:rsidRPr="00474338">
              <w:rPr>
                <w:rStyle w:val="ae"/>
                <w:rFonts w:ascii="黑体" w:hAnsi="黑体"/>
                <w:noProof/>
              </w:rPr>
              <w:t xml:space="preserve">1.3  </w:t>
            </w:r>
            <w:r w:rsidRPr="00474338">
              <w:rPr>
                <w:rStyle w:val="ae"/>
                <w:rFonts w:ascii="黑体" w:hAnsi="黑体"/>
                <w:noProof/>
              </w:rPr>
              <w:t>论文结构</w:t>
            </w:r>
            <w:r>
              <w:rPr>
                <w:noProof/>
                <w:webHidden/>
              </w:rPr>
              <w:tab/>
            </w:r>
            <w:r>
              <w:rPr>
                <w:noProof/>
                <w:webHidden/>
              </w:rPr>
              <w:fldChar w:fldCharType="begin"/>
            </w:r>
            <w:r>
              <w:rPr>
                <w:noProof/>
                <w:webHidden/>
              </w:rPr>
              <w:instrText xml:space="preserve"> PAGEREF _Toc7953810 \h </w:instrText>
            </w:r>
            <w:r>
              <w:rPr>
                <w:noProof/>
                <w:webHidden/>
              </w:rPr>
            </w:r>
            <w:r>
              <w:rPr>
                <w:noProof/>
                <w:webHidden/>
              </w:rPr>
              <w:fldChar w:fldCharType="separate"/>
            </w:r>
            <w:r>
              <w:rPr>
                <w:noProof/>
                <w:webHidden/>
              </w:rPr>
              <w:t>3</w:t>
            </w:r>
            <w:r>
              <w:rPr>
                <w:noProof/>
                <w:webHidden/>
              </w:rPr>
              <w:fldChar w:fldCharType="end"/>
            </w:r>
          </w:hyperlink>
        </w:p>
        <w:p w:rsidR="00BD3FAE" w:rsidRDefault="00BD3FAE">
          <w:pPr>
            <w:pStyle w:val="TOC1"/>
            <w:tabs>
              <w:tab w:val="right" w:leader="dot" w:pos="9060"/>
            </w:tabs>
            <w:rPr>
              <w:noProof/>
              <w:kern w:val="2"/>
              <w:sz w:val="21"/>
              <w:szCs w:val="24"/>
            </w:rPr>
          </w:pPr>
          <w:hyperlink w:anchor="_Toc7953811" w:history="1">
            <w:r w:rsidRPr="00474338">
              <w:rPr>
                <w:rStyle w:val="ae"/>
                <w:noProof/>
              </w:rPr>
              <w:t>第二章</w:t>
            </w:r>
            <w:r w:rsidRPr="00474338">
              <w:rPr>
                <w:rStyle w:val="ae"/>
                <w:noProof/>
              </w:rPr>
              <w:t xml:space="preserve">  </w:t>
            </w:r>
            <w:r w:rsidRPr="00474338">
              <w:rPr>
                <w:rStyle w:val="ae"/>
                <w:noProof/>
              </w:rPr>
              <w:t>相关技术介绍</w:t>
            </w:r>
            <w:r>
              <w:rPr>
                <w:noProof/>
                <w:webHidden/>
              </w:rPr>
              <w:tab/>
            </w:r>
            <w:r>
              <w:rPr>
                <w:noProof/>
                <w:webHidden/>
              </w:rPr>
              <w:fldChar w:fldCharType="begin"/>
            </w:r>
            <w:r>
              <w:rPr>
                <w:noProof/>
                <w:webHidden/>
              </w:rPr>
              <w:instrText xml:space="preserve"> PAGEREF _Toc7953811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2"/>
            <w:rPr>
              <w:noProof/>
              <w:kern w:val="2"/>
              <w:sz w:val="21"/>
              <w:szCs w:val="24"/>
            </w:rPr>
          </w:pPr>
          <w:hyperlink w:anchor="_Toc7953812" w:history="1">
            <w:r w:rsidRPr="00474338">
              <w:rPr>
                <w:rStyle w:val="ae"/>
                <w:rFonts w:ascii="黑体" w:hAnsi="黑体"/>
                <w:noProof/>
              </w:rPr>
              <w:t xml:space="preserve">2.1  </w:t>
            </w:r>
            <w:r w:rsidRPr="00474338">
              <w:rPr>
                <w:rStyle w:val="ae"/>
                <w:rFonts w:ascii="黑体" w:hAnsi="黑体"/>
                <w:noProof/>
              </w:rPr>
              <w:t>异质信息网络</w:t>
            </w:r>
            <w:r>
              <w:rPr>
                <w:noProof/>
                <w:webHidden/>
              </w:rPr>
              <w:tab/>
            </w:r>
            <w:r>
              <w:rPr>
                <w:noProof/>
                <w:webHidden/>
              </w:rPr>
              <w:fldChar w:fldCharType="begin"/>
            </w:r>
            <w:r>
              <w:rPr>
                <w:noProof/>
                <w:webHidden/>
              </w:rPr>
              <w:instrText xml:space="preserve"> PAGEREF _Toc7953812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3" w:history="1">
            <w:r w:rsidRPr="00474338">
              <w:rPr>
                <w:rStyle w:val="ae"/>
                <w:rFonts w:ascii="黑体" w:hAnsi="黑体"/>
                <w:noProof/>
              </w:rPr>
              <w:t xml:space="preserve">2.1.1  </w:t>
            </w:r>
            <w:r w:rsidRPr="00474338">
              <w:rPr>
                <w:rStyle w:val="ae"/>
                <w:rFonts w:ascii="黑体" w:hAnsi="黑体"/>
                <w:noProof/>
              </w:rPr>
              <w:t>基本定义</w:t>
            </w:r>
            <w:r>
              <w:rPr>
                <w:noProof/>
                <w:webHidden/>
              </w:rPr>
              <w:tab/>
            </w:r>
            <w:r>
              <w:rPr>
                <w:noProof/>
                <w:webHidden/>
              </w:rPr>
              <w:fldChar w:fldCharType="begin"/>
            </w:r>
            <w:r>
              <w:rPr>
                <w:noProof/>
                <w:webHidden/>
              </w:rPr>
              <w:instrText xml:space="preserve"> PAGEREF _Toc7953813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4" w:history="1">
            <w:r w:rsidRPr="00474338">
              <w:rPr>
                <w:rStyle w:val="ae"/>
                <w:rFonts w:ascii="黑体" w:hAnsi="黑体"/>
                <w:noProof/>
              </w:rPr>
              <w:t xml:space="preserve">2.1.2  </w:t>
            </w:r>
            <w:r w:rsidRPr="00474338">
              <w:rPr>
                <w:rStyle w:val="ae"/>
                <w:rFonts w:ascii="黑体" w:hAnsi="黑体"/>
                <w:noProof/>
              </w:rPr>
              <w:t>元路径</w:t>
            </w:r>
            <w:r>
              <w:rPr>
                <w:noProof/>
                <w:webHidden/>
              </w:rPr>
              <w:tab/>
            </w:r>
            <w:r>
              <w:rPr>
                <w:noProof/>
                <w:webHidden/>
              </w:rPr>
              <w:fldChar w:fldCharType="begin"/>
            </w:r>
            <w:r>
              <w:rPr>
                <w:noProof/>
                <w:webHidden/>
              </w:rPr>
              <w:instrText xml:space="preserve"> PAGEREF _Toc7953814 \h </w:instrText>
            </w:r>
            <w:r>
              <w:rPr>
                <w:noProof/>
                <w:webHidden/>
              </w:rPr>
            </w:r>
            <w:r>
              <w:rPr>
                <w:noProof/>
                <w:webHidden/>
              </w:rPr>
              <w:fldChar w:fldCharType="separate"/>
            </w:r>
            <w:r>
              <w:rPr>
                <w:noProof/>
                <w:webHidden/>
              </w:rPr>
              <w:t>5</w:t>
            </w:r>
            <w:r>
              <w:rPr>
                <w:noProof/>
                <w:webHidden/>
              </w:rPr>
              <w:fldChar w:fldCharType="end"/>
            </w:r>
          </w:hyperlink>
        </w:p>
        <w:p w:rsidR="00BD3FAE" w:rsidRDefault="00BD3FAE">
          <w:pPr>
            <w:pStyle w:val="TOC2"/>
            <w:rPr>
              <w:noProof/>
              <w:kern w:val="2"/>
              <w:sz w:val="21"/>
              <w:szCs w:val="24"/>
            </w:rPr>
          </w:pPr>
          <w:hyperlink w:anchor="_Toc7953815" w:history="1">
            <w:r w:rsidRPr="00474338">
              <w:rPr>
                <w:rStyle w:val="ae"/>
                <w:rFonts w:ascii="黑体" w:hAnsi="黑体"/>
                <w:noProof/>
              </w:rPr>
              <w:t>2.2  Neural network based Aspect-level Collaborative Filtering model</w:t>
            </w:r>
            <w:r w:rsidRPr="00474338">
              <w:rPr>
                <w:rStyle w:val="ae"/>
                <w:rFonts w:ascii="黑体" w:hAnsi="黑体"/>
                <w:noProof/>
              </w:rPr>
              <w:t>（</w:t>
            </w:r>
            <w:r w:rsidRPr="00474338">
              <w:rPr>
                <w:rStyle w:val="ae"/>
                <w:rFonts w:ascii="黑体" w:hAnsi="黑体"/>
                <w:noProof/>
              </w:rPr>
              <w:t>NeuACF</w:t>
            </w:r>
            <w:r w:rsidRPr="00474338">
              <w:rPr>
                <w:rStyle w:val="ae"/>
                <w:rFonts w:ascii="黑体" w:hAnsi="黑体"/>
                <w:noProof/>
              </w:rPr>
              <w:t>）</w:t>
            </w:r>
            <w:r>
              <w:rPr>
                <w:noProof/>
                <w:webHidden/>
              </w:rPr>
              <w:tab/>
            </w:r>
            <w:r>
              <w:rPr>
                <w:noProof/>
                <w:webHidden/>
              </w:rPr>
              <w:fldChar w:fldCharType="begin"/>
            </w:r>
            <w:r>
              <w:rPr>
                <w:noProof/>
                <w:webHidden/>
              </w:rPr>
              <w:instrText xml:space="preserve"> PAGEREF _Toc7953815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6" w:history="1">
            <w:r w:rsidRPr="00474338">
              <w:rPr>
                <w:rStyle w:val="ae"/>
                <w:rFonts w:ascii="黑体" w:hAnsi="黑体"/>
                <w:noProof/>
              </w:rPr>
              <w:t xml:space="preserve">2.3  </w:t>
            </w:r>
            <w:r w:rsidRPr="00474338">
              <w:rPr>
                <w:rStyle w:val="ae"/>
                <w:rFonts w:ascii="黑体" w:hAnsi="黑体"/>
                <w:noProof/>
              </w:rPr>
              <w:t>度量学习</w:t>
            </w:r>
            <w:r>
              <w:rPr>
                <w:noProof/>
                <w:webHidden/>
              </w:rPr>
              <w:tab/>
            </w:r>
            <w:r>
              <w:rPr>
                <w:noProof/>
                <w:webHidden/>
              </w:rPr>
              <w:fldChar w:fldCharType="begin"/>
            </w:r>
            <w:r>
              <w:rPr>
                <w:noProof/>
                <w:webHidden/>
              </w:rPr>
              <w:instrText xml:space="preserve"> PAGEREF _Toc7953816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7" w:history="1">
            <w:r w:rsidRPr="00474338">
              <w:rPr>
                <w:rStyle w:val="ae"/>
                <w:rFonts w:ascii="黑体" w:hAnsi="黑体"/>
                <w:noProof/>
              </w:rPr>
              <w:t xml:space="preserve">2.4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_Toc7953817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1"/>
            <w:tabs>
              <w:tab w:val="right" w:leader="dot" w:pos="9060"/>
            </w:tabs>
            <w:rPr>
              <w:noProof/>
              <w:kern w:val="2"/>
              <w:sz w:val="21"/>
              <w:szCs w:val="24"/>
            </w:rPr>
          </w:pPr>
          <w:hyperlink w:anchor="_Toc7953818" w:history="1">
            <w:r w:rsidRPr="00474338">
              <w:rPr>
                <w:rStyle w:val="ae"/>
                <w:noProof/>
              </w:rPr>
              <w:t>第三章</w:t>
            </w:r>
            <w:r w:rsidRPr="00474338">
              <w:rPr>
                <w:rStyle w:val="ae"/>
                <w:noProof/>
              </w:rPr>
              <w:t xml:space="preserve">  </w:t>
            </w:r>
            <w:r w:rsidRPr="00474338">
              <w:rPr>
                <w:rStyle w:val="ae"/>
                <w:noProof/>
              </w:rPr>
              <w:t>系统的需求分析</w:t>
            </w:r>
            <w:r>
              <w:rPr>
                <w:noProof/>
                <w:webHidden/>
              </w:rPr>
              <w:tab/>
            </w:r>
            <w:r>
              <w:rPr>
                <w:noProof/>
                <w:webHidden/>
              </w:rPr>
              <w:fldChar w:fldCharType="begin"/>
            </w:r>
            <w:r>
              <w:rPr>
                <w:noProof/>
                <w:webHidden/>
              </w:rPr>
              <w:instrText xml:space="preserve"> PAGEREF _Toc7953818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19" w:history="1">
            <w:r w:rsidRPr="00474338">
              <w:rPr>
                <w:rStyle w:val="ae"/>
                <w:rFonts w:ascii="黑体" w:hAnsi="黑体"/>
                <w:noProof/>
              </w:rPr>
              <w:t xml:space="preserve">3.1  </w:t>
            </w:r>
            <w:r w:rsidRPr="00474338">
              <w:rPr>
                <w:rStyle w:val="ae"/>
                <w:rFonts w:ascii="黑体" w:hAnsi="黑体"/>
                <w:noProof/>
              </w:rPr>
              <w:t>系统用户角色分析（可选）</w:t>
            </w:r>
            <w:r>
              <w:rPr>
                <w:noProof/>
                <w:webHidden/>
              </w:rPr>
              <w:tab/>
            </w:r>
            <w:r>
              <w:rPr>
                <w:noProof/>
                <w:webHidden/>
              </w:rPr>
              <w:fldChar w:fldCharType="begin"/>
            </w:r>
            <w:r>
              <w:rPr>
                <w:noProof/>
                <w:webHidden/>
              </w:rPr>
              <w:instrText xml:space="preserve"> PAGEREF _Toc7953819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3"/>
            <w:tabs>
              <w:tab w:val="right" w:leader="dot" w:pos="9060"/>
            </w:tabs>
            <w:rPr>
              <w:noProof/>
              <w:kern w:val="2"/>
              <w:sz w:val="21"/>
              <w:szCs w:val="24"/>
            </w:rPr>
          </w:pPr>
          <w:hyperlink w:anchor="_Toc7953820" w:history="1">
            <w:r w:rsidRPr="00474338">
              <w:rPr>
                <w:rStyle w:val="ae"/>
                <w:rFonts w:ascii="黑体" w:hAnsi="黑体"/>
                <w:noProof/>
              </w:rPr>
              <w:t>3.1.1  XXXXX</w:t>
            </w:r>
            <w:r>
              <w:rPr>
                <w:noProof/>
                <w:webHidden/>
              </w:rPr>
              <w:tab/>
            </w:r>
            <w:r>
              <w:rPr>
                <w:noProof/>
                <w:webHidden/>
              </w:rPr>
              <w:fldChar w:fldCharType="begin"/>
            </w:r>
            <w:r>
              <w:rPr>
                <w:noProof/>
                <w:webHidden/>
              </w:rPr>
              <w:instrText xml:space="preserve"> PAGEREF _Toc7953820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1" w:history="1">
            <w:r w:rsidRPr="00474338">
              <w:rPr>
                <w:rStyle w:val="ae"/>
                <w:rFonts w:ascii="黑体" w:hAnsi="黑体"/>
                <w:noProof/>
              </w:rPr>
              <w:t xml:space="preserve">3.2  </w:t>
            </w:r>
            <w:r w:rsidRPr="00474338">
              <w:rPr>
                <w:rStyle w:val="ae"/>
                <w:rFonts w:ascii="黑体" w:hAnsi="黑体"/>
                <w:noProof/>
              </w:rPr>
              <w:t>系统功能需求分析</w:t>
            </w:r>
            <w:r>
              <w:rPr>
                <w:noProof/>
                <w:webHidden/>
              </w:rPr>
              <w:tab/>
            </w:r>
            <w:r>
              <w:rPr>
                <w:noProof/>
                <w:webHidden/>
              </w:rPr>
              <w:fldChar w:fldCharType="begin"/>
            </w:r>
            <w:r>
              <w:rPr>
                <w:noProof/>
                <w:webHidden/>
              </w:rPr>
              <w:instrText xml:space="preserve"> PAGEREF _Toc7953821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2" w:history="1">
            <w:r w:rsidRPr="00474338">
              <w:rPr>
                <w:rStyle w:val="ae"/>
                <w:rFonts w:ascii="黑体" w:hAnsi="黑体"/>
                <w:noProof/>
              </w:rPr>
              <w:t xml:space="preserve">3.3  </w:t>
            </w:r>
            <w:r w:rsidRPr="00474338">
              <w:rPr>
                <w:rStyle w:val="ae"/>
                <w:rFonts w:ascii="黑体" w:hAnsi="黑体"/>
                <w:noProof/>
              </w:rPr>
              <w:t>系统非功能需求分析</w:t>
            </w:r>
            <w:r>
              <w:rPr>
                <w:noProof/>
                <w:webHidden/>
              </w:rPr>
              <w:tab/>
            </w:r>
            <w:r>
              <w:rPr>
                <w:noProof/>
                <w:webHidden/>
              </w:rPr>
              <w:fldChar w:fldCharType="begin"/>
            </w:r>
            <w:r>
              <w:rPr>
                <w:noProof/>
                <w:webHidden/>
              </w:rPr>
              <w:instrText xml:space="preserve"> PAGEREF _Toc7953822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3" w:history="1">
            <w:r w:rsidRPr="00474338">
              <w:rPr>
                <w:rStyle w:val="ae"/>
                <w:rFonts w:ascii="黑体" w:hAnsi="黑体"/>
                <w:noProof/>
              </w:rPr>
              <w:t>3.4  XXXXXX</w:t>
            </w:r>
            <w:r>
              <w:rPr>
                <w:noProof/>
                <w:webHidden/>
              </w:rPr>
              <w:tab/>
            </w:r>
            <w:r>
              <w:rPr>
                <w:noProof/>
                <w:webHidden/>
              </w:rPr>
              <w:fldChar w:fldCharType="begin"/>
            </w:r>
            <w:r>
              <w:rPr>
                <w:noProof/>
                <w:webHidden/>
              </w:rPr>
              <w:instrText xml:space="preserve"> PAGEREF _Toc7953823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4" w:history="1">
            <w:r w:rsidRPr="00474338">
              <w:rPr>
                <w:rStyle w:val="ae"/>
                <w:rFonts w:ascii="黑体" w:hAnsi="黑体"/>
                <w:noProof/>
              </w:rPr>
              <w:t xml:space="preserve">3.n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_Toc7953824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1"/>
            <w:tabs>
              <w:tab w:val="right" w:leader="dot" w:pos="9060"/>
            </w:tabs>
            <w:rPr>
              <w:noProof/>
              <w:kern w:val="2"/>
              <w:sz w:val="21"/>
              <w:szCs w:val="24"/>
            </w:rPr>
          </w:pPr>
          <w:hyperlink w:anchor="_Toc7953825" w:history="1">
            <w:r w:rsidRPr="00474338">
              <w:rPr>
                <w:rStyle w:val="ae"/>
                <w:noProof/>
              </w:rPr>
              <w:t>第四章</w:t>
            </w:r>
            <w:r w:rsidRPr="00474338">
              <w:rPr>
                <w:rStyle w:val="ae"/>
                <w:noProof/>
              </w:rPr>
              <w:t xml:space="preserve">  </w:t>
            </w:r>
            <w:r w:rsidRPr="00474338">
              <w:rPr>
                <w:rStyle w:val="ae"/>
                <w:noProof/>
              </w:rPr>
              <w:t>系统的总体设计</w:t>
            </w:r>
            <w:r>
              <w:rPr>
                <w:noProof/>
                <w:webHidden/>
              </w:rPr>
              <w:tab/>
            </w:r>
            <w:r>
              <w:rPr>
                <w:noProof/>
                <w:webHidden/>
              </w:rPr>
              <w:fldChar w:fldCharType="begin"/>
            </w:r>
            <w:r>
              <w:rPr>
                <w:noProof/>
                <w:webHidden/>
              </w:rPr>
              <w:instrText xml:space="preserve"> PAGEREF _Toc7953825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6" w:history="1">
            <w:r w:rsidRPr="00474338">
              <w:rPr>
                <w:rStyle w:val="ae"/>
                <w:rFonts w:ascii="黑体" w:hAnsi="黑体"/>
                <w:noProof/>
              </w:rPr>
              <w:t xml:space="preserve">4.1  </w:t>
            </w:r>
            <w:r w:rsidRPr="00474338">
              <w:rPr>
                <w:rStyle w:val="ae"/>
                <w:rFonts w:ascii="黑体" w:hAnsi="黑体"/>
                <w:noProof/>
              </w:rPr>
              <w:t>系统网络结构设计</w:t>
            </w:r>
            <w:r>
              <w:rPr>
                <w:noProof/>
                <w:webHidden/>
              </w:rPr>
              <w:tab/>
            </w:r>
            <w:r>
              <w:rPr>
                <w:noProof/>
                <w:webHidden/>
              </w:rPr>
              <w:fldChar w:fldCharType="begin"/>
            </w:r>
            <w:r>
              <w:rPr>
                <w:noProof/>
                <w:webHidden/>
              </w:rPr>
              <w:instrText xml:space="preserve"> PAGEREF _Toc7953826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3"/>
            <w:tabs>
              <w:tab w:val="right" w:leader="dot" w:pos="9060"/>
            </w:tabs>
            <w:rPr>
              <w:noProof/>
              <w:kern w:val="2"/>
              <w:sz w:val="21"/>
              <w:szCs w:val="24"/>
            </w:rPr>
          </w:pPr>
          <w:hyperlink w:anchor="_Toc7953827" w:history="1">
            <w:r w:rsidRPr="00474338">
              <w:rPr>
                <w:rStyle w:val="ae"/>
                <w:rFonts w:ascii="黑体" w:hAnsi="黑体"/>
                <w:noProof/>
              </w:rPr>
              <w:t>4.1.1  XXXXX</w:t>
            </w:r>
            <w:r>
              <w:rPr>
                <w:noProof/>
                <w:webHidden/>
              </w:rPr>
              <w:tab/>
            </w:r>
            <w:r>
              <w:rPr>
                <w:noProof/>
                <w:webHidden/>
              </w:rPr>
              <w:fldChar w:fldCharType="begin"/>
            </w:r>
            <w:r>
              <w:rPr>
                <w:noProof/>
                <w:webHidden/>
              </w:rPr>
              <w:instrText xml:space="preserve"> PAGEREF _Toc7953827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8" w:history="1">
            <w:r w:rsidRPr="00474338">
              <w:rPr>
                <w:rStyle w:val="ae"/>
                <w:rFonts w:ascii="黑体" w:hAnsi="黑体"/>
                <w:noProof/>
              </w:rPr>
              <w:t xml:space="preserve">4.2  </w:t>
            </w:r>
            <w:r w:rsidRPr="00474338">
              <w:rPr>
                <w:rStyle w:val="ae"/>
                <w:rFonts w:ascii="黑体" w:hAnsi="黑体"/>
                <w:noProof/>
              </w:rPr>
              <w:t>系统软件层次架构设计</w:t>
            </w:r>
            <w:r>
              <w:rPr>
                <w:noProof/>
                <w:webHidden/>
              </w:rPr>
              <w:tab/>
            </w:r>
            <w:r>
              <w:rPr>
                <w:noProof/>
                <w:webHidden/>
              </w:rPr>
              <w:fldChar w:fldCharType="begin"/>
            </w:r>
            <w:r>
              <w:rPr>
                <w:noProof/>
                <w:webHidden/>
              </w:rPr>
              <w:instrText xml:space="preserve"> PAGEREF _Toc7953828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9" w:history="1">
            <w:r w:rsidRPr="00474338">
              <w:rPr>
                <w:rStyle w:val="ae"/>
                <w:rFonts w:ascii="黑体" w:hAnsi="黑体"/>
                <w:noProof/>
              </w:rPr>
              <w:t xml:space="preserve">4.3  </w:t>
            </w:r>
            <w:r w:rsidRPr="00474338">
              <w:rPr>
                <w:rStyle w:val="ae"/>
                <w:rFonts w:ascii="黑体" w:hAnsi="黑体"/>
                <w:noProof/>
              </w:rPr>
              <w:t>系统功能模块设计</w:t>
            </w:r>
            <w:r>
              <w:rPr>
                <w:noProof/>
                <w:webHidden/>
              </w:rPr>
              <w:tab/>
            </w:r>
            <w:r>
              <w:rPr>
                <w:noProof/>
                <w:webHidden/>
              </w:rPr>
              <w:fldChar w:fldCharType="begin"/>
            </w:r>
            <w:r>
              <w:rPr>
                <w:noProof/>
                <w:webHidden/>
              </w:rPr>
              <w:instrText xml:space="preserve"> PAGEREF _Toc7953829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30" w:history="1">
            <w:r w:rsidRPr="00474338">
              <w:rPr>
                <w:rStyle w:val="ae"/>
                <w:rFonts w:ascii="黑体" w:hAnsi="黑体"/>
                <w:noProof/>
              </w:rPr>
              <w:t xml:space="preserve">4.4  </w:t>
            </w:r>
            <w:r w:rsidRPr="00474338">
              <w:rPr>
                <w:rStyle w:val="ae"/>
                <w:rFonts w:ascii="黑体" w:hAnsi="黑体"/>
                <w:noProof/>
              </w:rPr>
              <w:t>系统的数据库设计</w:t>
            </w:r>
            <w:r>
              <w:rPr>
                <w:noProof/>
                <w:webHidden/>
              </w:rPr>
              <w:tab/>
            </w:r>
            <w:r>
              <w:rPr>
                <w:noProof/>
                <w:webHidden/>
              </w:rPr>
              <w:fldChar w:fldCharType="begin"/>
            </w:r>
            <w:r>
              <w:rPr>
                <w:noProof/>
                <w:webHidden/>
              </w:rPr>
              <w:instrText xml:space="preserve"> PAGEREF _Toc7953830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1" w:history="1">
            <w:r w:rsidRPr="00474338">
              <w:rPr>
                <w:rStyle w:val="ae"/>
                <w:rFonts w:ascii="黑体" w:hAnsi="黑体"/>
                <w:noProof/>
              </w:rPr>
              <w:t xml:space="preserve">4.5  </w:t>
            </w:r>
            <w:r w:rsidRPr="00474338">
              <w:rPr>
                <w:rStyle w:val="ae"/>
                <w:rFonts w:ascii="黑体" w:hAnsi="黑体"/>
                <w:noProof/>
              </w:rPr>
              <w:t>系统的界面设计</w:t>
            </w:r>
            <w:r>
              <w:rPr>
                <w:noProof/>
                <w:webHidden/>
              </w:rPr>
              <w:tab/>
            </w:r>
            <w:r>
              <w:rPr>
                <w:noProof/>
                <w:webHidden/>
              </w:rPr>
              <w:fldChar w:fldCharType="begin"/>
            </w:r>
            <w:r>
              <w:rPr>
                <w:noProof/>
                <w:webHidden/>
              </w:rPr>
              <w:instrText xml:space="preserve"> PAGEREF _Toc7953831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2" w:history="1">
            <w:r w:rsidRPr="00474338">
              <w:rPr>
                <w:rStyle w:val="ae"/>
                <w:rFonts w:ascii="黑体" w:hAnsi="黑体"/>
                <w:noProof/>
              </w:rPr>
              <w:t xml:space="preserve">4.n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_Toc7953832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1"/>
            <w:tabs>
              <w:tab w:val="right" w:leader="dot" w:pos="9060"/>
            </w:tabs>
            <w:rPr>
              <w:noProof/>
              <w:kern w:val="2"/>
              <w:sz w:val="21"/>
              <w:szCs w:val="24"/>
            </w:rPr>
          </w:pPr>
          <w:hyperlink w:anchor="_Toc7953833" w:history="1">
            <w:r w:rsidRPr="00474338">
              <w:rPr>
                <w:rStyle w:val="ae"/>
                <w:noProof/>
              </w:rPr>
              <w:t>第五章</w:t>
            </w:r>
            <w:r w:rsidRPr="00474338">
              <w:rPr>
                <w:rStyle w:val="ae"/>
                <w:noProof/>
              </w:rPr>
              <w:t xml:space="preserve">  </w:t>
            </w:r>
            <w:r w:rsidRPr="00474338">
              <w:rPr>
                <w:rStyle w:val="ae"/>
                <w:noProof/>
              </w:rPr>
              <w:t>系统主要功能模块的详细设计与实现</w:t>
            </w:r>
            <w:r>
              <w:rPr>
                <w:noProof/>
                <w:webHidden/>
              </w:rPr>
              <w:tab/>
            </w:r>
            <w:r>
              <w:rPr>
                <w:noProof/>
                <w:webHidden/>
              </w:rPr>
              <w:fldChar w:fldCharType="begin"/>
            </w:r>
            <w:r>
              <w:rPr>
                <w:noProof/>
                <w:webHidden/>
              </w:rPr>
              <w:instrText xml:space="preserve"> PAGEREF _Toc7953833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4" w:history="1">
            <w:r w:rsidRPr="00474338">
              <w:rPr>
                <w:rStyle w:val="ae"/>
                <w:rFonts w:ascii="黑体" w:hAnsi="黑体"/>
                <w:noProof/>
              </w:rPr>
              <w:t>5.1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_Toc7953834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3"/>
            <w:tabs>
              <w:tab w:val="right" w:leader="dot" w:pos="9060"/>
            </w:tabs>
            <w:rPr>
              <w:noProof/>
              <w:kern w:val="2"/>
              <w:sz w:val="21"/>
              <w:szCs w:val="24"/>
            </w:rPr>
          </w:pPr>
          <w:hyperlink w:anchor="_Toc7953835" w:history="1">
            <w:r w:rsidRPr="00474338">
              <w:rPr>
                <w:rStyle w:val="ae"/>
                <w:rFonts w:ascii="黑体" w:hAnsi="黑体"/>
                <w:noProof/>
              </w:rPr>
              <w:t>5.1.1  XXXXX</w:t>
            </w:r>
            <w:r>
              <w:rPr>
                <w:noProof/>
                <w:webHidden/>
              </w:rPr>
              <w:tab/>
            </w:r>
            <w:r>
              <w:rPr>
                <w:noProof/>
                <w:webHidden/>
              </w:rPr>
              <w:fldChar w:fldCharType="begin"/>
            </w:r>
            <w:r>
              <w:rPr>
                <w:noProof/>
                <w:webHidden/>
              </w:rPr>
              <w:instrText xml:space="preserve"> PAGEREF _Toc7953835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6" w:history="1">
            <w:r w:rsidRPr="00474338">
              <w:rPr>
                <w:rStyle w:val="ae"/>
                <w:rFonts w:ascii="黑体" w:hAnsi="黑体"/>
                <w:noProof/>
              </w:rPr>
              <w:t>5.2  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_Toc7953836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7" w:history="1">
            <w:r w:rsidRPr="00474338">
              <w:rPr>
                <w:rStyle w:val="ae"/>
                <w:rFonts w:ascii="黑体" w:hAnsi="黑体"/>
                <w:noProof/>
              </w:rPr>
              <w:t>5.3  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_Toc7953837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8" w:history="1">
            <w:r w:rsidRPr="00474338">
              <w:rPr>
                <w:rStyle w:val="ae"/>
                <w:rFonts w:ascii="黑体" w:hAnsi="黑体"/>
                <w:noProof/>
              </w:rPr>
              <w:t>5.4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_Toc7953838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9" w:history="1">
            <w:r w:rsidRPr="00474338">
              <w:rPr>
                <w:rStyle w:val="ae"/>
                <w:rFonts w:ascii="黑体" w:hAnsi="黑体"/>
                <w:noProof/>
              </w:rPr>
              <w:t xml:space="preserve">5.n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_Toc7953839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1"/>
            <w:tabs>
              <w:tab w:val="right" w:leader="dot" w:pos="9060"/>
            </w:tabs>
            <w:rPr>
              <w:noProof/>
              <w:kern w:val="2"/>
              <w:sz w:val="21"/>
              <w:szCs w:val="24"/>
            </w:rPr>
          </w:pPr>
          <w:hyperlink w:anchor="_Toc7953840" w:history="1">
            <w:r w:rsidRPr="00474338">
              <w:rPr>
                <w:rStyle w:val="ae"/>
                <w:noProof/>
              </w:rPr>
              <w:t>第</w:t>
            </w:r>
            <w:r w:rsidRPr="00474338">
              <w:rPr>
                <w:rStyle w:val="ae"/>
                <w:noProof/>
              </w:rPr>
              <w:t>6</w:t>
            </w:r>
            <w:r w:rsidRPr="00474338">
              <w:rPr>
                <w:rStyle w:val="ae"/>
                <w:noProof/>
              </w:rPr>
              <w:t>章</w:t>
            </w:r>
            <w:r w:rsidRPr="00474338">
              <w:rPr>
                <w:rStyle w:val="ae"/>
                <w:noProof/>
              </w:rPr>
              <w:t xml:space="preserve">  </w:t>
            </w:r>
            <w:r w:rsidRPr="00474338">
              <w:rPr>
                <w:rStyle w:val="ae"/>
                <w:noProof/>
              </w:rPr>
              <w:t>系统测试</w:t>
            </w:r>
            <w:r>
              <w:rPr>
                <w:noProof/>
                <w:webHidden/>
              </w:rPr>
              <w:tab/>
            </w:r>
            <w:r>
              <w:rPr>
                <w:noProof/>
                <w:webHidden/>
              </w:rPr>
              <w:fldChar w:fldCharType="begin"/>
            </w:r>
            <w:r>
              <w:rPr>
                <w:noProof/>
                <w:webHidden/>
              </w:rPr>
              <w:instrText xml:space="preserve"> PAGEREF _Toc7953840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1" w:history="1">
            <w:r w:rsidRPr="00474338">
              <w:rPr>
                <w:rStyle w:val="ae"/>
                <w:rFonts w:ascii="黑体" w:hAnsi="黑体"/>
                <w:noProof/>
              </w:rPr>
              <w:t xml:space="preserve">6.1  </w:t>
            </w:r>
            <w:r w:rsidRPr="00474338">
              <w:rPr>
                <w:rStyle w:val="ae"/>
                <w:rFonts w:ascii="黑体" w:hAnsi="黑体"/>
                <w:noProof/>
              </w:rPr>
              <w:t>系统测试方法介绍</w:t>
            </w:r>
            <w:r>
              <w:rPr>
                <w:noProof/>
                <w:webHidden/>
              </w:rPr>
              <w:tab/>
            </w:r>
            <w:r>
              <w:rPr>
                <w:noProof/>
                <w:webHidden/>
              </w:rPr>
              <w:fldChar w:fldCharType="begin"/>
            </w:r>
            <w:r>
              <w:rPr>
                <w:noProof/>
                <w:webHidden/>
              </w:rPr>
              <w:instrText xml:space="preserve"> PAGEREF _Toc7953841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2" w:history="1">
            <w:r w:rsidRPr="00474338">
              <w:rPr>
                <w:rStyle w:val="ae"/>
                <w:rFonts w:ascii="黑体" w:hAnsi="黑体"/>
                <w:noProof/>
              </w:rPr>
              <w:t xml:space="preserve">6.2  </w:t>
            </w:r>
            <w:r w:rsidRPr="00474338">
              <w:rPr>
                <w:rStyle w:val="ae"/>
                <w:rFonts w:ascii="黑体" w:hAnsi="黑体"/>
                <w:noProof/>
              </w:rPr>
              <w:t>系统的功能测试</w:t>
            </w:r>
            <w:r>
              <w:rPr>
                <w:noProof/>
                <w:webHidden/>
              </w:rPr>
              <w:tab/>
            </w:r>
            <w:r>
              <w:rPr>
                <w:noProof/>
                <w:webHidden/>
              </w:rPr>
              <w:fldChar w:fldCharType="begin"/>
            </w:r>
            <w:r>
              <w:rPr>
                <w:noProof/>
                <w:webHidden/>
              </w:rPr>
              <w:instrText xml:space="preserve"> PAGEREF _Toc7953842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3" w:history="1">
            <w:r w:rsidRPr="00474338">
              <w:rPr>
                <w:rStyle w:val="ae"/>
                <w:rFonts w:ascii="黑体" w:hAnsi="黑体"/>
                <w:noProof/>
              </w:rPr>
              <w:t xml:space="preserve">6.3  </w:t>
            </w:r>
            <w:r w:rsidRPr="00474338">
              <w:rPr>
                <w:rStyle w:val="ae"/>
                <w:rFonts w:ascii="黑体" w:hAnsi="黑体"/>
                <w:noProof/>
              </w:rPr>
              <w:t>系统的性能测试</w:t>
            </w:r>
            <w:r>
              <w:rPr>
                <w:noProof/>
                <w:webHidden/>
              </w:rPr>
              <w:tab/>
            </w:r>
            <w:r>
              <w:rPr>
                <w:noProof/>
                <w:webHidden/>
              </w:rPr>
              <w:fldChar w:fldCharType="begin"/>
            </w:r>
            <w:r>
              <w:rPr>
                <w:noProof/>
                <w:webHidden/>
              </w:rPr>
              <w:instrText xml:space="preserve"> PAGEREF _Toc7953843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4" w:history="1">
            <w:r w:rsidRPr="00474338">
              <w:rPr>
                <w:rStyle w:val="ae"/>
                <w:rFonts w:ascii="黑体" w:hAnsi="黑体"/>
                <w:noProof/>
              </w:rPr>
              <w:t xml:space="preserve">6.n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_Toc7953844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1"/>
            <w:tabs>
              <w:tab w:val="right" w:leader="dot" w:pos="9060"/>
            </w:tabs>
            <w:rPr>
              <w:noProof/>
              <w:kern w:val="2"/>
              <w:sz w:val="21"/>
              <w:szCs w:val="24"/>
            </w:rPr>
          </w:pPr>
          <w:hyperlink w:anchor="_Toc7953845" w:history="1">
            <w:r w:rsidRPr="00474338">
              <w:rPr>
                <w:rStyle w:val="ae"/>
                <w:noProof/>
              </w:rPr>
              <w:t>第</w:t>
            </w:r>
            <w:r w:rsidRPr="00474338">
              <w:rPr>
                <w:rStyle w:val="ae"/>
                <w:noProof/>
              </w:rPr>
              <w:t>N</w:t>
            </w:r>
            <w:r w:rsidRPr="00474338">
              <w:rPr>
                <w:rStyle w:val="ae"/>
                <w:noProof/>
              </w:rPr>
              <w:t>章</w:t>
            </w:r>
            <w:r w:rsidRPr="00474338">
              <w:rPr>
                <w:rStyle w:val="ae"/>
                <w:noProof/>
              </w:rPr>
              <w:t xml:space="preserve">  </w:t>
            </w:r>
            <w:r w:rsidRPr="00474338">
              <w:rPr>
                <w:rStyle w:val="ae"/>
                <w:noProof/>
              </w:rPr>
              <w:t>结束语</w:t>
            </w:r>
            <w:r>
              <w:rPr>
                <w:noProof/>
                <w:webHidden/>
              </w:rPr>
              <w:tab/>
            </w:r>
            <w:r>
              <w:rPr>
                <w:noProof/>
                <w:webHidden/>
              </w:rPr>
              <w:fldChar w:fldCharType="begin"/>
            </w:r>
            <w:r>
              <w:rPr>
                <w:noProof/>
                <w:webHidden/>
              </w:rPr>
              <w:instrText xml:space="preserve"> PAGEREF _Toc7953845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6" w:history="1">
            <w:r w:rsidRPr="00474338">
              <w:rPr>
                <w:rStyle w:val="ae"/>
                <w:rFonts w:ascii="黑体" w:hAnsi="黑体"/>
                <w:noProof/>
              </w:rPr>
              <w:t xml:space="preserve">N.1  </w:t>
            </w:r>
            <w:r w:rsidRPr="00474338">
              <w:rPr>
                <w:rStyle w:val="ae"/>
                <w:rFonts w:ascii="黑体" w:hAnsi="黑体"/>
                <w:noProof/>
              </w:rPr>
              <w:t>论文工作总结</w:t>
            </w:r>
            <w:r>
              <w:rPr>
                <w:noProof/>
                <w:webHidden/>
              </w:rPr>
              <w:tab/>
            </w:r>
            <w:r>
              <w:rPr>
                <w:noProof/>
                <w:webHidden/>
              </w:rPr>
              <w:fldChar w:fldCharType="begin"/>
            </w:r>
            <w:r>
              <w:rPr>
                <w:noProof/>
                <w:webHidden/>
              </w:rPr>
              <w:instrText xml:space="preserve"> PAGEREF _Toc7953846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7" w:history="1">
            <w:r w:rsidRPr="00474338">
              <w:rPr>
                <w:rStyle w:val="ae"/>
                <w:rFonts w:ascii="黑体"/>
                <w:noProof/>
              </w:rPr>
              <w:t xml:space="preserve">N.2  </w:t>
            </w:r>
            <w:r w:rsidRPr="00474338">
              <w:rPr>
                <w:rStyle w:val="ae"/>
                <w:rFonts w:ascii="黑体"/>
                <w:noProof/>
              </w:rPr>
              <w:t>问题和展望</w:t>
            </w:r>
            <w:r>
              <w:rPr>
                <w:noProof/>
                <w:webHidden/>
              </w:rPr>
              <w:tab/>
            </w:r>
            <w:r>
              <w:rPr>
                <w:noProof/>
                <w:webHidden/>
              </w:rPr>
              <w:fldChar w:fldCharType="begin"/>
            </w:r>
            <w:r>
              <w:rPr>
                <w:noProof/>
                <w:webHidden/>
              </w:rPr>
              <w:instrText xml:space="preserve"> PAGEREF _Toc7953847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1"/>
            <w:tabs>
              <w:tab w:val="right" w:leader="dot" w:pos="9060"/>
            </w:tabs>
            <w:rPr>
              <w:noProof/>
              <w:kern w:val="2"/>
              <w:sz w:val="21"/>
              <w:szCs w:val="24"/>
            </w:rPr>
          </w:pPr>
          <w:hyperlink w:anchor="_Toc7953848" w:history="1">
            <w:r w:rsidRPr="00474338">
              <w:rPr>
                <w:rStyle w:val="ae"/>
                <w:noProof/>
              </w:rPr>
              <w:t>参考文献</w:t>
            </w:r>
            <w:r>
              <w:rPr>
                <w:noProof/>
                <w:webHidden/>
              </w:rPr>
              <w:tab/>
            </w:r>
            <w:r>
              <w:rPr>
                <w:noProof/>
                <w:webHidden/>
              </w:rPr>
              <w:fldChar w:fldCharType="begin"/>
            </w:r>
            <w:r>
              <w:rPr>
                <w:noProof/>
                <w:webHidden/>
              </w:rPr>
              <w:instrText xml:space="preserve"> PAGEREF _Toc7953848 \h </w:instrText>
            </w:r>
            <w:r>
              <w:rPr>
                <w:noProof/>
                <w:webHidden/>
              </w:rPr>
            </w:r>
            <w:r>
              <w:rPr>
                <w:noProof/>
                <w:webHidden/>
              </w:rPr>
              <w:fldChar w:fldCharType="separate"/>
            </w:r>
            <w:r>
              <w:rPr>
                <w:noProof/>
                <w:webHidden/>
              </w:rPr>
              <w:t>13</w:t>
            </w:r>
            <w:r>
              <w:rPr>
                <w:noProof/>
                <w:webHidden/>
              </w:rPr>
              <w:fldChar w:fldCharType="end"/>
            </w:r>
          </w:hyperlink>
        </w:p>
        <w:p w:rsidR="00BD3FAE" w:rsidRDefault="00BD3FAE">
          <w:pPr>
            <w:pStyle w:val="TOC1"/>
            <w:tabs>
              <w:tab w:val="right" w:leader="dot" w:pos="9060"/>
            </w:tabs>
            <w:rPr>
              <w:noProof/>
              <w:kern w:val="2"/>
              <w:sz w:val="21"/>
              <w:szCs w:val="24"/>
            </w:rPr>
          </w:pPr>
          <w:hyperlink w:anchor="_Toc7953849" w:history="1">
            <w:r w:rsidRPr="00474338">
              <w:rPr>
                <w:rStyle w:val="ae"/>
                <w:noProof/>
              </w:rPr>
              <w:t>致</w:t>
            </w:r>
            <w:r w:rsidRPr="00474338">
              <w:rPr>
                <w:rStyle w:val="ae"/>
                <w:noProof/>
              </w:rPr>
              <w:t xml:space="preserve">    </w:t>
            </w:r>
            <w:r w:rsidRPr="00474338">
              <w:rPr>
                <w:rStyle w:val="ae"/>
                <w:noProof/>
              </w:rPr>
              <w:t>谢</w:t>
            </w:r>
            <w:r>
              <w:rPr>
                <w:noProof/>
                <w:webHidden/>
              </w:rPr>
              <w:tab/>
            </w:r>
            <w:r>
              <w:rPr>
                <w:noProof/>
                <w:webHidden/>
              </w:rPr>
              <w:fldChar w:fldCharType="begin"/>
            </w:r>
            <w:r>
              <w:rPr>
                <w:noProof/>
                <w:webHidden/>
              </w:rPr>
              <w:instrText xml:space="preserve"> PAGEREF _Toc7953849 \h </w:instrText>
            </w:r>
            <w:r>
              <w:rPr>
                <w:noProof/>
                <w:webHidden/>
              </w:rPr>
            </w:r>
            <w:r>
              <w:rPr>
                <w:noProof/>
                <w:webHidden/>
              </w:rPr>
              <w:fldChar w:fldCharType="separate"/>
            </w:r>
            <w:r>
              <w:rPr>
                <w:noProof/>
                <w:webHidden/>
              </w:rPr>
              <w:t>15</w:t>
            </w:r>
            <w:r>
              <w:rPr>
                <w:noProof/>
                <w:webHidden/>
              </w:rPr>
              <w:fldChar w:fldCharType="end"/>
            </w:r>
          </w:hyperlink>
        </w:p>
        <w:p w:rsidR="00BD3FAE" w:rsidRDefault="00BD3FAE">
          <w:pPr>
            <w:pStyle w:val="TOC1"/>
            <w:tabs>
              <w:tab w:val="right" w:leader="dot" w:pos="9060"/>
            </w:tabs>
            <w:rPr>
              <w:noProof/>
              <w:kern w:val="2"/>
              <w:sz w:val="21"/>
              <w:szCs w:val="24"/>
            </w:rPr>
          </w:pPr>
          <w:hyperlink w:anchor="_Toc7953850" w:history="1">
            <w:r w:rsidRPr="00474338">
              <w:rPr>
                <w:rStyle w:val="ae"/>
                <w:noProof/>
              </w:rPr>
              <w:t>附</w:t>
            </w:r>
            <w:r w:rsidRPr="00474338">
              <w:rPr>
                <w:rStyle w:val="ae"/>
                <w:noProof/>
              </w:rPr>
              <w:t xml:space="preserve">    </w:t>
            </w:r>
            <w:r w:rsidRPr="00474338">
              <w:rPr>
                <w:rStyle w:val="ae"/>
                <w:noProof/>
              </w:rPr>
              <w:t>录</w:t>
            </w:r>
            <w:r>
              <w:rPr>
                <w:noProof/>
                <w:webHidden/>
              </w:rPr>
              <w:tab/>
            </w:r>
            <w:r>
              <w:rPr>
                <w:noProof/>
                <w:webHidden/>
              </w:rPr>
              <w:fldChar w:fldCharType="begin"/>
            </w:r>
            <w:r>
              <w:rPr>
                <w:noProof/>
                <w:webHidden/>
              </w:rPr>
              <w:instrText xml:space="preserve"> PAGEREF _Toc7953850 \h </w:instrText>
            </w:r>
            <w:r>
              <w:rPr>
                <w:noProof/>
                <w:webHidden/>
              </w:rPr>
            </w:r>
            <w:r>
              <w:rPr>
                <w:noProof/>
                <w:webHidden/>
              </w:rPr>
              <w:fldChar w:fldCharType="separate"/>
            </w:r>
            <w:r>
              <w:rPr>
                <w:noProof/>
                <w:webHidden/>
              </w:rPr>
              <w:t>16</w:t>
            </w:r>
            <w:r>
              <w:rPr>
                <w:noProof/>
                <w:webHidden/>
              </w:rPr>
              <w:fldChar w:fldCharType="end"/>
            </w:r>
          </w:hyperlink>
        </w:p>
        <w:p w:rsidR="00BD3FAE" w:rsidRDefault="00BD3FAE">
          <w:pPr>
            <w:pStyle w:val="TOC1"/>
            <w:tabs>
              <w:tab w:val="right" w:leader="dot" w:pos="9060"/>
            </w:tabs>
            <w:rPr>
              <w:noProof/>
              <w:kern w:val="2"/>
              <w:sz w:val="21"/>
              <w:szCs w:val="24"/>
            </w:rPr>
          </w:pPr>
          <w:hyperlink w:anchor="_Toc7953851"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资</w:t>
            </w:r>
            <w:r w:rsidRPr="00474338">
              <w:rPr>
                <w:rStyle w:val="ae"/>
                <w:noProof/>
              </w:rPr>
              <w:t xml:space="preserve"> </w:t>
            </w:r>
            <w:r w:rsidRPr="00474338">
              <w:rPr>
                <w:rStyle w:val="ae"/>
                <w:noProof/>
              </w:rPr>
              <w:t>料</w:t>
            </w:r>
            <w:r>
              <w:rPr>
                <w:noProof/>
                <w:webHidden/>
              </w:rPr>
              <w:tab/>
            </w:r>
            <w:r>
              <w:rPr>
                <w:noProof/>
                <w:webHidden/>
              </w:rPr>
              <w:fldChar w:fldCharType="begin"/>
            </w:r>
            <w:r>
              <w:rPr>
                <w:noProof/>
                <w:webHidden/>
              </w:rPr>
              <w:instrText xml:space="preserve"> PAGEREF _Toc7953851 \h </w:instrText>
            </w:r>
            <w:r>
              <w:rPr>
                <w:noProof/>
                <w:webHidden/>
              </w:rPr>
            </w:r>
            <w:r>
              <w:rPr>
                <w:noProof/>
                <w:webHidden/>
              </w:rPr>
              <w:fldChar w:fldCharType="separate"/>
            </w:r>
            <w:r>
              <w:rPr>
                <w:noProof/>
                <w:webHidden/>
              </w:rPr>
              <w:t>17</w:t>
            </w:r>
            <w:r>
              <w:rPr>
                <w:noProof/>
                <w:webHidden/>
              </w:rPr>
              <w:fldChar w:fldCharType="end"/>
            </w:r>
          </w:hyperlink>
        </w:p>
        <w:p w:rsidR="00BD3FAE" w:rsidRDefault="00BD3FAE">
          <w:pPr>
            <w:pStyle w:val="TOC1"/>
            <w:tabs>
              <w:tab w:val="right" w:leader="dot" w:pos="9060"/>
            </w:tabs>
            <w:rPr>
              <w:noProof/>
              <w:kern w:val="2"/>
              <w:sz w:val="21"/>
              <w:szCs w:val="24"/>
            </w:rPr>
          </w:pPr>
          <w:hyperlink w:anchor="_Toc7953852"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译</w:t>
            </w:r>
            <w:r w:rsidRPr="00474338">
              <w:rPr>
                <w:rStyle w:val="ae"/>
                <w:noProof/>
              </w:rPr>
              <w:t xml:space="preserve"> </w:t>
            </w:r>
            <w:r w:rsidRPr="00474338">
              <w:rPr>
                <w:rStyle w:val="ae"/>
                <w:noProof/>
              </w:rPr>
              <w:t>文</w:t>
            </w:r>
            <w:r>
              <w:rPr>
                <w:noProof/>
                <w:webHidden/>
              </w:rPr>
              <w:tab/>
            </w:r>
            <w:r>
              <w:rPr>
                <w:noProof/>
                <w:webHidden/>
              </w:rPr>
              <w:fldChar w:fldCharType="begin"/>
            </w:r>
            <w:r>
              <w:rPr>
                <w:noProof/>
                <w:webHidden/>
              </w:rPr>
              <w:instrText xml:space="preserve"> PAGEREF _Toc7953852 \h </w:instrText>
            </w:r>
            <w:r>
              <w:rPr>
                <w:noProof/>
                <w:webHidden/>
              </w:rPr>
            </w:r>
            <w:r>
              <w:rPr>
                <w:noProof/>
                <w:webHidden/>
              </w:rPr>
              <w:fldChar w:fldCharType="separate"/>
            </w:r>
            <w:r>
              <w:rPr>
                <w:noProof/>
                <w:webHidden/>
              </w:rPr>
              <w:t>18</w:t>
            </w:r>
            <w:r>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r w:rsidR="000B6D9E">
            <w:rPr>
              <w:rFonts w:ascii="宋体" w:eastAsia="宋体" w:hAnsi="宋体"/>
              <w:sz w:val="24"/>
              <w:szCs w:val="24"/>
            </w:rPr>
            <w:t xml:space="preserve"> </w:t>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7953803"/>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hint="eastAsia"/>
        </w:rPr>
      </w:pPr>
      <w:bookmarkStart w:id="4" w:name="_Toc7953804"/>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7953805"/>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7953806"/>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HeteRecom，利用元路径的语义信息来评估电影间的相似性。此外，考虑属性值，如链接上的评分，他们进一步将推荐系统建模为加权异质信息网络，并提出基于语义路径的个性化推荐方法SemRec</w:t>
      </w:r>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r w:rsidR="00E3676C" w:rsidRPr="00E3676C">
        <w:rPr>
          <w:rFonts w:ascii="宋体" w:eastAsia="宋体" w:hAnsi="宋体" w:hint="eastAsia"/>
          <w:sz w:val="24"/>
          <w:szCs w:val="24"/>
        </w:rPr>
        <w:t>NeuACF</w:t>
      </w:r>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7953807"/>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7953808"/>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7953809"/>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其次，基于对现有算法的分析，选择NeuACF作为基本模型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r w:rsidR="00CE4015" w:rsidRPr="00581EDB">
        <w:rPr>
          <w:rFonts w:ascii="宋体" w:eastAsia="宋体" w:hAnsi="宋体" w:hint="eastAsia"/>
          <w:sz w:val="24"/>
          <w:szCs w:val="24"/>
        </w:rPr>
        <w:t>NeuACF中，用户和物品的交互可能性是利用embedding间的点积来度量的。由于点积本身所固有的缺陷——不满足三角不等式，可能导致相似性的传递特征被破坏，从而限制模型效果的提升。与此同时，NeuACF使用point-wise损失函数，关注于交互可能性的绝对数值。但对于Top-N推荐而言，相对交互可能性更为重要，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7953810"/>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Pr="00BC3892">
        <w:rPr>
          <w:rFonts w:ascii="宋体" w:eastAsia="宋体" w:hAnsi="宋体" w:hint="eastAsia"/>
          <w:sz w:val="24"/>
          <w:szCs w:val="24"/>
        </w:rPr>
        <w:t>背景技术，包括异质信息网络的关键概念、基本模型NeuACF的具体框架及度量学习的基础知识。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Pr="00BC3892">
        <w:rPr>
          <w:rFonts w:ascii="宋体" w:eastAsia="宋体" w:hAnsi="宋体" w:hint="eastAsia"/>
          <w:sz w:val="24"/>
          <w:szCs w:val="24"/>
        </w:rPr>
        <w:t>主要介绍模型的改进方案。首先</w:t>
      </w:r>
      <w:r w:rsidR="00027539">
        <w:rPr>
          <w:rFonts w:ascii="宋体" w:eastAsia="宋体" w:hAnsi="宋体" w:hint="eastAsia"/>
          <w:sz w:val="24"/>
          <w:szCs w:val="24"/>
        </w:rPr>
        <w:t>，</w:t>
      </w:r>
      <w:r w:rsidRPr="00BC3892">
        <w:rPr>
          <w:rFonts w:ascii="宋体" w:eastAsia="宋体" w:hAnsi="宋体" w:hint="eastAsia"/>
          <w:sz w:val="24"/>
          <w:szCs w:val="24"/>
        </w:rPr>
        <w:t>阐述NeuACF存在的问题与不足</w:t>
      </w:r>
      <w:r w:rsidR="00DA1412">
        <w:rPr>
          <w:rFonts w:ascii="宋体" w:eastAsia="宋体" w:hAnsi="宋体" w:hint="eastAsia"/>
          <w:sz w:val="24"/>
          <w:szCs w:val="24"/>
        </w:rPr>
        <w:t>，及其可能对模型性能产生的不良影响</w:t>
      </w:r>
      <w:r w:rsidRPr="00BC3892">
        <w:rPr>
          <w:rFonts w:ascii="宋体" w:eastAsia="宋体" w:hAnsi="宋体" w:hint="eastAsia"/>
          <w:sz w:val="24"/>
          <w:szCs w:val="24"/>
        </w:rPr>
        <w:t>。其次，介绍如何结合先进方法完善NeuACF，及其背后相应的理论原因。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第四章主要介绍在经典数据集Amazon和MovieLens上所进行的对比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910087"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656AAA" w:rsidRPr="00BC3892" w:rsidRDefault="00656AAA" w:rsidP="00FC6153">
      <w:pPr>
        <w:spacing w:line="288" w:lineRule="auto"/>
        <w:rPr>
          <w:rFonts w:ascii="宋体" w:eastAsia="宋体" w:hAnsi="宋体" w:hint="eastAsia"/>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7953811"/>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7953812"/>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7953813"/>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kern w:val="0"/>
          <w:sz w:val="24"/>
          <w:szCs w:val="24"/>
        </w:rPr>
        <w:drawing>
          <wp:anchor distT="0" distB="0" distL="114300" distR="114300" simplePos="0" relativeHeight="251664384" behindDoc="1" locked="0" layoutInCell="1" allowOverlap="1" wp14:anchorId="26DBC891">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kern w:val="0"/>
          <w:sz w:val="24"/>
          <w:szCs w:val="24"/>
        </w:rPr>
        <w:drawing>
          <wp:inline distT="0" distB="0" distL="0" distR="0" wp14:anchorId="054D1E63" wp14:editId="03E80215">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7667" w:rsidRDefault="002C7667" w:rsidP="00A173D0">
      <w:pPr>
        <w:autoSpaceDE w:val="0"/>
        <w:autoSpaceDN w:val="0"/>
        <w:adjustRightInd w:val="0"/>
        <w:spacing w:line="288" w:lineRule="auto"/>
        <w:ind w:firstLineChars="700" w:firstLine="1470"/>
        <w:rPr>
          <w:rFonts w:ascii="Kaiti SC" w:eastAsia="Kaiti SC" w:hAnsi="Kaiti SC" w:cs="瀹嬩綋"/>
          <w:kern w:val="0"/>
        </w:rPr>
      </w:pPr>
      <w:r>
        <w:rPr>
          <w:rFonts w:ascii="Kaiti SC" w:eastAsia="Kaiti SC" w:hAnsi="Kaiti SC" w:cs="瀹嬩綋" w:hint="eastAsia"/>
          <w:kern w:val="0"/>
        </w:rPr>
        <w:t>（</w:t>
      </w:r>
      <w:r w:rsidRPr="002C7667">
        <w:rPr>
          <w:rFonts w:ascii="Times New Roman" w:eastAsia="Kaiti SC" w:hAnsi="Times New Roman" w:cs="Times New Roman"/>
          <w:kern w:val="0"/>
        </w:rPr>
        <w:t>a</w:t>
      </w:r>
      <w:r>
        <w:rPr>
          <w:rFonts w:ascii="Kaiti SC" w:eastAsia="Kaiti SC" w:hAnsi="Kaiti SC" w:cs="瀹嬩綋" w:hint="eastAsia"/>
          <w:kern w:val="0"/>
        </w:rPr>
        <w:t>）</w:t>
      </w:r>
      <w:r w:rsidR="00444359" w:rsidRPr="002C7667">
        <w:rPr>
          <w:rFonts w:ascii="Kaiti SC" w:eastAsia="Kaiti SC" w:hAnsi="Kaiti SC" w:cs="瀹嬩綋"/>
          <w:kern w:val="0"/>
        </w:rPr>
        <w:t>网络实例</w:t>
      </w:r>
      <w:r w:rsidR="006C72B8" w:rsidRPr="002C7667">
        <w:rPr>
          <w:rFonts w:ascii="Kaiti SC" w:eastAsia="Kaiti SC" w:hAnsi="Kaiti SC" w:cs="瀹嬩綋"/>
          <w:kern w:val="0"/>
        </w:rPr>
        <w:t xml:space="preserve">                        </w:t>
      </w:r>
      <w:r w:rsidR="00A173D0">
        <w:rPr>
          <w:rFonts w:ascii="Kaiti SC" w:eastAsia="Kaiti SC" w:hAnsi="Kaiti SC" w:cs="瀹嬩綋"/>
          <w:kern w:val="0"/>
        </w:rPr>
        <w:t xml:space="preserve">    </w:t>
      </w:r>
      <w:r w:rsidR="006C72B8" w:rsidRPr="002C7667">
        <w:rPr>
          <w:rFonts w:ascii="Kaiti SC" w:eastAsia="Kaiti SC" w:hAnsi="Kaiti SC" w:cs="瀹嬩綋"/>
          <w:kern w:val="0"/>
        </w:rPr>
        <w:t>（</w:t>
      </w:r>
      <w:r w:rsidRPr="002C7667">
        <w:rPr>
          <w:rFonts w:ascii="Times New Roman" w:eastAsia="Kaiti SC" w:hAnsi="Times New Roman" w:cs="Times New Roman"/>
          <w:kern w:val="0"/>
        </w:rPr>
        <w:t>b</w:t>
      </w:r>
      <w:r w:rsidR="006C72B8" w:rsidRPr="002C7667">
        <w:rPr>
          <w:rFonts w:ascii="Kaiti SC" w:eastAsia="Kaiti SC" w:hAnsi="Kaiti SC" w:cs="瀹嬩綋"/>
          <w:kern w:val="0"/>
        </w:rPr>
        <w:t>）网络架构</w:t>
      </w:r>
    </w:p>
    <w:p w:rsidR="00444359" w:rsidRPr="002C7667" w:rsidRDefault="006C72B8" w:rsidP="00444359">
      <w:pPr>
        <w:autoSpaceDE w:val="0"/>
        <w:autoSpaceDN w:val="0"/>
        <w:adjustRightInd w:val="0"/>
        <w:spacing w:line="288" w:lineRule="auto"/>
        <w:ind w:firstLine="420"/>
        <w:jc w:val="center"/>
        <w:rPr>
          <w:rFonts w:ascii="Kaiti SC" w:eastAsia="Kaiti SC" w:hAnsi="Kaiti SC" w:cs="瀹嬩綋" w:hint="eastAsia"/>
          <w:kern w:val="0"/>
        </w:rPr>
      </w:pPr>
      <w:r w:rsidRPr="002C7667">
        <w:rPr>
          <w:rFonts w:ascii="Kaiti SC" w:eastAsia="Kaiti SC" w:hAnsi="Kaiti SC" w:cs="瀹嬩綋"/>
          <w:kern w:val="0"/>
        </w:rPr>
        <w:t>图</w:t>
      </w:r>
      <w:r w:rsidR="00B648F4">
        <w:rPr>
          <w:rFonts w:ascii="Kaiti SC" w:eastAsia="Kaiti SC" w:hAnsi="Kaiti SC" w:cs="瀹嬩綋"/>
          <w:kern w:val="0"/>
        </w:rPr>
        <w:t>2-1</w:t>
      </w:r>
      <w:r w:rsidRPr="002C7667">
        <w:rPr>
          <w:rFonts w:ascii="Kaiti SC" w:eastAsia="Kaiti SC" w:hAnsi="Kaiti SC" w:cs="瀹嬩綋"/>
          <w:kern w:val="0"/>
        </w:rPr>
        <w:t xml:space="preserve"> 文献数据的</w:t>
      </w:r>
      <w:r w:rsidR="00A173D0">
        <w:rPr>
          <w:rFonts w:ascii="Kaiti SC" w:eastAsia="Kaiti SC" w:hAnsi="Kaiti SC" w:cs="瀹嬩綋" w:hint="eastAsia"/>
          <w:kern w:val="0"/>
        </w:rPr>
        <w:t>异质</w:t>
      </w:r>
      <w:r w:rsidRPr="002C7667">
        <w:rPr>
          <w:rFonts w:ascii="Kaiti SC" w:eastAsia="Kaiti SC" w:hAnsi="Kaiti SC" w:cs="瀹嬩綋"/>
          <w:kern w:val="0"/>
        </w:rPr>
        <w:t>信息网络</w:t>
      </w:r>
      <w:r w:rsidR="00496132" w:rsidRPr="00496132">
        <w:rPr>
          <w:rFonts w:ascii="Kaiti SC" w:eastAsia="Kaiti SC" w:hAnsi="Kaiti SC" w:cs="瀹嬩綋" w:hint="eastAsia"/>
          <w:kern w:val="0"/>
          <w:vertAlign w:val="superscript"/>
        </w:rPr>
        <w:t>[</w:t>
      </w:r>
      <w:r w:rsidR="00496132" w:rsidRPr="00496132">
        <w:rPr>
          <w:rFonts w:ascii="Kaiti SC" w:eastAsia="Kaiti SC" w:hAnsi="Kaiti SC" w:cs="瀹嬩綋"/>
          <w:kern w:val="0"/>
          <w:vertAlign w:val="superscript"/>
        </w:rPr>
        <w:t>20]</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hint="eastAsia"/>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hint="eastAsia"/>
        </w:rPr>
      </w:pPr>
      <w:bookmarkStart w:id="14" w:name="_Toc7953814"/>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hint="eastAsia"/>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m:t>
                    </m:r>
                    <m:r>
                      <m:rPr>
                        <m:sty m:val="p"/>
                      </m:rPr>
                      <w:rPr>
                        <w:rFonts w:ascii="Cambria Math" w:eastAsia="宋体" w:hAnsi="Cambria Math" w:cs="瀹嬩綋"/>
                        <w:kern w:val="0"/>
                        <w:sz w:val="24"/>
                        <w:szCs w:val="24"/>
                      </w:rPr>
                      <m:t>_</m:t>
                    </m:r>
                    <m:r>
                      <m:rPr>
                        <m:sty m:val="p"/>
                      </m:rPr>
                      <w:rPr>
                        <w:rFonts w:ascii="Cambria Math" w:eastAsia="宋体" w:hAnsi="Cambria Math" w:cs="瀹嬩綋"/>
                        <w:kern w:val="0"/>
                        <w:sz w:val="24"/>
                        <w:szCs w:val="24"/>
                      </w:rPr>
                      <m:t>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F03B09" w:rsidRDefault="005907DF" w:rsidP="00E12A67">
      <w:pPr>
        <w:autoSpaceDE w:val="0"/>
        <w:autoSpaceDN w:val="0"/>
        <w:adjustRightInd w:val="0"/>
        <w:spacing w:line="288" w:lineRule="auto"/>
        <w:ind w:firstLine="420"/>
        <w:rPr>
          <w:rFonts w:ascii="宋体" w:eastAsia="宋体" w:hAnsi="宋体" w:cs="瀹嬩綋" w:hint="eastAsia"/>
          <w:kern w:val="0"/>
          <w:sz w:val="24"/>
          <w:szCs w:val="24"/>
        </w:rPr>
      </w:pPr>
      <w:r w:rsidRPr="00F03B09">
        <w:rPr>
          <w:rFonts w:ascii="宋体" w:eastAsia="宋体" w:hAnsi="宋体" w:cs="瀹嬩綋"/>
          <w:kern w:val="0"/>
          <w:sz w:val="24"/>
          <w:szCs w:val="24"/>
        </w:rPr>
        <w:drawing>
          <wp:inline distT="0" distB="0" distL="0" distR="0" wp14:anchorId="3F0B0FA0" wp14:editId="69DCB948">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B648F4" w:rsidRDefault="005907DF" w:rsidP="00185732">
      <w:pPr>
        <w:autoSpaceDE w:val="0"/>
        <w:autoSpaceDN w:val="0"/>
        <w:adjustRightInd w:val="0"/>
        <w:spacing w:line="288" w:lineRule="auto"/>
        <w:ind w:firstLineChars="500" w:firstLine="1050"/>
        <w:rPr>
          <w:rFonts w:ascii="Kaiti SC" w:eastAsia="Kaiti SC" w:hAnsi="Kaiti SC" w:cs="瀹嬩綋"/>
          <w:kern w:val="0"/>
        </w:rPr>
      </w:pPr>
      <w:r w:rsidRPr="00B648F4">
        <w:rPr>
          <w:rFonts w:ascii="Kaiti SC" w:eastAsia="Kaiti SC" w:hAnsi="Kaiti SC" w:cs="瀹嬩綋"/>
          <w:kern w:val="0"/>
        </w:rPr>
        <w:t>(</w:t>
      </w:r>
      <w:r w:rsidRPr="00B648F4">
        <w:rPr>
          <w:rFonts w:ascii="Times New Roman" w:eastAsia="Kaiti SC" w:hAnsi="Times New Roman" w:cs="Times New Roman"/>
          <w:kern w:val="0"/>
        </w:rPr>
        <w:t>a</w:t>
      </w:r>
      <w:r w:rsidRPr="00B648F4">
        <w:rPr>
          <w:rFonts w:ascii="Kaiti SC" w:eastAsia="Kaiti SC" w:hAnsi="Kaiti SC" w:cs="瀹嬩綋"/>
          <w:kern w:val="0"/>
        </w:rPr>
        <w:t xml:space="preserve">) APA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proofErr w:type="gramStart"/>
      <w:r w:rsidR="00185732">
        <w:rPr>
          <w:rFonts w:ascii="Kaiti SC" w:eastAsia="Kaiti SC" w:hAnsi="Kaiti SC" w:cs="瀹嬩綋"/>
          <w:kern w:val="0"/>
        </w:rPr>
        <w:t xml:space="preserve">   </w:t>
      </w:r>
      <w:r w:rsidRPr="00B648F4">
        <w:rPr>
          <w:rFonts w:ascii="Kaiti SC" w:eastAsia="Kaiti SC" w:hAnsi="Kaiti SC" w:cs="瀹嬩綋"/>
          <w:kern w:val="0"/>
        </w:rPr>
        <w:t>(</w:t>
      </w:r>
      <w:proofErr w:type="gramEnd"/>
      <w:r w:rsidRPr="00B648F4">
        <w:rPr>
          <w:rFonts w:ascii="Times New Roman" w:eastAsia="Kaiti SC" w:hAnsi="Times New Roman" w:cs="Times New Roman"/>
          <w:kern w:val="0"/>
        </w:rPr>
        <w:t>b</w:t>
      </w:r>
      <w:r w:rsidRPr="00B648F4">
        <w:rPr>
          <w:rFonts w:ascii="Kaiti SC" w:eastAsia="Kaiti SC" w:hAnsi="Kaiti SC" w:cs="瀹嬩綋"/>
          <w:kern w:val="0"/>
        </w:rPr>
        <w:t xml:space="preserve">) APVPA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r w:rsidRPr="00B648F4">
        <w:rPr>
          <w:rFonts w:ascii="Kaiti SC" w:eastAsia="Kaiti SC" w:hAnsi="Kaiti SC" w:cs="瀹嬩綋"/>
          <w:kern w:val="0"/>
        </w:rPr>
        <w:t>(</w:t>
      </w:r>
      <w:r w:rsidRPr="00B648F4">
        <w:rPr>
          <w:rFonts w:ascii="Times New Roman" w:eastAsia="Kaiti SC" w:hAnsi="Times New Roman" w:cs="Times New Roman"/>
          <w:kern w:val="0"/>
        </w:rPr>
        <w:t>c</w:t>
      </w:r>
      <w:r w:rsidRPr="00B648F4">
        <w:rPr>
          <w:rFonts w:ascii="Kaiti SC" w:eastAsia="Kaiti SC" w:hAnsi="Kaiti SC" w:cs="瀹嬩綋"/>
          <w:kern w:val="0"/>
        </w:rPr>
        <w:t>) APV</w:t>
      </w:r>
    </w:p>
    <w:p w:rsidR="005907DF" w:rsidRPr="007D6684" w:rsidRDefault="005907DF" w:rsidP="007D6684">
      <w:pPr>
        <w:autoSpaceDE w:val="0"/>
        <w:autoSpaceDN w:val="0"/>
        <w:adjustRightInd w:val="0"/>
        <w:spacing w:line="288" w:lineRule="auto"/>
        <w:ind w:firstLine="420"/>
        <w:jc w:val="center"/>
        <w:rPr>
          <w:rFonts w:ascii="Kaiti SC" w:eastAsia="Kaiti SC" w:hAnsi="Kaiti SC" w:cs="瀹嬩綋" w:hint="eastAsia"/>
          <w:kern w:val="0"/>
        </w:rPr>
      </w:pPr>
      <w:r w:rsidRPr="00B648F4">
        <w:rPr>
          <w:rFonts w:ascii="Kaiti SC" w:eastAsia="Kaiti SC" w:hAnsi="Kaiti SC" w:cs="瀹嬩綋"/>
          <w:kern w:val="0"/>
        </w:rPr>
        <w:t>图</w:t>
      </w:r>
      <w:r w:rsidR="00B648F4">
        <w:rPr>
          <w:rFonts w:ascii="Kaiti SC" w:eastAsia="Kaiti SC" w:hAnsi="Kaiti SC" w:cs="瀹嬩綋"/>
          <w:kern w:val="0"/>
        </w:rPr>
        <w:t>2-2</w:t>
      </w:r>
      <w:r w:rsidRPr="00B648F4">
        <w:rPr>
          <w:rFonts w:ascii="Kaiti SC" w:eastAsia="Kaiti SC" w:hAnsi="Kaiti SC" w:cs="瀹嬩綋"/>
          <w:kern w:val="0"/>
        </w:rPr>
        <w:t xml:space="preserve"> </w:t>
      </w:r>
      <w:r w:rsidRPr="00B648F4">
        <w:rPr>
          <w:rFonts w:ascii="Kaiti SC" w:eastAsia="Kaiti SC" w:hAnsi="Kaiti SC" w:cs="瀹嬩綋" w:hint="eastAsia"/>
          <w:kern w:val="0"/>
        </w:rPr>
        <w:t>文献</w:t>
      </w:r>
      <w:r w:rsidRPr="00B648F4">
        <w:rPr>
          <w:rFonts w:ascii="Kaiti SC" w:eastAsia="Kaiti SC" w:hAnsi="Kaiti SC" w:cs="瀹嬩綋"/>
          <w:kern w:val="0"/>
        </w:rPr>
        <w:t>数据的元路径</w:t>
      </w:r>
      <w:r w:rsidR="00185732">
        <w:rPr>
          <w:rFonts w:ascii="Kaiti SC" w:eastAsia="Kaiti SC" w:hAnsi="Kaiti SC" w:cs="瀹嬩綋" w:hint="eastAsia"/>
          <w:kern w:val="0"/>
        </w:rPr>
        <w:t>示例</w:t>
      </w:r>
      <w:r w:rsidR="00B648F4" w:rsidRPr="00B648F4">
        <w:rPr>
          <w:rFonts w:ascii="Kaiti SC" w:eastAsia="Kaiti SC" w:hAnsi="Kaiti SC" w:cs="瀹嬩綋" w:hint="eastAsia"/>
          <w:kern w:val="0"/>
          <w:vertAlign w:val="superscript"/>
        </w:rPr>
        <w:t>[</w:t>
      </w:r>
      <w:r w:rsidR="00B648F4" w:rsidRPr="00B648F4">
        <w:rPr>
          <w:rFonts w:ascii="Kaiti SC" w:eastAsia="Kaiti SC" w:hAnsi="Kaiti SC" w:cs="瀹嬩綋"/>
          <w:kern w:val="0"/>
          <w:vertAlign w:val="superscript"/>
        </w:rPr>
        <w:t>20]</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孙-NetClus-韩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-PathSim-VLDB-PathSim-</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w:t>
            </w:r>
            <w:r w:rsidR="000144C4">
              <w:rPr>
                <w:rFonts w:ascii="宋体" w:eastAsia="宋体" w:hAnsi="宋体" w:cs="瀹嬩綋"/>
                <w:kern w:val="0"/>
                <w:sz w:val="24"/>
                <w:szCs w:val="24"/>
              </w:rPr>
              <w:t>-</w:t>
            </w:r>
            <w:r w:rsidRPr="00F03B09">
              <w:rPr>
                <w:rFonts w:ascii="宋体" w:eastAsia="宋体" w:hAnsi="宋体" w:cs="瀹嬩綋"/>
                <w:kern w:val="0"/>
                <w:sz w:val="24"/>
                <w:szCs w:val="24"/>
              </w:rPr>
              <w:t>GenClus</w:t>
            </w:r>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-NetClus-KDD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-PathSim-VLDB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7D6684" w:rsidRDefault="007D6684" w:rsidP="007D6684">
      <w:pPr>
        <w:autoSpaceDE w:val="0"/>
        <w:autoSpaceDN w:val="0"/>
        <w:adjustRightInd w:val="0"/>
        <w:spacing w:line="288" w:lineRule="auto"/>
        <w:ind w:firstLineChars="200" w:firstLine="420"/>
        <w:jc w:val="center"/>
        <w:rPr>
          <w:rFonts w:ascii="Kaiti SC" w:eastAsia="Kaiti SC" w:hAnsi="Kaiti SC" w:cs="瀹嬩綋"/>
          <w:kern w:val="0"/>
        </w:rPr>
      </w:pPr>
      <w:r w:rsidRPr="007D6684">
        <w:rPr>
          <w:rFonts w:ascii="Kaiti SC" w:eastAsia="Kaiti SC" w:hAnsi="Kaiti SC" w:cs="瀹嬩綋" w:hint="eastAsia"/>
          <w:kern w:val="0"/>
        </w:rPr>
        <w:lastRenderedPageBreak/>
        <w:t>表</w:t>
      </w:r>
      <w:r w:rsidRPr="007D6684">
        <w:rPr>
          <w:rFonts w:ascii="Kaiti SC" w:eastAsia="Kaiti SC" w:hAnsi="Kaiti SC" w:cs="瀹嬩綋"/>
          <w:kern w:val="0"/>
        </w:rPr>
        <w:t>2-1 关于</w:t>
      </w:r>
      <w:r w:rsidRPr="007D6684">
        <w:rPr>
          <w:rFonts w:ascii="Kaiti SC" w:eastAsia="Kaiti SC" w:hAnsi="Kaiti SC" w:cs="瀹嬩綋" w:hint="eastAsia"/>
          <w:kern w:val="0"/>
        </w:rPr>
        <w:t>文献</w:t>
      </w:r>
      <w:r w:rsidRPr="007D6684">
        <w:rPr>
          <w:rFonts w:ascii="Kaiti SC" w:eastAsia="Kaiti SC" w:hAnsi="Kaiti SC" w:cs="瀹嬩綋"/>
          <w:kern w:val="0"/>
        </w:rPr>
        <w:t>数据的元路径示例及其</w:t>
      </w:r>
      <w:r w:rsidRPr="007D6684">
        <w:rPr>
          <w:rFonts w:ascii="Kaiti SC" w:eastAsia="Kaiti SC" w:hAnsi="Kaiti SC" w:cs="瀹嬩綋" w:hint="eastAsia"/>
          <w:kern w:val="0"/>
        </w:rPr>
        <w:t>实际</w:t>
      </w:r>
      <w:r w:rsidRPr="007D6684">
        <w:rPr>
          <w:rFonts w:ascii="Kaiti SC" w:eastAsia="Kaiti SC" w:hAnsi="Kaiti SC"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19</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E4A72">
      <w:pPr>
        <w:pStyle w:val="2"/>
        <w:spacing w:before="100" w:beforeAutospacing="1" w:after="100" w:afterAutospacing="1"/>
        <w:rPr>
          <w:rFonts w:ascii="黑体" w:hAnsi="黑体"/>
        </w:rPr>
      </w:pPr>
      <w:bookmarkStart w:id="15" w:name="_Toc7953815"/>
      <w:r w:rsidRPr="00B031F9">
        <w:rPr>
          <w:rFonts w:ascii="黑体" w:hAnsi="黑体" w:hint="eastAsia"/>
        </w:rPr>
        <w:t>2</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D43645" w:rsidRPr="00D43645">
        <w:rPr>
          <w:rFonts w:ascii="黑体" w:hAnsi="黑体"/>
        </w:rPr>
        <w:t>Neural network based Aspect-level Collaborative Filtering model</w:t>
      </w:r>
      <w:r w:rsidR="00144C92">
        <w:rPr>
          <w:rFonts w:ascii="黑体" w:hAnsi="黑体" w:hint="eastAsia"/>
        </w:rPr>
        <w:t>（NeuACF）</w:t>
      </w:r>
      <w:bookmarkEnd w:id="15"/>
    </w:p>
    <w:p w:rsidR="00B0024F" w:rsidRPr="00B0024F" w:rsidRDefault="00B0024F" w:rsidP="00B0024F">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经广泛调研后，本文选择NeuACF作为基础模型，并加以改进。因此，本节具体介绍NeuACF的基本思想及模型结构。</w:t>
      </w:r>
    </w:p>
    <w:p w:rsidR="00B0024F" w:rsidRPr="00B0024F" w:rsidRDefault="00B0024F" w:rsidP="00B0024F">
      <w:pPr>
        <w:spacing w:line="288" w:lineRule="auto"/>
        <w:ind w:firstLineChars="200" w:firstLine="480"/>
        <w:rPr>
          <w:rFonts w:ascii="宋体" w:eastAsia="宋体" w:hAnsi="宋体" w:hint="eastAsia"/>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sidR="004B2E82">
        <w:rPr>
          <w:rFonts w:ascii="宋体" w:eastAsia="宋体" w:hAnsi="宋体" w:hint="eastAsia"/>
          <w:sz w:val="24"/>
          <w:szCs w:val="24"/>
        </w:rPr>
        <w:t>的信息</w:t>
      </w:r>
      <w:r w:rsidRPr="00B0024F">
        <w:rPr>
          <w:rFonts w:ascii="宋体" w:eastAsia="宋体" w:hAnsi="宋体" w:hint="eastAsia"/>
          <w:sz w:val="24"/>
          <w:szCs w:val="24"/>
        </w:rPr>
        <w:t>。以图</w:t>
      </w:r>
      <w:r w:rsidR="004B2E82">
        <w:rPr>
          <w:rFonts w:ascii="宋体" w:eastAsia="宋体" w:hAnsi="宋体"/>
          <w:sz w:val="24"/>
          <w:szCs w:val="24"/>
        </w:rPr>
        <w:t>2-3</w:t>
      </w:r>
      <w:r w:rsidRPr="00B0024F">
        <w:rPr>
          <w:rFonts w:ascii="宋体" w:eastAsia="宋体" w:hAnsi="宋体" w:hint="eastAsia"/>
          <w:sz w:val="24"/>
          <w:szCs w:val="24"/>
        </w:rPr>
        <w:t>为例，进一步说明多方面信息的重要性。如果仅利用图</w:t>
      </w:r>
      <w:r w:rsidR="004A31B5">
        <w:rPr>
          <w:rFonts w:ascii="宋体" w:eastAsia="宋体" w:hAnsi="宋体"/>
          <w:sz w:val="24"/>
          <w:szCs w:val="24"/>
        </w:rPr>
        <w:t>2-3</w:t>
      </w:r>
      <w:r w:rsidR="004A31B5">
        <w:rPr>
          <w:rFonts w:ascii="宋体" w:eastAsia="宋体" w:hAnsi="宋体" w:hint="eastAsia"/>
          <w:sz w:val="24"/>
          <w:szCs w:val="24"/>
        </w:rPr>
        <w:t>（a）</w:t>
      </w:r>
      <w:r w:rsidRPr="00B0024F">
        <w:rPr>
          <w:rFonts w:ascii="宋体" w:eastAsia="宋体" w:hAnsi="宋体" w:hint="eastAsia"/>
          <w:sz w:val="24"/>
          <w:szCs w:val="24"/>
        </w:rPr>
        <w:t>中的交互矩阵（即购买历史），</w:t>
      </w:r>
      <w:r w:rsidR="004A31B5">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sidR="004A31B5">
        <w:rPr>
          <w:rFonts w:ascii="宋体" w:eastAsia="宋体" w:hAnsi="宋体" w:hint="eastAsia"/>
          <w:sz w:val="24"/>
          <w:szCs w:val="24"/>
        </w:rPr>
        <w:t>若</w:t>
      </w:r>
      <w:r w:rsidRPr="00B0024F">
        <w:rPr>
          <w:rFonts w:ascii="宋体" w:eastAsia="宋体" w:hAnsi="宋体" w:hint="eastAsia"/>
          <w:sz w:val="24"/>
          <w:szCs w:val="24"/>
        </w:rPr>
        <w:t>考虑</w:t>
      </w:r>
      <w:r w:rsidR="004A31B5">
        <w:rPr>
          <w:rFonts w:ascii="宋体" w:eastAsia="宋体" w:hAnsi="宋体" w:hint="eastAsia"/>
          <w:sz w:val="24"/>
          <w:szCs w:val="24"/>
        </w:rPr>
        <w:t>到</w:t>
      </w:r>
      <w:r w:rsidRPr="00B0024F">
        <w:rPr>
          <w:rFonts w:ascii="宋体" w:eastAsia="宋体" w:hAnsi="宋体" w:hint="eastAsia"/>
          <w:sz w:val="24"/>
          <w:szCs w:val="24"/>
        </w:rPr>
        <w:t>图</w:t>
      </w:r>
      <w:r w:rsidR="004A31B5">
        <w:rPr>
          <w:rFonts w:ascii="宋体" w:eastAsia="宋体" w:hAnsi="宋体" w:hint="eastAsia"/>
          <w:sz w:val="24"/>
          <w:szCs w:val="24"/>
        </w:rPr>
        <w:t>2</w:t>
      </w:r>
      <w:r w:rsidR="004A31B5">
        <w:rPr>
          <w:rFonts w:ascii="宋体" w:eastAsia="宋体" w:hAnsi="宋体"/>
          <w:sz w:val="24"/>
          <w:szCs w:val="24"/>
        </w:rPr>
        <w:t>-3</w:t>
      </w:r>
      <w:r w:rsidR="004A31B5">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0B475F" w:rsidRDefault="000B475F" w:rsidP="000B475F">
      <w:pPr>
        <w:jc w:val="center"/>
      </w:pPr>
      <w:bookmarkStart w:id="16" w:name="_Toc7953816"/>
      <w:r w:rsidRPr="000B475F">
        <w:drawing>
          <wp:inline distT="0" distB="0" distL="0" distR="0" wp14:anchorId="72E1EDF0" wp14:editId="26BC27DC">
            <wp:extent cx="3990109" cy="1252903"/>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3000" cy="1263231"/>
                    </a:xfrm>
                    <a:prstGeom prst="rect">
                      <a:avLst/>
                    </a:prstGeom>
                  </pic:spPr>
                </pic:pic>
              </a:graphicData>
            </a:graphic>
          </wp:inline>
        </w:drawing>
      </w:r>
    </w:p>
    <w:p w:rsidR="000B475F" w:rsidRPr="00D276A2" w:rsidRDefault="004A31B5" w:rsidP="004A31B5">
      <w:pPr>
        <w:pStyle w:val="a9"/>
        <w:ind w:left="720"/>
        <w:rPr>
          <w:rFonts w:ascii="Kaiti SC" w:eastAsia="Kaiti SC" w:hAnsi="Kaiti SC"/>
        </w:rPr>
      </w:pPr>
      <w:r>
        <w:rPr>
          <w:rFonts w:ascii="Kaiti SC" w:eastAsia="Kaiti SC" w:hAnsi="Kaiti SC" w:hint="eastAsia"/>
        </w:rPr>
        <w:t>（</w:t>
      </w:r>
      <w:r w:rsidRPr="004A31B5">
        <w:rPr>
          <w:rFonts w:ascii="Times New Roman" w:eastAsia="Kaiti SC" w:hAnsi="Times New Roman" w:cs="Times New Roman"/>
        </w:rPr>
        <w:t>a</w:t>
      </w:r>
      <w:r>
        <w:rPr>
          <w:rFonts w:ascii="Kaiti SC" w:eastAsia="Kaiti SC" w:hAnsi="Kaiti SC" w:hint="eastAsia"/>
        </w:rPr>
        <w:t>）</w:t>
      </w:r>
      <w:r w:rsidR="000B475F" w:rsidRPr="00D276A2">
        <w:rPr>
          <w:rFonts w:ascii="Kaiti SC" w:eastAsia="Kaiti SC" w:hAnsi="Kaiti SC" w:hint="eastAsia"/>
        </w:rPr>
        <w:t>用户-物品交互矩阵 （</w:t>
      </w:r>
      <w:r w:rsidR="000B475F" w:rsidRPr="00D276A2">
        <w:rPr>
          <w:rFonts w:ascii="Times New Roman" w:eastAsia="Kaiti SC" w:hAnsi="Times New Roman" w:cs="Times New Roman"/>
        </w:rPr>
        <w:t>b</w:t>
      </w:r>
      <w:r w:rsidR="000B475F" w:rsidRPr="00D276A2">
        <w:rPr>
          <w:rFonts w:ascii="Kaiti SC" w:eastAsia="Kaiti SC" w:hAnsi="Kaiti SC" w:hint="eastAsia"/>
        </w:rPr>
        <w:t>）物品-品牌关系矩阵 （</w:t>
      </w:r>
      <w:r w:rsidR="000B475F" w:rsidRPr="00D276A2">
        <w:rPr>
          <w:rFonts w:ascii="Times New Roman" w:eastAsia="Kaiti SC" w:hAnsi="Times New Roman" w:cs="Times New Roman"/>
        </w:rPr>
        <w:t>c</w:t>
      </w:r>
      <w:r w:rsidR="000B475F" w:rsidRPr="00D276A2">
        <w:rPr>
          <w:rFonts w:ascii="Kaiti SC" w:eastAsia="Kaiti SC" w:hAnsi="Kaiti SC" w:hint="eastAsia"/>
        </w:rPr>
        <w:t>）异质信息网络</w:t>
      </w:r>
    </w:p>
    <w:p w:rsidR="000B475F" w:rsidRPr="00D276A2" w:rsidRDefault="000B475F" w:rsidP="000B475F">
      <w:pPr>
        <w:pStyle w:val="a9"/>
        <w:ind w:left="720" w:firstLineChars="0" w:firstLine="0"/>
        <w:jc w:val="center"/>
        <w:rPr>
          <w:rFonts w:ascii="Kaiti SC" w:eastAsia="Kaiti SC" w:hAnsi="Kaiti SC" w:hint="eastAsia"/>
        </w:rPr>
      </w:pPr>
      <w:r w:rsidRPr="00D276A2">
        <w:rPr>
          <w:rFonts w:ascii="Kaiti SC" w:eastAsia="Kaiti SC" w:hAnsi="Kaiti SC" w:hint="eastAsia"/>
        </w:rPr>
        <w:t>图</w:t>
      </w:r>
      <w:r w:rsidR="0054489A">
        <w:rPr>
          <w:rFonts w:ascii="Kaiti SC" w:eastAsia="Kaiti SC" w:hAnsi="Kaiti SC"/>
        </w:rPr>
        <w:t>2-3</w:t>
      </w:r>
      <w:r w:rsidRPr="00D276A2">
        <w:rPr>
          <w:rFonts w:ascii="Kaiti SC" w:eastAsia="Kaiti SC" w:hAnsi="Kaiti SC"/>
        </w:rPr>
        <w:t xml:space="preserve"> </w:t>
      </w:r>
      <w:r w:rsidRPr="00D276A2">
        <w:rPr>
          <w:rFonts w:ascii="Kaiti SC" w:eastAsia="Kaiti SC" w:hAnsi="Kaiti SC" w:hint="eastAsia"/>
        </w:rPr>
        <w:t>用户</w:t>
      </w:r>
      <w:r w:rsidR="004A31B5">
        <w:rPr>
          <w:rFonts w:ascii="Kaiti SC" w:eastAsia="Kaiti SC" w:hAnsi="Kaiti SC" w:hint="eastAsia"/>
        </w:rPr>
        <w:t>-</w:t>
      </w:r>
      <w:r w:rsidRPr="00D276A2">
        <w:rPr>
          <w:rFonts w:ascii="Kaiti SC" w:eastAsia="Kaiti SC" w:hAnsi="Kaiti SC" w:hint="eastAsia"/>
        </w:rPr>
        <w:t>物品方面级交互关系示例</w:t>
      </w:r>
      <w:r w:rsidR="008813FD">
        <w:rPr>
          <w:rFonts w:ascii="Kaiti SC" w:eastAsia="Kaiti SC" w:hAnsi="Kaiti SC" w:hint="eastAsia"/>
        </w:rPr>
        <w:t>[</w:t>
      </w:r>
      <w:r w:rsidR="008813FD">
        <w:rPr>
          <w:rFonts w:ascii="Kaiti SC" w:eastAsia="Kaiti SC" w:hAnsi="Kaiti SC"/>
        </w:rPr>
        <w:t>8]</w:t>
      </w:r>
    </w:p>
    <w:p w:rsidR="004A31B5" w:rsidRDefault="000B475F" w:rsidP="00B0024F">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尽管全面利用各方面信息是极有价值的，但面临两个严峻挑战。其一，如何提取不同方面级的信息。其二，如何从不同方面学习和融合隐因子。即使能够提取出不同方面的特征，学习</w:t>
      </w:r>
      <w:r w:rsidR="004A31B5">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w:t>
      </w:r>
      <w:r w:rsidR="00E70D57" w:rsidRPr="00B0024F">
        <w:rPr>
          <w:rFonts w:ascii="宋体" w:eastAsia="宋体" w:hAnsi="宋体" w:hint="eastAsia"/>
          <w:sz w:val="24"/>
          <w:szCs w:val="24"/>
        </w:rPr>
        <w:t>可以利用</w:t>
      </w:r>
      <w:r w:rsidRPr="00B0024F">
        <w:rPr>
          <w:rFonts w:ascii="宋体" w:eastAsia="宋体" w:hAnsi="宋体" w:hint="eastAsia"/>
          <w:sz w:val="24"/>
          <w:szCs w:val="24"/>
        </w:rPr>
        <w:t>矩阵分解</w:t>
      </w:r>
      <w:r w:rsidR="00E70D57" w:rsidRPr="00B0024F">
        <w:rPr>
          <w:rFonts w:ascii="宋体" w:eastAsia="宋体" w:hAnsi="宋体" w:hint="eastAsia"/>
          <w:sz w:val="24"/>
          <w:szCs w:val="24"/>
        </w:rPr>
        <w:t>学习隐因子</w:t>
      </w:r>
      <w:r w:rsidRPr="00B0024F">
        <w:rPr>
          <w:rFonts w:ascii="宋体" w:eastAsia="宋体" w:hAnsi="宋体" w:hint="eastAsia"/>
          <w:sz w:val="24"/>
          <w:szCs w:val="24"/>
        </w:rPr>
        <w:t>，但它只能学习“浅层”</w:t>
      </w:r>
      <w:r w:rsidR="00E70D57" w:rsidRPr="00B0024F">
        <w:rPr>
          <w:rFonts w:ascii="宋体" w:eastAsia="宋体" w:hAnsi="宋体" w:hint="eastAsia"/>
          <w:sz w:val="24"/>
          <w:szCs w:val="24"/>
        </w:rPr>
        <w:t>的隐因子</w:t>
      </w:r>
      <w:r w:rsidRPr="00B0024F">
        <w:rPr>
          <w:rFonts w:ascii="宋体" w:eastAsia="宋体" w:hAnsi="宋体" w:hint="eastAsia"/>
          <w:sz w:val="24"/>
          <w:szCs w:val="24"/>
        </w:rPr>
        <w:t>。</w:t>
      </w:r>
    </w:p>
    <w:p w:rsidR="00F35A06" w:rsidRPr="00B0024F" w:rsidRDefault="00CB3431" w:rsidP="00B0024F">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00F35A06" w:rsidRPr="00B0024F">
        <w:rPr>
          <w:rFonts w:ascii="宋体" w:eastAsia="宋体" w:hAnsi="宋体" w:hint="eastAsia"/>
          <w:sz w:val="24"/>
          <w:szCs w:val="24"/>
        </w:rPr>
        <w:t>基于深度神经网络的NeuACF</w:t>
      </w:r>
      <w:r>
        <w:rPr>
          <w:rFonts w:ascii="宋体" w:eastAsia="宋体" w:hAnsi="宋体" w:hint="eastAsia"/>
          <w:sz w:val="24"/>
          <w:szCs w:val="24"/>
        </w:rPr>
        <w:t>应运而生</w:t>
      </w:r>
      <w:r w:rsidR="004A31B5" w:rsidRPr="00B0024F">
        <w:rPr>
          <w:rFonts w:ascii="宋体" w:eastAsia="宋体" w:hAnsi="宋体" w:hint="eastAsia"/>
          <w:sz w:val="24"/>
          <w:szCs w:val="24"/>
        </w:rPr>
        <w:t>，</w:t>
      </w:r>
      <w:r w:rsidR="00E25E32">
        <w:rPr>
          <w:rFonts w:ascii="宋体" w:eastAsia="宋体" w:hAnsi="宋体" w:hint="eastAsia"/>
          <w:sz w:val="24"/>
          <w:szCs w:val="24"/>
        </w:rPr>
        <w:t>可以有效</w:t>
      </w:r>
      <w:r w:rsidR="00F35A06" w:rsidRPr="00B0024F">
        <w:rPr>
          <w:rFonts w:ascii="宋体" w:eastAsia="宋体" w:hAnsi="宋体" w:hint="eastAsia"/>
          <w:sz w:val="24"/>
          <w:szCs w:val="24"/>
        </w:rPr>
        <w:t>提取和融合不</w:t>
      </w:r>
      <w:r w:rsidR="00F35A06" w:rsidRPr="00B0024F">
        <w:rPr>
          <w:rFonts w:ascii="宋体" w:eastAsia="宋体" w:hAnsi="宋体" w:hint="eastAsia"/>
          <w:sz w:val="24"/>
          <w:szCs w:val="24"/>
        </w:rPr>
        <w:lastRenderedPageBreak/>
        <w:t>同方面级的隐因子。</w:t>
      </w:r>
      <w:r w:rsidR="00D348CD" w:rsidRPr="00B0024F">
        <w:rPr>
          <w:rFonts w:ascii="宋体" w:eastAsia="宋体" w:hAnsi="宋体" w:hint="eastAsia"/>
          <w:sz w:val="24"/>
          <w:szCs w:val="24"/>
        </w:rPr>
        <w:t>具体地，推荐系统</w:t>
      </w:r>
      <w:r w:rsidR="00F35A06" w:rsidRPr="00B0024F">
        <w:rPr>
          <w:rFonts w:ascii="宋体" w:eastAsia="宋体" w:hAnsi="宋体" w:hint="eastAsia"/>
          <w:sz w:val="24"/>
          <w:szCs w:val="24"/>
        </w:rPr>
        <w:t>中不同类型的对象和</w:t>
      </w:r>
      <w:r w:rsidR="00602786">
        <w:rPr>
          <w:rFonts w:ascii="宋体" w:eastAsia="宋体" w:hAnsi="宋体" w:hint="eastAsia"/>
          <w:sz w:val="24"/>
          <w:szCs w:val="24"/>
        </w:rPr>
        <w:t>其之间的</w:t>
      </w:r>
      <w:r w:rsidR="00F35A06" w:rsidRPr="00B0024F">
        <w:rPr>
          <w:rFonts w:ascii="宋体" w:eastAsia="宋体" w:hAnsi="宋体" w:hint="eastAsia"/>
          <w:sz w:val="24"/>
          <w:szCs w:val="24"/>
        </w:rPr>
        <w:t>交互被</w:t>
      </w:r>
      <w:r w:rsidR="00D348CD" w:rsidRPr="00B0024F">
        <w:rPr>
          <w:rFonts w:ascii="宋体" w:eastAsia="宋体" w:hAnsi="宋体" w:hint="eastAsia"/>
          <w:sz w:val="24"/>
          <w:szCs w:val="24"/>
        </w:rPr>
        <w:t>建模</w:t>
      </w:r>
      <w:r w:rsidR="00F35A06" w:rsidRPr="00B0024F">
        <w:rPr>
          <w:rFonts w:ascii="宋体" w:eastAsia="宋体" w:hAnsi="宋体" w:hint="eastAsia"/>
          <w:sz w:val="24"/>
          <w:szCs w:val="24"/>
        </w:rPr>
        <w:t>为</w:t>
      </w:r>
      <w:r w:rsidR="00D348CD" w:rsidRPr="00B0024F">
        <w:rPr>
          <w:rFonts w:ascii="宋体" w:eastAsia="宋体" w:hAnsi="宋体" w:hint="eastAsia"/>
          <w:sz w:val="24"/>
          <w:szCs w:val="24"/>
        </w:rPr>
        <w:t>异质</w:t>
      </w:r>
      <w:r w:rsidR="00F35A06" w:rsidRPr="00B0024F">
        <w:rPr>
          <w:rFonts w:ascii="宋体" w:eastAsia="宋体" w:hAnsi="宋体" w:hint="eastAsia"/>
          <w:sz w:val="24"/>
          <w:szCs w:val="24"/>
        </w:rPr>
        <w:t>信息网络</w:t>
      </w:r>
      <w:r w:rsidR="00D348CD" w:rsidRPr="00B0024F">
        <w:rPr>
          <w:rFonts w:ascii="宋体" w:eastAsia="宋体" w:hAnsi="宋体" w:hint="eastAsia"/>
          <w:sz w:val="24"/>
          <w:szCs w:val="24"/>
        </w:rPr>
        <w:t>，并利用</w:t>
      </w:r>
      <w:r w:rsidR="00F35A06" w:rsidRPr="00B0024F">
        <w:rPr>
          <w:rFonts w:ascii="宋体" w:eastAsia="宋体" w:hAnsi="宋体" w:hint="eastAsia"/>
          <w:sz w:val="24"/>
          <w:szCs w:val="24"/>
        </w:rPr>
        <w:t>元路径</w:t>
      </w:r>
      <w:r w:rsidR="00E165F1" w:rsidRPr="00602786">
        <w:rPr>
          <w:rFonts w:ascii="宋体" w:eastAsia="宋体" w:hAnsi="宋体" w:hint="eastAsia"/>
          <w:sz w:val="24"/>
          <w:szCs w:val="24"/>
          <w:vertAlign w:val="superscript"/>
        </w:rPr>
        <w:t>[</w:t>
      </w:r>
      <w:r w:rsidR="009F3E65" w:rsidRPr="00602786">
        <w:rPr>
          <w:rFonts w:ascii="宋体" w:eastAsia="宋体" w:hAnsi="宋体"/>
          <w:sz w:val="24"/>
          <w:szCs w:val="24"/>
          <w:vertAlign w:val="superscript"/>
        </w:rPr>
        <w:t>15</w:t>
      </w:r>
      <w:r w:rsidR="00E165F1" w:rsidRPr="00602786">
        <w:rPr>
          <w:rFonts w:ascii="宋体" w:eastAsia="宋体" w:hAnsi="宋体"/>
          <w:sz w:val="24"/>
          <w:szCs w:val="24"/>
          <w:vertAlign w:val="superscript"/>
        </w:rPr>
        <w:t>]</w:t>
      </w:r>
      <w:r w:rsidR="00F35A06" w:rsidRPr="00B0024F">
        <w:rPr>
          <w:rFonts w:ascii="宋体" w:eastAsia="宋体" w:hAnsi="宋体" w:hint="eastAsia"/>
          <w:sz w:val="24"/>
          <w:szCs w:val="24"/>
        </w:rPr>
        <w:t>从不同方面提取用户和</w:t>
      </w:r>
      <w:r w:rsidR="00D348CD" w:rsidRPr="00B0024F">
        <w:rPr>
          <w:rFonts w:ascii="宋体" w:eastAsia="宋体" w:hAnsi="宋体" w:hint="eastAsia"/>
          <w:sz w:val="24"/>
          <w:szCs w:val="24"/>
        </w:rPr>
        <w:t>物品</w:t>
      </w:r>
      <w:r w:rsidR="00F35A06" w:rsidRPr="00B0024F">
        <w:rPr>
          <w:rFonts w:ascii="宋体" w:eastAsia="宋体" w:hAnsi="宋体" w:hint="eastAsia"/>
          <w:sz w:val="24"/>
          <w:szCs w:val="24"/>
        </w:rPr>
        <w:t>特征。如图</w:t>
      </w:r>
      <w:r w:rsidR="00602786">
        <w:rPr>
          <w:rFonts w:ascii="宋体" w:eastAsia="宋体" w:hAnsi="宋体"/>
          <w:sz w:val="24"/>
          <w:szCs w:val="24"/>
        </w:rPr>
        <w:t>2-3</w:t>
      </w:r>
      <w:r w:rsidR="00602786">
        <w:rPr>
          <w:rFonts w:ascii="宋体" w:eastAsia="宋体" w:hAnsi="宋体" w:hint="eastAsia"/>
          <w:sz w:val="24"/>
          <w:szCs w:val="24"/>
        </w:rPr>
        <w:t>（c）</w:t>
      </w:r>
      <w:r w:rsidR="00F35A06" w:rsidRPr="00B0024F">
        <w:rPr>
          <w:rFonts w:ascii="宋体" w:eastAsia="宋体" w:hAnsi="宋体" w:hint="eastAsia"/>
          <w:sz w:val="24"/>
          <w:szCs w:val="24"/>
        </w:rPr>
        <w:t>所示，可以通过用户</w:t>
      </w:r>
      <w:r w:rsidR="009F3E65" w:rsidRPr="00B0024F">
        <w:rPr>
          <w:rFonts w:ascii="宋体" w:eastAsia="宋体" w:hAnsi="宋体"/>
          <w:sz w:val="24"/>
          <w:szCs w:val="24"/>
        </w:rPr>
        <w:t>-</w:t>
      </w:r>
      <w:r w:rsidR="009F3E65" w:rsidRPr="00B0024F">
        <w:rPr>
          <w:rFonts w:ascii="宋体" w:eastAsia="宋体" w:hAnsi="宋体" w:hint="eastAsia"/>
          <w:sz w:val="24"/>
          <w:szCs w:val="24"/>
        </w:rPr>
        <w:t>物品-</w:t>
      </w:r>
      <w:r w:rsidR="00F35A06" w:rsidRPr="00B0024F">
        <w:rPr>
          <w:rFonts w:ascii="宋体" w:eastAsia="宋体" w:hAnsi="宋体" w:hint="eastAsia"/>
          <w:sz w:val="24"/>
          <w:szCs w:val="24"/>
        </w:rPr>
        <w:t>用户路径</w:t>
      </w:r>
      <w:r w:rsidR="009F3E65" w:rsidRPr="00B0024F">
        <w:rPr>
          <w:rFonts w:ascii="宋体" w:eastAsia="宋体" w:hAnsi="宋体" w:hint="eastAsia"/>
          <w:sz w:val="24"/>
          <w:szCs w:val="24"/>
        </w:rPr>
        <w:t>，</w:t>
      </w:r>
      <w:r w:rsidR="00F35A06" w:rsidRPr="00B0024F">
        <w:rPr>
          <w:rFonts w:ascii="宋体" w:eastAsia="宋体" w:hAnsi="宋体" w:hint="eastAsia"/>
          <w:sz w:val="24"/>
          <w:szCs w:val="24"/>
        </w:rPr>
        <w:t>从购买历史角度提取用户的</w:t>
      </w:r>
      <w:r w:rsidR="009F3E65" w:rsidRPr="00B0024F">
        <w:rPr>
          <w:rFonts w:ascii="宋体" w:eastAsia="宋体" w:hAnsi="宋体" w:hint="eastAsia"/>
          <w:sz w:val="24"/>
          <w:szCs w:val="24"/>
        </w:rPr>
        <w:t>隐</w:t>
      </w:r>
      <w:r w:rsidR="00602786">
        <w:rPr>
          <w:rFonts w:ascii="宋体" w:eastAsia="宋体" w:hAnsi="宋体" w:hint="eastAsia"/>
          <w:sz w:val="24"/>
          <w:szCs w:val="24"/>
        </w:rPr>
        <w:t>特征</w:t>
      </w:r>
      <w:r w:rsidR="00F35A06" w:rsidRPr="00B0024F">
        <w:rPr>
          <w:rFonts w:ascii="宋体" w:eastAsia="宋体" w:hAnsi="宋体" w:hint="eastAsia"/>
          <w:sz w:val="24"/>
          <w:szCs w:val="24"/>
        </w:rPr>
        <w:t>。此外，</w:t>
      </w:r>
      <w:r w:rsidR="00602786">
        <w:rPr>
          <w:rFonts w:ascii="宋体" w:eastAsia="宋体" w:hAnsi="宋体" w:hint="eastAsia"/>
          <w:sz w:val="24"/>
          <w:szCs w:val="24"/>
        </w:rPr>
        <w:t>进一步</w:t>
      </w:r>
      <w:r w:rsidR="009F3E65" w:rsidRPr="00B0024F">
        <w:rPr>
          <w:rFonts w:ascii="宋体" w:eastAsia="宋体" w:hAnsi="宋体" w:hint="eastAsia"/>
          <w:sz w:val="24"/>
          <w:szCs w:val="24"/>
        </w:rPr>
        <w:t>利用</w:t>
      </w:r>
      <w:r w:rsidR="00F35A06" w:rsidRPr="00B0024F">
        <w:rPr>
          <w:rFonts w:ascii="宋体" w:eastAsia="宋体" w:hAnsi="宋体" w:hint="eastAsia"/>
          <w:sz w:val="24"/>
          <w:szCs w:val="24"/>
        </w:rPr>
        <w:t>深度神经网络</w:t>
      </w:r>
      <w:r w:rsidR="004A31B5" w:rsidRPr="00B0024F">
        <w:rPr>
          <w:rFonts w:ascii="宋体" w:eastAsia="宋体" w:hAnsi="宋体" w:hint="eastAsia"/>
          <w:sz w:val="24"/>
          <w:szCs w:val="24"/>
        </w:rPr>
        <w:t>捕捉复杂的非线性关系</w:t>
      </w:r>
      <w:r w:rsidR="004A31B5">
        <w:rPr>
          <w:rFonts w:ascii="宋体" w:eastAsia="宋体" w:hAnsi="宋体" w:hint="eastAsia"/>
          <w:sz w:val="24"/>
          <w:szCs w:val="24"/>
        </w:rPr>
        <w:t>，</w:t>
      </w:r>
      <w:r w:rsidR="00F35A06" w:rsidRPr="00B0024F">
        <w:rPr>
          <w:rFonts w:ascii="宋体" w:eastAsia="宋体" w:hAnsi="宋体" w:hint="eastAsia"/>
          <w:sz w:val="24"/>
          <w:szCs w:val="24"/>
        </w:rPr>
        <w:t>为用户和</w:t>
      </w:r>
      <w:r w:rsidR="009F3E65" w:rsidRPr="00B0024F">
        <w:rPr>
          <w:rFonts w:ascii="宋体" w:eastAsia="宋体" w:hAnsi="宋体" w:hint="eastAsia"/>
          <w:sz w:val="24"/>
          <w:szCs w:val="24"/>
        </w:rPr>
        <w:t>物品</w:t>
      </w:r>
      <w:r w:rsidR="00F35A06" w:rsidRPr="00B0024F">
        <w:rPr>
          <w:rFonts w:ascii="宋体" w:eastAsia="宋体" w:hAnsi="宋体" w:hint="eastAsia"/>
          <w:sz w:val="24"/>
          <w:szCs w:val="24"/>
        </w:rPr>
        <w:t>学习不同方面级</w:t>
      </w:r>
      <w:r w:rsidR="009F3E65" w:rsidRPr="00B0024F">
        <w:rPr>
          <w:rFonts w:ascii="宋体" w:eastAsia="宋体" w:hAnsi="宋体" w:hint="eastAsia"/>
          <w:sz w:val="24"/>
          <w:szCs w:val="24"/>
        </w:rPr>
        <w:t>的隐因子</w:t>
      </w:r>
      <w:r w:rsidR="00F35A06" w:rsidRPr="00B0024F">
        <w:rPr>
          <w:rFonts w:ascii="宋体" w:eastAsia="宋体" w:hAnsi="宋体" w:hint="eastAsia"/>
          <w:sz w:val="24"/>
          <w:szCs w:val="24"/>
        </w:rPr>
        <w:t>，并</w:t>
      </w:r>
      <w:r w:rsidR="009F3E65" w:rsidRPr="00B0024F">
        <w:rPr>
          <w:rFonts w:ascii="宋体" w:eastAsia="宋体" w:hAnsi="宋体" w:hint="eastAsia"/>
          <w:sz w:val="24"/>
          <w:szCs w:val="24"/>
        </w:rPr>
        <w:t>基于注意力</w:t>
      </w:r>
      <w:r w:rsidR="00F35A06" w:rsidRPr="00B0024F">
        <w:rPr>
          <w:rFonts w:ascii="宋体" w:eastAsia="宋体" w:hAnsi="宋体" w:hint="eastAsia"/>
          <w:sz w:val="24"/>
          <w:szCs w:val="24"/>
        </w:rPr>
        <w:t>机制</w:t>
      </w:r>
      <w:r w:rsidR="009F3E65" w:rsidRPr="00B0024F">
        <w:rPr>
          <w:rFonts w:ascii="宋体" w:eastAsia="宋体" w:hAnsi="宋体" w:hint="eastAsia"/>
          <w:sz w:val="24"/>
          <w:szCs w:val="24"/>
        </w:rPr>
        <w:t>实现</w:t>
      </w:r>
      <w:r w:rsidR="00F35A06" w:rsidRPr="00B0024F">
        <w:rPr>
          <w:rFonts w:ascii="宋体" w:eastAsia="宋体" w:hAnsi="宋体" w:hint="eastAsia"/>
          <w:sz w:val="24"/>
          <w:szCs w:val="24"/>
        </w:rPr>
        <w:t>有效融合</w:t>
      </w:r>
      <w:r w:rsidR="009F3E65" w:rsidRPr="00B0024F">
        <w:rPr>
          <w:rFonts w:ascii="宋体" w:eastAsia="宋体" w:hAnsi="宋体" w:hint="eastAsia"/>
          <w:sz w:val="24"/>
          <w:szCs w:val="24"/>
        </w:rPr>
        <w:t>，</w:t>
      </w:r>
      <w:r w:rsidR="00F35A06" w:rsidRPr="00B0024F">
        <w:rPr>
          <w:rFonts w:ascii="宋体" w:eastAsia="宋体" w:hAnsi="宋体" w:hint="eastAsia"/>
          <w:sz w:val="24"/>
          <w:szCs w:val="24"/>
        </w:rPr>
        <w:t>进行</w:t>
      </w:r>
      <w:r w:rsidR="009F3E65" w:rsidRPr="00B0024F">
        <w:rPr>
          <w:rFonts w:ascii="宋体" w:eastAsia="宋体" w:hAnsi="宋体" w:hint="eastAsia"/>
          <w:sz w:val="24"/>
          <w:szCs w:val="24"/>
        </w:rPr>
        <w:t>Top-N</w:t>
      </w:r>
      <w:r w:rsidR="00F35A06" w:rsidRPr="00B0024F">
        <w:rPr>
          <w:rFonts w:ascii="宋体" w:eastAsia="宋体" w:hAnsi="宋体" w:hint="eastAsia"/>
          <w:sz w:val="24"/>
          <w:szCs w:val="24"/>
        </w:rPr>
        <w:t>推荐。</w:t>
      </w:r>
    </w:p>
    <w:p w:rsidR="004C1FE6" w:rsidRPr="0092016A" w:rsidRDefault="004C1FE6" w:rsidP="0092016A">
      <w:pPr>
        <w:spacing w:before="100" w:beforeAutospacing="1" w:after="100" w:afterAutospacing="1" w:line="288" w:lineRule="auto"/>
        <w:ind w:firstLineChars="200" w:firstLine="482"/>
        <w:outlineLvl w:val="2"/>
        <w:rPr>
          <w:rFonts w:ascii="黑体" w:eastAsia="黑体" w:hAnsi="黑体"/>
          <w:b/>
          <w:sz w:val="24"/>
          <w:szCs w:val="24"/>
        </w:rPr>
      </w:pPr>
      <w:r w:rsidRPr="0092016A">
        <w:rPr>
          <w:rFonts w:ascii="黑体" w:eastAsia="黑体" w:hAnsi="黑体" w:hint="eastAsia"/>
          <w:b/>
          <w:sz w:val="24"/>
          <w:szCs w:val="24"/>
        </w:rPr>
        <w:t>2</w:t>
      </w:r>
      <w:r w:rsidRPr="0092016A">
        <w:rPr>
          <w:rFonts w:ascii="黑体" w:eastAsia="黑体" w:hAnsi="黑体"/>
          <w:b/>
          <w:sz w:val="24"/>
          <w:szCs w:val="24"/>
        </w:rPr>
        <w:t xml:space="preserve">.2.1 </w:t>
      </w:r>
      <w:r w:rsidRPr="0092016A">
        <w:rPr>
          <w:rFonts w:ascii="黑体" w:eastAsia="黑体" w:hAnsi="黑体" w:hint="eastAsia"/>
          <w:b/>
          <w:sz w:val="24"/>
          <w:szCs w:val="24"/>
        </w:rPr>
        <w:t>模型框架</w:t>
      </w:r>
    </w:p>
    <w:p w:rsidR="004C1FE6" w:rsidRPr="002A32A3" w:rsidRDefault="004C1FE6" w:rsidP="002A32A3">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NeuACF模型包含三个主要步骤。首先，基于推荐系统中丰富的用户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物品交互信息构造异质信息网络，并在不同元路径下计算不同方面级的相似性矩阵，以反映用户和物品的不同方面级特征。接下来，利用深度神经网络，以所得相似性矩阵为输入，分别学习方面级隐因子。最后，</w:t>
      </w:r>
      <w:r w:rsidR="00F708AB" w:rsidRPr="002A32A3">
        <w:rPr>
          <w:rFonts w:ascii="宋体" w:eastAsia="宋体" w:hAnsi="宋体" w:hint="eastAsia"/>
          <w:sz w:val="24"/>
          <w:szCs w:val="24"/>
        </w:rPr>
        <w:t>结合注意力机制融合</w:t>
      </w:r>
      <w:r w:rsidRPr="002A32A3">
        <w:rPr>
          <w:rFonts w:ascii="宋体" w:eastAsia="宋体" w:hAnsi="宋体" w:hint="eastAsia"/>
          <w:sz w:val="24"/>
          <w:szCs w:val="24"/>
        </w:rPr>
        <w:t>方面级隐因子</w:t>
      </w:r>
      <w:r w:rsidR="00F708AB" w:rsidRPr="002A32A3">
        <w:rPr>
          <w:rFonts w:ascii="宋体" w:eastAsia="宋体" w:hAnsi="宋体" w:hint="eastAsia"/>
          <w:sz w:val="24"/>
          <w:szCs w:val="24"/>
        </w:rPr>
        <w:t>，获得</w:t>
      </w:r>
      <w:r w:rsidRPr="002A32A3">
        <w:rPr>
          <w:rFonts w:ascii="宋体" w:eastAsia="宋体" w:hAnsi="宋体" w:hint="eastAsia"/>
          <w:sz w:val="24"/>
          <w:szCs w:val="24"/>
        </w:rPr>
        <w:t>用户和</w:t>
      </w:r>
      <w:r w:rsidR="00F708AB" w:rsidRPr="002A32A3">
        <w:rPr>
          <w:rFonts w:ascii="宋体" w:eastAsia="宋体" w:hAnsi="宋体" w:hint="eastAsia"/>
          <w:sz w:val="24"/>
          <w:szCs w:val="24"/>
        </w:rPr>
        <w:t>物品</w:t>
      </w:r>
      <w:r w:rsidRPr="002A32A3">
        <w:rPr>
          <w:rFonts w:ascii="宋体" w:eastAsia="宋体" w:hAnsi="宋体" w:hint="eastAsia"/>
          <w:sz w:val="24"/>
          <w:szCs w:val="24"/>
        </w:rPr>
        <w:t>的</w:t>
      </w:r>
      <w:r w:rsidR="009D4BE1">
        <w:rPr>
          <w:rFonts w:ascii="宋体" w:eastAsia="宋体" w:hAnsi="宋体" w:hint="eastAsia"/>
          <w:sz w:val="24"/>
          <w:szCs w:val="24"/>
        </w:rPr>
        <w:t>最终表示</w:t>
      </w:r>
      <w:r w:rsidRPr="002A32A3">
        <w:rPr>
          <w:rFonts w:ascii="宋体" w:eastAsia="宋体" w:hAnsi="宋体" w:hint="eastAsia"/>
          <w:sz w:val="24"/>
          <w:szCs w:val="24"/>
        </w:rPr>
        <w:t>。接下来，详细说明</w:t>
      </w:r>
      <w:r w:rsidR="00F708AB" w:rsidRPr="002A32A3">
        <w:rPr>
          <w:rFonts w:ascii="宋体" w:eastAsia="宋体" w:hAnsi="宋体" w:hint="eastAsia"/>
          <w:sz w:val="24"/>
          <w:szCs w:val="24"/>
        </w:rPr>
        <w:t>以上</w:t>
      </w:r>
      <w:r w:rsidRPr="002A32A3">
        <w:rPr>
          <w:rFonts w:ascii="宋体" w:eastAsia="宋体" w:hAnsi="宋体" w:hint="eastAsia"/>
          <w:sz w:val="24"/>
          <w:szCs w:val="24"/>
        </w:rPr>
        <w:t>三个步骤。</w:t>
      </w:r>
    </w:p>
    <w:p w:rsidR="00F708AB" w:rsidRPr="002A32A3" w:rsidRDefault="008B74DB" w:rsidP="002A32A3">
      <w:pPr>
        <w:spacing w:before="100" w:beforeAutospacing="1" w:after="100" w:afterAutospacing="1" w:line="288" w:lineRule="auto"/>
        <w:ind w:firstLineChars="200" w:firstLine="482"/>
        <w:outlineLvl w:val="2"/>
        <w:rPr>
          <w:rFonts w:ascii="黑体" w:eastAsia="黑体" w:hAnsi="黑体"/>
          <w:b/>
          <w:sz w:val="24"/>
          <w:szCs w:val="24"/>
        </w:rPr>
      </w:pPr>
      <w:r w:rsidRPr="002A32A3">
        <w:rPr>
          <w:rFonts w:ascii="黑体" w:eastAsia="黑体" w:hAnsi="黑体" w:hint="eastAsia"/>
          <w:b/>
          <w:sz w:val="24"/>
          <w:szCs w:val="24"/>
        </w:rPr>
        <w:t>2</w:t>
      </w:r>
      <w:r w:rsidRPr="002A32A3">
        <w:rPr>
          <w:rFonts w:ascii="黑体" w:eastAsia="黑体" w:hAnsi="黑体"/>
          <w:b/>
          <w:sz w:val="24"/>
          <w:szCs w:val="24"/>
        </w:rPr>
        <w:t xml:space="preserve">.2.2 </w:t>
      </w:r>
      <w:r w:rsidR="00664163" w:rsidRPr="002A32A3">
        <w:rPr>
          <w:rFonts w:ascii="黑体" w:eastAsia="黑体" w:hAnsi="黑体" w:hint="eastAsia"/>
          <w:b/>
          <w:sz w:val="24"/>
          <w:szCs w:val="24"/>
        </w:rPr>
        <w:t>方面级相似性矩阵计算</w:t>
      </w:r>
    </w:p>
    <w:p w:rsidR="00664163" w:rsidRPr="002A32A3" w:rsidRDefault="00FE7255" w:rsidP="002A32A3">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w:t>
      </w:r>
      <w:r w:rsidR="00AB1565" w:rsidRPr="002A32A3">
        <w:rPr>
          <w:rFonts w:ascii="宋体" w:eastAsia="宋体" w:hAnsi="宋体" w:hint="eastAsia"/>
          <w:sz w:val="24"/>
          <w:szCs w:val="24"/>
        </w:rPr>
        <w:t>选择相似性矩阵提取方面级特征。原因有二，其一，相似性度量</w:t>
      </w:r>
      <w:r w:rsidR="003B35A1" w:rsidRPr="002A32A3">
        <w:rPr>
          <w:rFonts w:ascii="宋体" w:eastAsia="宋体" w:hAnsi="宋体" w:hint="eastAsia"/>
          <w:sz w:val="24"/>
          <w:szCs w:val="24"/>
        </w:rPr>
        <w:t>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003B35A1" w:rsidRPr="002A32A3">
        <w:rPr>
          <w:rFonts w:ascii="宋体" w:eastAsia="宋体" w:hAnsi="宋体" w:hint="eastAsia"/>
          <w:sz w:val="24"/>
          <w:szCs w:val="24"/>
        </w:rPr>
        <w:t>之间，便于隐因子学习。因此，</w:t>
      </w:r>
      <w:r w:rsidRPr="002A32A3">
        <w:rPr>
          <w:rFonts w:ascii="宋体" w:eastAsia="宋体" w:hAnsi="宋体" w:hint="eastAsia"/>
          <w:sz w:val="24"/>
          <w:szCs w:val="24"/>
        </w:rPr>
        <w:t>使用PathSim</w:t>
      </w:r>
      <w:r w:rsidRPr="004A505E">
        <w:rPr>
          <w:rFonts w:ascii="宋体" w:eastAsia="宋体" w:hAnsi="宋体"/>
          <w:sz w:val="24"/>
          <w:szCs w:val="24"/>
          <w:vertAlign w:val="superscript"/>
        </w:rPr>
        <w:t>[</w:t>
      </w:r>
      <w:r w:rsidR="00132F31" w:rsidRPr="004A505E">
        <w:rPr>
          <w:rFonts w:ascii="宋体" w:eastAsia="宋体" w:hAnsi="宋体"/>
          <w:sz w:val="24"/>
          <w:szCs w:val="24"/>
          <w:vertAlign w:val="superscript"/>
        </w:rPr>
        <w:t>15</w:t>
      </w:r>
      <w:r w:rsidRPr="004A505E">
        <w:rPr>
          <w:rFonts w:ascii="宋体" w:eastAsia="宋体" w:hAnsi="宋体"/>
          <w:sz w:val="24"/>
          <w:szCs w:val="24"/>
          <w:vertAlign w:val="superscript"/>
        </w:rPr>
        <w:t>]</w:t>
      </w:r>
      <w:r w:rsidRPr="002A32A3">
        <w:rPr>
          <w:rFonts w:ascii="宋体" w:eastAsia="宋体" w:hAnsi="宋体" w:hint="eastAsia"/>
          <w:sz w:val="24"/>
          <w:szCs w:val="24"/>
        </w:rPr>
        <w:t>计算方面级相似性矩阵，如基于元路径</w:t>
      </w:r>
      <w:r w:rsidR="00E32C04" w:rsidRPr="002A32A3">
        <w:rPr>
          <w:rFonts w:ascii="宋体" w:eastAsia="宋体" w:hAnsi="宋体" w:hint="eastAsia"/>
          <w:sz w:val="24"/>
          <w:szCs w:val="24"/>
        </w:rPr>
        <w:t>User</w:t>
      </w:r>
      <w:r w:rsidR="004A505E">
        <w:rPr>
          <w:rFonts w:ascii="宋体" w:eastAsia="宋体" w:hAnsi="宋体" w:hint="eastAsia"/>
          <w:sz w:val="24"/>
          <w:szCs w:val="24"/>
        </w:rPr>
        <w:t>-</w:t>
      </w:r>
      <w:r w:rsidR="00E32C04" w:rsidRPr="002A32A3">
        <w:rPr>
          <w:rFonts w:ascii="宋体" w:eastAsia="宋体" w:hAnsi="宋体" w:hint="eastAsia"/>
          <w:sz w:val="24"/>
          <w:szCs w:val="24"/>
        </w:rPr>
        <w:t>Item</w:t>
      </w:r>
      <w:r w:rsidR="004A505E">
        <w:rPr>
          <w:rFonts w:ascii="宋体" w:eastAsia="宋体" w:hAnsi="宋体"/>
          <w:sz w:val="24"/>
          <w:szCs w:val="24"/>
        </w:rPr>
        <w:t>-</w:t>
      </w:r>
      <w:r w:rsidR="00E32C04" w:rsidRPr="002A32A3">
        <w:rPr>
          <w:rFonts w:ascii="宋体" w:eastAsia="宋体" w:hAnsi="宋体" w:hint="eastAsia"/>
          <w:sz w:val="24"/>
          <w:szCs w:val="24"/>
        </w:rPr>
        <w:t>Brand</w:t>
      </w:r>
      <w:r w:rsidRPr="002A32A3">
        <w:rPr>
          <w:rFonts w:ascii="宋体" w:eastAsia="宋体" w:hAnsi="宋体" w:hint="eastAsia"/>
          <w:sz w:val="24"/>
          <w:szCs w:val="24"/>
        </w:rPr>
        <w:t>-</w:t>
      </w:r>
      <w:r w:rsidR="00E32C04" w:rsidRPr="002A32A3">
        <w:rPr>
          <w:rFonts w:ascii="宋体" w:eastAsia="宋体" w:hAnsi="宋体" w:hint="eastAsia"/>
          <w:sz w:val="24"/>
          <w:szCs w:val="24"/>
        </w:rPr>
        <w:t>Item</w:t>
      </w:r>
      <w:r w:rsidRPr="002A32A3">
        <w:rPr>
          <w:rFonts w:ascii="宋体" w:eastAsia="宋体" w:hAnsi="宋体" w:hint="eastAsia"/>
          <w:sz w:val="24"/>
          <w:szCs w:val="24"/>
        </w:rPr>
        <w:t>-</w:t>
      </w:r>
      <w:r w:rsidR="00E32C04" w:rsidRPr="002A32A3">
        <w:rPr>
          <w:rFonts w:ascii="宋体" w:eastAsia="宋体" w:hAnsi="宋体" w:hint="eastAsia"/>
          <w:sz w:val="24"/>
          <w:szCs w:val="24"/>
        </w:rPr>
        <w:t>User</w:t>
      </w:r>
      <w:r w:rsidR="000E0357" w:rsidRPr="002A32A3">
        <w:rPr>
          <w:rFonts w:ascii="宋体" w:eastAsia="宋体" w:hAnsi="宋体" w:hint="eastAsia"/>
          <w:sz w:val="24"/>
          <w:szCs w:val="24"/>
        </w:rPr>
        <w:t>（</w:t>
      </w:r>
      <m:oMath>
        <m:r>
          <m:rPr>
            <m:sty m:val="p"/>
          </m:rPr>
          <w:rPr>
            <w:rFonts w:ascii="Cambria Math" w:eastAsia="宋体" w:hAnsi="Cambria Math" w:hint="eastAsia"/>
            <w:sz w:val="24"/>
            <w:szCs w:val="24"/>
          </w:rPr>
          <m:t>UIBIU</m:t>
        </m:r>
      </m:oMath>
      <w:r w:rsidR="000E0357" w:rsidRPr="002A32A3">
        <w:rPr>
          <w:rFonts w:ascii="宋体" w:eastAsia="宋体" w:hAnsi="宋体" w:hint="eastAsia"/>
          <w:sz w:val="24"/>
          <w:szCs w:val="24"/>
        </w:rPr>
        <w:t>）</w:t>
      </w:r>
      <w:r w:rsidRPr="002A32A3">
        <w:rPr>
          <w:rFonts w:ascii="宋体" w:eastAsia="宋体" w:hAnsi="宋体" w:hint="eastAsia"/>
          <w:sz w:val="24"/>
          <w:szCs w:val="24"/>
        </w:rPr>
        <w:t>和</w:t>
      </w:r>
      <w:r w:rsidR="000E0357" w:rsidRPr="002A32A3">
        <w:rPr>
          <w:rFonts w:ascii="宋体" w:eastAsia="宋体" w:hAnsi="宋体" w:hint="eastAsia"/>
          <w:sz w:val="24"/>
          <w:szCs w:val="24"/>
        </w:rPr>
        <w:t>Item</w:t>
      </w:r>
      <w:r w:rsidRPr="002A32A3">
        <w:rPr>
          <w:rFonts w:ascii="宋体" w:eastAsia="宋体" w:hAnsi="宋体" w:hint="eastAsia"/>
          <w:sz w:val="24"/>
          <w:szCs w:val="24"/>
        </w:rPr>
        <w:t>-</w:t>
      </w:r>
      <w:r w:rsidR="00E32C04" w:rsidRPr="002A32A3">
        <w:rPr>
          <w:rFonts w:ascii="宋体" w:eastAsia="宋体" w:hAnsi="宋体" w:hint="eastAsia"/>
          <w:sz w:val="24"/>
          <w:szCs w:val="24"/>
        </w:rPr>
        <w:t>Brand</w:t>
      </w:r>
      <w:r w:rsidRPr="002A32A3">
        <w:rPr>
          <w:rFonts w:ascii="宋体" w:eastAsia="宋体" w:hAnsi="宋体" w:hint="eastAsia"/>
          <w:sz w:val="24"/>
          <w:szCs w:val="24"/>
        </w:rPr>
        <w:t>-</w:t>
      </w:r>
      <w:r w:rsidR="00E32C04" w:rsidRPr="002A32A3">
        <w:rPr>
          <w:rFonts w:ascii="宋体" w:eastAsia="宋体" w:hAnsi="宋体" w:hint="eastAsia"/>
          <w:sz w:val="24"/>
          <w:szCs w:val="24"/>
        </w:rPr>
        <w:t>Item</w:t>
      </w:r>
      <w:r w:rsidR="000E0357" w:rsidRPr="002A32A3">
        <w:rPr>
          <w:rFonts w:ascii="宋体" w:eastAsia="宋体" w:hAnsi="宋体" w:hint="eastAsia"/>
          <w:sz w:val="24"/>
          <w:szCs w:val="24"/>
        </w:rPr>
        <w:t>（</w:t>
      </w:r>
      <m:oMath>
        <m:r>
          <m:rPr>
            <m:sty m:val="p"/>
          </m:rPr>
          <w:rPr>
            <w:rFonts w:ascii="Cambria Math" w:eastAsia="宋体" w:hAnsi="Cambria Math" w:hint="eastAsia"/>
            <w:sz w:val="24"/>
            <w:szCs w:val="24"/>
          </w:rPr>
          <m:t>IBI</m:t>
        </m:r>
      </m:oMath>
      <w:r w:rsidR="000E0357" w:rsidRPr="002A32A3">
        <w:rPr>
          <w:rFonts w:ascii="宋体" w:eastAsia="宋体" w:hAnsi="宋体" w:hint="eastAsia"/>
          <w:sz w:val="24"/>
          <w:szCs w:val="24"/>
        </w:rPr>
        <w:t>）</w:t>
      </w:r>
      <w:r w:rsidR="00344BED">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38455F" w:rsidRPr="002A32A3" w:rsidRDefault="0038455F" w:rsidP="002A32A3">
      <w:pPr>
        <w:spacing w:before="100" w:beforeAutospacing="1" w:after="100" w:afterAutospacing="1" w:line="288" w:lineRule="auto"/>
        <w:ind w:firstLineChars="200" w:firstLine="482"/>
        <w:outlineLvl w:val="2"/>
        <w:rPr>
          <w:rFonts w:ascii="黑体" w:eastAsia="黑体" w:hAnsi="黑体"/>
          <w:b/>
          <w:sz w:val="24"/>
          <w:szCs w:val="24"/>
        </w:rPr>
      </w:pPr>
      <w:r w:rsidRPr="002A32A3">
        <w:rPr>
          <w:rFonts w:ascii="黑体" w:eastAsia="黑体" w:hAnsi="黑体" w:hint="eastAsia"/>
          <w:b/>
          <w:sz w:val="24"/>
          <w:szCs w:val="24"/>
        </w:rPr>
        <w:t>2</w:t>
      </w:r>
      <w:r w:rsidRPr="002A32A3">
        <w:rPr>
          <w:rFonts w:ascii="黑体" w:eastAsia="黑体" w:hAnsi="黑体"/>
          <w:b/>
          <w:sz w:val="24"/>
          <w:szCs w:val="24"/>
        </w:rPr>
        <w:t xml:space="preserve">.2.3 </w:t>
      </w:r>
      <w:r w:rsidRPr="002A32A3">
        <w:rPr>
          <w:rFonts w:ascii="黑体" w:eastAsia="黑体" w:hAnsi="黑体" w:hint="eastAsia"/>
          <w:b/>
          <w:sz w:val="24"/>
          <w:szCs w:val="24"/>
        </w:rPr>
        <w:t>方面级隐因子学习</w:t>
      </w:r>
    </w:p>
    <w:p w:rsidR="0096292F" w:rsidRPr="002A32A3" w:rsidRDefault="009D6E23" w:rsidP="002A32A3">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已计算出不同方面级用户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物品相似性矩阵，接下来需要利用它们学习相应隐因子</w:t>
      </w:r>
      <w:r w:rsidR="0096292F" w:rsidRPr="002A32A3">
        <w:rPr>
          <w:rFonts w:ascii="宋体" w:eastAsia="宋体" w:hAnsi="宋体" w:hint="eastAsia"/>
          <w:sz w:val="24"/>
          <w:szCs w:val="24"/>
        </w:rPr>
        <w:t>，架构如图2</w:t>
      </w:r>
      <w:r w:rsidR="008257F1">
        <w:rPr>
          <w:rFonts w:ascii="宋体" w:eastAsia="宋体" w:hAnsi="宋体"/>
          <w:sz w:val="24"/>
          <w:szCs w:val="24"/>
        </w:rPr>
        <w:t>-4</w:t>
      </w:r>
      <w:r w:rsidR="0096292F" w:rsidRPr="002A32A3">
        <w:rPr>
          <w:rFonts w:ascii="宋体" w:eastAsia="宋体" w:hAnsi="宋体" w:hint="eastAsia"/>
          <w:sz w:val="24"/>
          <w:szCs w:val="24"/>
        </w:rPr>
        <w:t>所示</w:t>
      </w:r>
      <w:r w:rsidR="008257F1">
        <w:rPr>
          <w:rFonts w:ascii="宋体" w:eastAsia="宋体" w:hAnsi="宋体" w:hint="eastAsia"/>
          <w:sz w:val="24"/>
          <w:szCs w:val="24"/>
        </w:rPr>
        <w:t>：</w:t>
      </w:r>
    </w:p>
    <w:p w:rsidR="0096292F" w:rsidRDefault="00FC507D" w:rsidP="00FC507D">
      <w:pPr>
        <w:jc w:val="center"/>
      </w:pPr>
      <w:r w:rsidRPr="00FC507D">
        <w:drawing>
          <wp:inline distT="0" distB="0" distL="0" distR="0" wp14:anchorId="4FBE8636" wp14:editId="3B7D88FA">
            <wp:extent cx="4814968" cy="2687781"/>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9445" cy="2707026"/>
                    </a:xfrm>
                    <a:prstGeom prst="rect">
                      <a:avLst/>
                    </a:prstGeom>
                  </pic:spPr>
                </pic:pic>
              </a:graphicData>
            </a:graphic>
          </wp:inline>
        </w:drawing>
      </w:r>
    </w:p>
    <w:p w:rsidR="00FC507D" w:rsidRPr="0054489A" w:rsidRDefault="00FC507D" w:rsidP="00FC507D">
      <w:pPr>
        <w:jc w:val="center"/>
        <w:rPr>
          <w:rFonts w:ascii="Kaiti SC" w:eastAsia="Kaiti SC" w:hAnsi="Kaiti SC" w:hint="eastAsia"/>
        </w:rPr>
      </w:pPr>
      <w:r w:rsidRPr="0054489A">
        <w:rPr>
          <w:rFonts w:ascii="Kaiti SC" w:eastAsia="Kaiti SC" w:hAnsi="Kaiti SC" w:hint="eastAsia"/>
        </w:rPr>
        <w:t>图</w:t>
      </w:r>
      <w:r w:rsidR="0054489A">
        <w:rPr>
          <w:rFonts w:ascii="Kaiti SC" w:eastAsia="Kaiti SC" w:hAnsi="Kaiti SC" w:hint="eastAsia"/>
        </w:rPr>
        <w:t>2</w:t>
      </w:r>
      <w:r w:rsidR="0054489A">
        <w:rPr>
          <w:rFonts w:ascii="Kaiti SC" w:eastAsia="Kaiti SC" w:hAnsi="Kaiti SC"/>
        </w:rPr>
        <w:t>-4</w:t>
      </w:r>
      <w:r w:rsidRPr="0054489A">
        <w:rPr>
          <w:rFonts w:ascii="Kaiti SC" w:eastAsia="Kaiti SC" w:hAnsi="Kaiti SC" w:hint="eastAsia"/>
        </w:rPr>
        <w:t xml:space="preserve"> NeuACF中的深度神经网络架构</w:t>
      </w:r>
    </w:p>
    <w:p w:rsidR="0038455F" w:rsidRPr="00F03E9E" w:rsidRDefault="009D6E23" w:rsidP="00F03E9E">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w:t>
      </w:r>
      <w:r w:rsidR="00177FC0" w:rsidRPr="00F03E9E">
        <w:rPr>
          <w:rFonts w:ascii="宋体" w:eastAsia="宋体" w:hAnsi="宋体" w:hint="eastAsia"/>
          <w:sz w:val="24"/>
          <w:szCs w:val="24"/>
        </w:rPr>
        <w:t>地，以方面级</w:t>
      </w:r>
      <w:r w:rsidRPr="00F03E9E">
        <w:rPr>
          <w:rFonts w:ascii="宋体" w:eastAsia="宋体" w:hAnsi="宋体" w:hint="eastAsia"/>
          <w:sz w:val="24"/>
          <w:szCs w:val="24"/>
        </w:rPr>
        <w:t>相似性矩阵作为多层感知器（</w:t>
      </w:r>
      <w:r w:rsidR="00177FC0" w:rsidRPr="00F03E9E">
        <w:rPr>
          <w:rFonts w:ascii="宋体" w:eastAsia="宋体" w:hAnsi="宋体"/>
          <w:sz w:val="24"/>
          <w:szCs w:val="24"/>
        </w:rPr>
        <w:t>Multi-Layer Perceptron</w:t>
      </w:r>
      <w:r w:rsidR="00306ADB" w:rsidRPr="00F03E9E">
        <w:rPr>
          <w:rFonts w:ascii="宋体" w:eastAsia="宋体" w:hAnsi="宋体" w:hint="eastAsia"/>
          <w:sz w:val="24"/>
          <w:szCs w:val="24"/>
        </w:rPr>
        <w:t>，MLP</w:t>
      </w:r>
      <w:r w:rsidRPr="00F03E9E">
        <w:rPr>
          <w:rFonts w:ascii="宋体" w:eastAsia="宋体" w:hAnsi="宋体" w:hint="eastAsia"/>
          <w:sz w:val="24"/>
          <w:szCs w:val="24"/>
        </w:rPr>
        <w:t>）的</w:t>
      </w:r>
      <w:r w:rsidRPr="00F03E9E">
        <w:rPr>
          <w:rFonts w:ascii="宋体" w:eastAsia="宋体" w:hAnsi="宋体" w:hint="eastAsia"/>
          <w:sz w:val="24"/>
          <w:szCs w:val="24"/>
        </w:rPr>
        <w:lastRenderedPageBreak/>
        <w:t>输入</w:t>
      </w:r>
      <w:r w:rsidR="00DC7B9C">
        <w:rPr>
          <w:rFonts w:ascii="宋体" w:eastAsia="宋体" w:hAnsi="宋体" w:hint="eastAsia"/>
          <w:sz w:val="24"/>
          <w:szCs w:val="24"/>
        </w:rPr>
        <w:t>。相应地，</w:t>
      </w:r>
      <w:r w:rsidRPr="00F03E9E">
        <w:rPr>
          <w:rFonts w:ascii="宋体" w:eastAsia="宋体" w:hAnsi="宋体" w:hint="eastAsia"/>
          <w:sz w:val="24"/>
          <w:szCs w:val="24"/>
        </w:rPr>
        <w:t>方面级</w:t>
      </w:r>
      <w:r w:rsidR="00177FC0" w:rsidRPr="00F03E9E">
        <w:rPr>
          <w:rFonts w:ascii="宋体" w:eastAsia="宋体" w:hAnsi="宋体" w:hint="eastAsia"/>
          <w:sz w:val="24"/>
          <w:szCs w:val="24"/>
        </w:rPr>
        <w:t>隐因子</w:t>
      </w:r>
      <w:r w:rsidRPr="00F03E9E">
        <w:rPr>
          <w:rFonts w:ascii="宋体" w:eastAsia="宋体" w:hAnsi="宋体" w:hint="eastAsia"/>
          <w:sz w:val="24"/>
          <w:szCs w:val="24"/>
        </w:rPr>
        <w:t>为</w:t>
      </w:r>
      <w:r w:rsidR="00177FC0" w:rsidRPr="00F03E9E">
        <w:rPr>
          <w:rFonts w:ascii="宋体" w:eastAsia="宋体" w:hAnsi="宋体" w:hint="eastAsia"/>
          <w:sz w:val="24"/>
          <w:szCs w:val="24"/>
        </w:rPr>
        <w:t>其</w:t>
      </w:r>
      <w:r w:rsidRPr="00F03E9E">
        <w:rPr>
          <w:rFonts w:ascii="宋体" w:eastAsia="宋体" w:hAnsi="宋体" w:hint="eastAsia"/>
          <w:sz w:val="24"/>
          <w:szCs w:val="24"/>
        </w:rPr>
        <w:t>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w:t>
      </w:r>
      <w:r w:rsidR="00DB3B02" w:rsidRPr="00F03E9E">
        <w:rPr>
          <w:rFonts w:ascii="宋体" w:eastAsia="宋体" w:hAnsi="宋体" w:hint="eastAsia"/>
          <w:sz w:val="24"/>
          <w:szCs w:val="24"/>
        </w:rPr>
        <w:t>相似性</w:t>
      </w:r>
      <w:r w:rsidRPr="00F03E9E">
        <w:rPr>
          <w:rFonts w:ascii="宋体" w:eastAsia="宋体" w:hAnsi="宋体" w:hint="eastAsia"/>
          <w:sz w:val="24"/>
          <w:szCs w:val="24"/>
        </w:rPr>
        <w:t>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w:t>
      </w:r>
      <w:r w:rsidR="00531606" w:rsidRPr="00F03E9E">
        <w:rPr>
          <w:rFonts w:ascii="宋体" w:eastAsia="宋体" w:hAnsi="宋体" w:hint="eastAsia"/>
          <w:sz w:val="24"/>
          <w:szCs w:val="24"/>
        </w:rPr>
        <w:t>，用户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00531606"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00531606"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w:t>
      </w:r>
      <w:r w:rsidR="00531606" w:rsidRPr="00F03E9E">
        <w:rPr>
          <w:rFonts w:ascii="宋体" w:eastAsia="宋体" w:hAnsi="宋体" w:hint="eastAsia"/>
          <w:sz w:val="24"/>
          <w:szCs w:val="24"/>
        </w:rPr>
        <w:t>表示</w:t>
      </w:r>
      <w:r w:rsidRPr="00F03E9E">
        <w:rPr>
          <w:rFonts w:ascii="宋体" w:eastAsia="宋体" w:hAnsi="宋体" w:hint="eastAsia"/>
          <w:sz w:val="24"/>
          <w:szCs w:val="24"/>
        </w:rPr>
        <w:t>，</w:t>
      </w:r>
      <w:r w:rsidR="00531606" w:rsidRPr="00F03E9E">
        <w:rPr>
          <w:rFonts w:ascii="宋体" w:eastAsia="宋体" w:hAnsi="宋体" w:hint="eastAsia"/>
          <w:sz w:val="24"/>
          <w:szCs w:val="24"/>
        </w:rPr>
        <w:t>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w:t>
      </w:r>
      <w:r w:rsidR="00531606" w:rsidRPr="00F03E9E">
        <w:rPr>
          <w:rFonts w:ascii="宋体" w:eastAsia="宋体" w:hAnsi="宋体" w:hint="eastAsia"/>
          <w:sz w:val="24"/>
          <w:szCs w:val="24"/>
        </w:rPr>
        <w:t>所有</w:t>
      </w:r>
      <w:r w:rsidRPr="00F03E9E">
        <w:rPr>
          <w:rFonts w:ascii="宋体" w:eastAsia="宋体" w:hAnsi="宋体" w:hint="eastAsia"/>
          <w:sz w:val="24"/>
          <w:szCs w:val="24"/>
        </w:rPr>
        <w:t>其他用户的相似性。</w:t>
      </w:r>
      <w:r w:rsidR="00DC7B9C">
        <w:rPr>
          <w:rFonts w:ascii="宋体" w:eastAsia="宋体" w:hAnsi="宋体" w:hint="eastAsia"/>
          <w:sz w:val="24"/>
          <w:szCs w:val="24"/>
        </w:rPr>
        <w:t>其中</w:t>
      </w:r>
      <w:r w:rsidR="00306ADB"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00306ADB" w:rsidRPr="00F03E9E">
        <w:rPr>
          <w:rFonts w:ascii="宋体" w:eastAsia="宋体" w:hAnsi="宋体" w:hint="eastAsia"/>
          <w:sz w:val="24"/>
          <w:szCs w:val="24"/>
        </w:rPr>
        <w:t>是</w:t>
      </w:r>
      <w:r w:rsidRPr="00F03E9E">
        <w:rPr>
          <w:rFonts w:ascii="宋体" w:eastAsia="宋体" w:hAnsi="宋体" w:hint="eastAsia"/>
          <w:sz w:val="24"/>
          <w:szCs w:val="24"/>
        </w:rPr>
        <w:t>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w:t>
      </w:r>
      <w:r w:rsidR="00704CC5" w:rsidRPr="00F03E9E">
        <w:rPr>
          <w:rFonts w:ascii="宋体" w:eastAsia="宋体" w:hAnsi="宋体" w:hint="eastAsia"/>
          <w:sz w:val="24"/>
          <w:szCs w:val="24"/>
        </w:rPr>
        <w:t>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r w:rsidR="00DC7B9C">
        <w:rPr>
          <w:rFonts w:ascii="宋体" w:eastAsia="宋体" w:hAnsi="宋体" w:hint="eastAsia"/>
          <w:sz w:val="24"/>
          <w:szCs w:val="24"/>
        </w:rPr>
        <w:t>方面</w:t>
      </w:r>
      <w:r w:rsidRPr="00F03E9E">
        <w:rPr>
          <w:rFonts w:ascii="宋体" w:eastAsia="宋体" w:hAnsi="宋体" w:hint="eastAsia"/>
          <w:sz w:val="24"/>
          <w:szCs w:val="24"/>
        </w:rPr>
        <w:t>级</w:t>
      </w:r>
      <w:r w:rsidR="00704CC5" w:rsidRPr="00F03E9E">
        <w:rPr>
          <w:rFonts w:ascii="宋体" w:eastAsia="宋体" w:hAnsi="宋体" w:hint="eastAsia"/>
          <w:sz w:val="24"/>
          <w:szCs w:val="24"/>
        </w:rPr>
        <w:t>隐因子</w:t>
      </w:r>
      <w:r w:rsidRPr="00F03E9E">
        <w:rPr>
          <w:rFonts w:ascii="宋体" w:eastAsia="宋体" w:hAnsi="宋体" w:hint="eastAsia"/>
          <w:sz w:val="24"/>
          <w:szCs w:val="24"/>
        </w:rPr>
        <w:t>。在MLP的每层中，输入向量被</w:t>
      </w:r>
      <w:r w:rsidR="00704CC5" w:rsidRPr="00F03E9E">
        <w:rPr>
          <w:rFonts w:ascii="宋体" w:eastAsia="宋体" w:hAnsi="宋体" w:hint="eastAsia"/>
          <w:sz w:val="24"/>
          <w:szCs w:val="24"/>
        </w:rPr>
        <w:t>投影为</w:t>
      </w:r>
      <w:r w:rsidRPr="00F03E9E">
        <w:rPr>
          <w:rFonts w:ascii="宋体" w:eastAsia="宋体" w:hAnsi="宋体" w:hint="eastAsia"/>
          <w:sz w:val="24"/>
          <w:szCs w:val="24"/>
        </w:rPr>
        <w:t>新空间中的一个向量。</w:t>
      </w:r>
      <w:r w:rsidR="002861B6">
        <w:rPr>
          <w:rFonts w:ascii="宋体" w:eastAsia="宋体" w:hAnsi="宋体" w:hint="eastAsia"/>
          <w:sz w:val="24"/>
          <w:szCs w:val="24"/>
        </w:rPr>
        <w:t>形式化如下</w:t>
      </w:r>
      <w:r w:rsidRPr="00F03E9E">
        <w:rPr>
          <w:rFonts w:ascii="宋体" w:eastAsia="宋体" w:hAnsi="宋体" w:hint="eastAsia"/>
          <w:sz w:val="24"/>
          <w:szCs w:val="24"/>
        </w:rPr>
        <w:t>，给定初始输入</w:t>
      </w:r>
      <w:r w:rsidR="00351773" w:rsidRPr="00F03E9E">
        <w:rPr>
          <w:rFonts w:ascii="宋体" w:eastAsia="宋体" w:hAnsi="宋体" w:hint="eastAsia"/>
          <w:sz w:val="24"/>
          <w:szCs w:val="24"/>
        </w:rPr>
        <w:t>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00351773" w:rsidRPr="00F03E9E">
        <w:rPr>
          <w:rFonts w:ascii="宋体" w:eastAsia="宋体" w:hAnsi="宋体" w:hint="eastAsia"/>
          <w:sz w:val="24"/>
          <w:szCs w:val="24"/>
        </w:rPr>
        <w:t>代表</w:t>
      </w:r>
      <w:r w:rsidRPr="00F03E9E">
        <w:rPr>
          <w:rFonts w:ascii="宋体" w:eastAsia="宋体" w:hAnsi="宋体" w:hint="eastAsia"/>
          <w:sz w:val="24"/>
          <w:szCs w:val="24"/>
        </w:rPr>
        <w:t>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层，可以通过以下多层映射来学习最终的方面级</w:t>
      </w:r>
      <w:r w:rsidR="00CB3B96" w:rsidRPr="00F03E9E">
        <w:rPr>
          <w:rFonts w:ascii="宋体" w:eastAsia="宋体" w:hAnsi="宋体" w:hint="eastAsia"/>
          <w:sz w:val="24"/>
          <w:szCs w:val="24"/>
        </w:rPr>
        <w:t>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00455BEB" w:rsidRPr="00F03E9E">
        <w:rPr>
          <w:rFonts w:ascii="宋体" w:eastAsia="宋体" w:hAnsi="宋体" w:hint="eastAsia"/>
          <w:sz w:val="24"/>
          <w:szCs w:val="24"/>
        </w:rPr>
        <w:t>：</w:t>
      </w:r>
    </w:p>
    <w:p w:rsidR="009F06A7" w:rsidRPr="002861B6" w:rsidRDefault="009F06A7" w:rsidP="002861B6">
      <w:pPr>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w:br/>
          </m:r>
        </m:oMath>
        <m:oMath>
          <m:r>
            <m:rPr>
              <m:sty m:val="p"/>
            </m:rPr>
            <w:rPr>
              <w:rFonts w:ascii="Cambria Math" w:hAnsi="Cambria Math"/>
            </w:rPr>
            <m:t>…</m:t>
          </m:r>
          <m: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w:br/>
          </m:r>
        </m:oMath>
        <m:oMath>
          <m:r>
            <m:rPr>
              <m:sty m:val="p"/>
            </m:rPr>
            <w:rPr>
              <w:rFonts w:ascii="Cambria Math" w:hAnsi="Cambria Math"/>
            </w:rPr>
            <m:t>…</m:t>
          </m:r>
          <m: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A86479" w:rsidRPr="00F03E9E" w:rsidRDefault="00A86479" w:rsidP="00B2148F">
      <w:pPr>
        <w:spacing w:line="288" w:lineRule="auto"/>
        <w:rPr>
          <w:rFonts w:ascii="宋体" w:eastAsia="宋体" w:hAnsi="宋体"/>
          <w:sz w:val="24"/>
          <w:szCs w:val="24"/>
        </w:rPr>
      </w:pPr>
      <w:r w:rsidRPr="00F03E9E">
        <w:rPr>
          <w:rFonts w:ascii="宋体" w:eastAsia="宋体" w:hAnsi="宋体" w:hint="eastAsia"/>
          <w:sz w:val="24"/>
          <w:szCs w:val="24"/>
        </w:rPr>
        <w:t>其中</w:t>
      </w:r>
      <w:r w:rsidR="00B2148F">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sidR="00312FAB">
        <w:rPr>
          <w:rFonts w:ascii="宋体" w:eastAsia="宋体" w:hAnsi="宋体" w:hint="eastAsia"/>
          <w:sz w:val="24"/>
          <w:szCs w:val="24"/>
        </w:rPr>
        <w:t>2</w:t>
      </w:r>
      <w:r w:rsidR="00312FAB">
        <w:rPr>
          <w:rFonts w:ascii="宋体" w:eastAsia="宋体" w:hAnsi="宋体"/>
          <w:sz w:val="24"/>
          <w:szCs w:val="24"/>
        </w:rPr>
        <w:t>-4</w:t>
      </w:r>
      <w:r w:rsidRPr="00F03E9E">
        <w:rPr>
          <w:rFonts w:ascii="宋体" w:eastAsia="宋体" w:hAnsi="宋体" w:hint="eastAsia"/>
          <w:sz w:val="24"/>
          <w:szCs w:val="24"/>
        </w:rPr>
        <w:t>中的架构可以看出，对于用户和物品的每个方面级相似性矩阵，均存在相应的MLP学习该方面级隐因子。</w:t>
      </w:r>
    </w:p>
    <w:p w:rsidR="007E6BCE" w:rsidRPr="00524EB4" w:rsidRDefault="007E6BCE" w:rsidP="00524EB4">
      <w:pPr>
        <w:spacing w:before="100" w:beforeAutospacing="1" w:after="100" w:afterAutospacing="1" w:line="288" w:lineRule="auto"/>
        <w:ind w:firstLineChars="200" w:firstLine="482"/>
        <w:outlineLvl w:val="2"/>
        <w:rPr>
          <w:rFonts w:ascii="黑体" w:eastAsia="黑体" w:hAnsi="黑体"/>
          <w:b/>
          <w:sz w:val="24"/>
          <w:szCs w:val="24"/>
        </w:rPr>
      </w:pPr>
      <w:r w:rsidRPr="00524EB4">
        <w:rPr>
          <w:rFonts w:ascii="黑体" w:eastAsia="黑体" w:hAnsi="黑体"/>
          <w:b/>
          <w:sz w:val="24"/>
          <w:szCs w:val="24"/>
        </w:rPr>
        <w:t xml:space="preserve">2.2.4 </w:t>
      </w:r>
      <w:r w:rsidRPr="00524EB4">
        <w:rPr>
          <w:rFonts w:ascii="黑体" w:eastAsia="黑体" w:hAnsi="黑体" w:hint="eastAsia"/>
          <w:b/>
          <w:sz w:val="24"/>
          <w:szCs w:val="24"/>
        </w:rPr>
        <w:t>基于注意力机制的方面级隐因子融合</w:t>
      </w:r>
    </w:p>
    <w:p w:rsidR="007E6BCE" w:rsidRPr="00524EB4" w:rsidRDefault="007E6BCE" w:rsidP="00524EB4">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sidR="00312FAB">
        <w:rPr>
          <w:rFonts w:ascii="宋体" w:eastAsia="宋体" w:hAnsi="宋体" w:hint="eastAsia"/>
          <w:sz w:val="24"/>
          <w:szCs w:val="24"/>
        </w:rPr>
        <w:t>获得</w:t>
      </w:r>
      <w:r w:rsidRPr="00524EB4">
        <w:rPr>
          <w:rFonts w:ascii="宋体" w:eastAsia="宋体" w:hAnsi="宋体" w:hint="eastAsia"/>
          <w:sz w:val="24"/>
          <w:szCs w:val="24"/>
        </w:rPr>
        <w:t>用户和物品的方面级隐因子后，接下来需要将它们融合形成最终的</w:t>
      </w:r>
      <w:r w:rsidR="00BB27D7">
        <w:rPr>
          <w:rFonts w:ascii="宋体" w:eastAsia="宋体" w:hAnsi="宋体" w:hint="eastAsia"/>
          <w:sz w:val="24"/>
          <w:szCs w:val="24"/>
        </w:rPr>
        <w:t>表示</w:t>
      </w:r>
      <w:r w:rsidR="0019690A" w:rsidRPr="00524EB4">
        <w:rPr>
          <w:rFonts w:ascii="宋体" w:eastAsia="宋体" w:hAnsi="宋体" w:hint="eastAsia"/>
          <w:sz w:val="24"/>
          <w:szCs w:val="24"/>
        </w:rPr>
        <w:t>。比较简单的方法是直接拼接所有方面级隐因子</w:t>
      </w:r>
      <w:r w:rsidR="00BB27D7">
        <w:rPr>
          <w:rFonts w:ascii="宋体" w:eastAsia="宋体" w:hAnsi="宋体" w:hint="eastAsia"/>
          <w:sz w:val="24"/>
          <w:szCs w:val="24"/>
        </w:rPr>
        <w:t>，或者</w:t>
      </w:r>
      <w:r w:rsidR="0019690A" w:rsidRPr="00524EB4">
        <w:rPr>
          <w:rFonts w:ascii="宋体" w:eastAsia="宋体" w:hAnsi="宋体" w:hint="eastAsia"/>
          <w:sz w:val="24"/>
          <w:szCs w:val="24"/>
        </w:rPr>
        <w:t>平均所有方面级隐因子</w:t>
      </w:r>
      <w:r w:rsidR="00BB27D7">
        <w:rPr>
          <w:rFonts w:ascii="宋体" w:eastAsia="宋体" w:hAnsi="宋体" w:hint="eastAsia"/>
          <w:sz w:val="24"/>
          <w:szCs w:val="24"/>
        </w:rPr>
        <w:t>。</w:t>
      </w:r>
      <w:r w:rsidR="0019690A" w:rsidRPr="00524EB4">
        <w:rPr>
          <w:rFonts w:ascii="宋体" w:eastAsia="宋体" w:hAnsi="宋体" w:hint="eastAsia"/>
          <w:sz w:val="24"/>
          <w:szCs w:val="24"/>
        </w:rPr>
        <w:t>但是</w:t>
      </w:r>
      <w:r w:rsidR="00BB27D7">
        <w:rPr>
          <w:rFonts w:ascii="宋体" w:eastAsia="宋体" w:hAnsi="宋体" w:hint="eastAsia"/>
          <w:sz w:val="24"/>
          <w:szCs w:val="24"/>
        </w:rPr>
        <w:t>，</w:t>
      </w:r>
      <w:r w:rsidR="0019690A" w:rsidRPr="00524EB4">
        <w:rPr>
          <w:rFonts w:ascii="宋体" w:eastAsia="宋体" w:hAnsi="宋体" w:hint="eastAsia"/>
          <w:sz w:val="24"/>
          <w:szCs w:val="24"/>
        </w:rPr>
        <w:t>这两种方法都没有区分不同方面的重要性。这</w:t>
      </w:r>
      <w:r w:rsidR="00FE180D">
        <w:rPr>
          <w:rFonts w:ascii="宋体" w:eastAsia="宋体" w:hAnsi="宋体" w:hint="eastAsia"/>
          <w:sz w:val="24"/>
          <w:szCs w:val="24"/>
        </w:rPr>
        <w:t>显然</w:t>
      </w:r>
      <w:r w:rsidR="0019690A" w:rsidRPr="00524EB4">
        <w:rPr>
          <w:rFonts w:ascii="宋体" w:eastAsia="宋体" w:hAnsi="宋体" w:hint="eastAsia"/>
          <w:sz w:val="24"/>
          <w:szCs w:val="24"/>
        </w:rPr>
        <w:t>是不合理的，因为并非</w:t>
      </w:r>
      <w:r w:rsidR="00FE180D">
        <w:rPr>
          <w:rFonts w:ascii="宋体" w:eastAsia="宋体" w:hAnsi="宋体" w:hint="eastAsia"/>
          <w:sz w:val="24"/>
          <w:szCs w:val="24"/>
        </w:rPr>
        <w:t>所有</w:t>
      </w:r>
      <w:r w:rsidR="0019690A" w:rsidRPr="00524EB4">
        <w:rPr>
          <w:rFonts w:ascii="宋体" w:eastAsia="宋体" w:hAnsi="宋体" w:hint="eastAsia"/>
          <w:sz w:val="24"/>
          <w:szCs w:val="24"/>
        </w:rPr>
        <w:t>方面对于推荐都是有意义的。因此，考虑利用先进的注意力机制融合方面级隐因子。</w:t>
      </w:r>
    </w:p>
    <w:p w:rsidR="002E17C3" w:rsidRPr="00524EB4" w:rsidRDefault="0019690A" w:rsidP="00524EB4">
      <w:pPr>
        <w:spacing w:line="288" w:lineRule="auto"/>
        <w:ind w:firstLineChars="200" w:firstLine="480"/>
        <w:rPr>
          <w:rFonts w:ascii="宋体" w:eastAsia="宋体" w:hAnsi="宋体" w:hint="eastAsia"/>
          <w:sz w:val="24"/>
          <w:szCs w:val="24"/>
        </w:rPr>
      </w:pPr>
      <w:r w:rsidRPr="00524EB4">
        <w:rPr>
          <w:rFonts w:ascii="宋体" w:eastAsia="宋体" w:hAnsi="宋体" w:hint="eastAsia"/>
          <w:sz w:val="24"/>
          <w:szCs w:val="24"/>
        </w:rPr>
        <w:t>注意力机制在多种机器学习任务中都表现出了优越的特性，如机器翻译</w:t>
      </w:r>
      <w:r w:rsidR="000E4702" w:rsidRPr="00FE180D">
        <w:rPr>
          <w:rFonts w:ascii="宋体" w:eastAsia="宋体" w:hAnsi="宋体"/>
          <w:sz w:val="24"/>
          <w:szCs w:val="24"/>
          <w:vertAlign w:val="superscript"/>
        </w:rPr>
        <w:t>[21]</w:t>
      </w:r>
      <w:r w:rsidR="002E17C3" w:rsidRPr="00524EB4">
        <w:rPr>
          <w:rFonts w:ascii="宋体" w:eastAsia="宋体" w:hAnsi="宋体" w:hint="eastAsia"/>
          <w:sz w:val="24"/>
          <w:szCs w:val="24"/>
        </w:rPr>
        <w:t>。基于注意力机制</w:t>
      </w:r>
      <w:r w:rsidR="00D27236">
        <w:rPr>
          <w:rFonts w:ascii="宋体" w:eastAsia="宋体" w:hAnsi="宋体" w:hint="eastAsia"/>
          <w:sz w:val="24"/>
          <w:szCs w:val="24"/>
        </w:rPr>
        <w:t>，</w:t>
      </w:r>
      <w:r w:rsidR="002E17C3" w:rsidRPr="00524EB4">
        <w:rPr>
          <w:rFonts w:ascii="宋体" w:eastAsia="宋体" w:hAnsi="宋体" w:hint="eastAsia"/>
          <w:sz w:val="24"/>
          <w:szCs w:val="24"/>
        </w:rPr>
        <w:t>可以为所有方面级隐因子分配合适的权重：较高（较低）权重反映相应方面对于推荐是信息量充足（信息量匮乏）的。具体地，利用用户的品牌方面隐因子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002E17C3" w:rsidRPr="00524EB4">
        <w:rPr>
          <w:rFonts w:ascii="宋体" w:eastAsia="宋体" w:hAnsi="宋体" w:hint="eastAsia"/>
          <w:sz w:val="24"/>
          <w:szCs w:val="24"/>
        </w:rPr>
        <w:t>，</w:t>
      </w:r>
      <w:r w:rsidR="00D27236">
        <w:rPr>
          <w:rFonts w:ascii="宋体" w:eastAsia="宋体" w:hAnsi="宋体" w:hint="eastAsia"/>
          <w:sz w:val="24"/>
          <w:szCs w:val="24"/>
        </w:rPr>
        <w:t>通过</w:t>
      </w:r>
      <w:r w:rsidR="002E17C3" w:rsidRPr="00524EB4">
        <w:rPr>
          <w:rFonts w:ascii="宋体" w:eastAsia="宋体" w:hAnsi="宋体" w:hint="eastAsia"/>
          <w:sz w:val="24"/>
          <w:szCs w:val="24"/>
        </w:rPr>
        <w:t>双层注意力网络计算相应权重：</w:t>
      </w:r>
    </w:p>
    <w:p w:rsidR="009F06A7" w:rsidRPr="00AD1F34" w:rsidRDefault="003B1E11" w:rsidP="009F06A7">
      <w:pPr>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r>
            <w:rPr>
              <w:rFonts w:ascii="Cambria Math" w:hAnsi="Cambria Math"/>
            </w:rPr>
            <m:t>=</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AD1F34" w:rsidRPr="00491B5A" w:rsidRDefault="00AD1F34" w:rsidP="009E236C">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AD1F34" w:rsidRPr="00491B5A" w:rsidRDefault="00495610" w:rsidP="00491B5A">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r w:rsidR="00AD1F34" w:rsidRPr="00491B5A">
        <w:rPr>
          <w:rFonts w:ascii="宋体" w:eastAsia="宋体" w:hAnsi="宋体" w:hint="eastAsia"/>
          <w:sz w:val="24"/>
          <w:szCs w:val="24"/>
        </w:rPr>
        <w:t>Softmax函数归一化</w:t>
      </w:r>
      <w:r w:rsidR="009E236C">
        <w:rPr>
          <w:rFonts w:ascii="宋体" w:eastAsia="宋体" w:hAnsi="宋体" w:hint="eastAsia"/>
          <w:sz w:val="24"/>
          <w:szCs w:val="24"/>
        </w:rPr>
        <w:t>，从而</w:t>
      </w:r>
      <w:r w:rsidR="00AD1F34" w:rsidRPr="00491B5A">
        <w:rPr>
          <w:rFonts w:ascii="宋体" w:eastAsia="宋体" w:hAnsi="宋体" w:hint="eastAsia"/>
          <w:sz w:val="24"/>
          <w:szCs w:val="24"/>
        </w:rPr>
        <w:t>获得</w:t>
      </w:r>
      <w:r w:rsidR="009E236C">
        <w:rPr>
          <w:rFonts w:ascii="宋体" w:eastAsia="宋体" w:hAnsi="宋体" w:hint="eastAsia"/>
          <w:sz w:val="24"/>
          <w:szCs w:val="24"/>
        </w:rPr>
        <w:t>各</w:t>
      </w:r>
      <w:r w:rsidR="00AD1F34" w:rsidRPr="00491B5A">
        <w:rPr>
          <w:rFonts w:ascii="宋体" w:eastAsia="宋体" w:hAnsi="宋体" w:hint="eastAsia"/>
          <w:sz w:val="24"/>
          <w:szCs w:val="24"/>
        </w:rPr>
        <w:t>方面级</w:t>
      </w:r>
      <w:r w:rsidRPr="00491B5A">
        <w:rPr>
          <w:rFonts w:ascii="宋体" w:eastAsia="宋体" w:hAnsi="宋体" w:hint="eastAsia"/>
          <w:sz w:val="24"/>
          <w:szCs w:val="24"/>
        </w:rPr>
        <w:t>隐因子</w:t>
      </w:r>
      <w:r w:rsidR="00AD1F34" w:rsidRPr="00491B5A">
        <w:rPr>
          <w:rFonts w:ascii="宋体" w:eastAsia="宋体" w:hAnsi="宋体" w:hint="eastAsia"/>
          <w:sz w:val="24"/>
          <w:szCs w:val="24"/>
        </w:rPr>
        <w:t>的最终权重，</w:t>
      </w:r>
      <w:r w:rsidRPr="00491B5A">
        <w:rPr>
          <w:rFonts w:ascii="宋体" w:eastAsia="宋体" w:hAnsi="宋体" w:hint="eastAsia"/>
          <w:sz w:val="24"/>
          <w:szCs w:val="24"/>
        </w:rPr>
        <w:t>即</w:t>
      </w:r>
      <w:r w:rsidR="00AD1F34" w:rsidRPr="00491B5A">
        <w:rPr>
          <w:rFonts w:ascii="宋体" w:eastAsia="宋体" w:hAnsi="宋体" w:hint="eastAsia"/>
          <w:sz w:val="24"/>
          <w:szCs w:val="24"/>
        </w:rPr>
        <w:t>方面</w:t>
      </w:r>
      <m:oMath>
        <m:r>
          <m:rPr>
            <m:sty m:val="p"/>
          </m:rPr>
          <w:rPr>
            <w:rFonts w:ascii="Cambria Math" w:eastAsia="宋体" w:hAnsi="Cambria Math" w:hint="eastAsia"/>
            <w:sz w:val="24"/>
            <w:szCs w:val="24"/>
          </w:rPr>
          <m:t>a</m:t>
        </m:r>
      </m:oMath>
      <w:r w:rsidR="00AD1F34"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00784F04" w:rsidRPr="00491B5A">
        <w:rPr>
          <w:rFonts w:ascii="宋体" w:eastAsia="宋体" w:hAnsi="宋体" w:hint="eastAsia"/>
          <w:sz w:val="24"/>
          <w:szCs w:val="24"/>
        </w:rPr>
        <w:t>最终</w:t>
      </w:r>
      <w:r w:rsidR="00D54D66">
        <w:rPr>
          <w:rFonts w:ascii="宋体" w:eastAsia="宋体" w:hAnsi="宋体" w:hint="eastAsia"/>
          <w:sz w:val="24"/>
          <w:szCs w:val="24"/>
        </w:rPr>
        <w:t>表示</w:t>
      </w:r>
      <w:r w:rsidR="00AD1F34" w:rsidRPr="00491B5A">
        <w:rPr>
          <w:rFonts w:ascii="宋体" w:eastAsia="宋体" w:hAnsi="宋体" w:hint="eastAsia"/>
          <w:sz w:val="24"/>
          <w:szCs w:val="24"/>
        </w:rPr>
        <w:t>的贡献</w:t>
      </w:r>
      <w:r w:rsidR="00784F04" w:rsidRPr="00491B5A">
        <w:rPr>
          <w:rFonts w:ascii="宋体" w:eastAsia="宋体" w:hAnsi="宋体" w:hint="eastAsia"/>
          <w:sz w:val="24"/>
          <w:szCs w:val="24"/>
        </w:rPr>
        <w:t>：</w:t>
      </w:r>
    </w:p>
    <w:p w:rsidR="007F7092" w:rsidRDefault="007F7092" w:rsidP="007F7092">
      <w:pPr>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Pr>
          <w:rFonts w:hint="eastAsia"/>
        </w:rPr>
        <w:t xml:space="preserve"> </w:t>
      </w:r>
    </w:p>
    <w:p w:rsidR="007F59BA" w:rsidRPr="00491B5A" w:rsidRDefault="007F59BA" w:rsidP="00D54D66">
      <w:pPr>
        <w:spacing w:line="288" w:lineRule="auto"/>
        <w:rPr>
          <w:rFonts w:ascii="宋体" w:eastAsia="宋体" w:hAnsi="宋体" w:hint="eastAsia"/>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7F59BA" w:rsidRPr="00491B5A" w:rsidRDefault="007F59BA" w:rsidP="00491B5A">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的所有方面级隐因子的权重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w:t>
      </w:r>
      <w:r w:rsidR="00650EA8" w:rsidRPr="00491B5A">
        <w:rPr>
          <w:rFonts w:ascii="宋体" w:eastAsia="宋体" w:hAnsi="宋体" w:hint="eastAsia"/>
          <w:sz w:val="24"/>
          <w:szCs w:val="24"/>
        </w:rPr>
        <w:t>最终</w:t>
      </w:r>
      <w:r w:rsidR="00150EE7">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00F60F1E" w:rsidRPr="00491B5A">
        <w:rPr>
          <w:rFonts w:ascii="宋体" w:eastAsia="宋体" w:hAnsi="宋体" w:hint="eastAsia"/>
          <w:sz w:val="24"/>
          <w:szCs w:val="24"/>
        </w:rPr>
        <w:t>：</w:t>
      </w:r>
    </w:p>
    <w:p w:rsidR="00325164" w:rsidRPr="00951A78" w:rsidRDefault="00325164" w:rsidP="00325164">
      <w:pPr>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951A78" w:rsidRPr="008F7696" w:rsidRDefault="00951A78" w:rsidP="008F7696">
      <w:pPr>
        <w:spacing w:before="100" w:beforeAutospacing="1" w:after="100" w:afterAutospacing="1" w:line="288" w:lineRule="auto"/>
        <w:ind w:firstLineChars="200" w:firstLine="482"/>
        <w:outlineLvl w:val="2"/>
        <w:rPr>
          <w:rFonts w:ascii="黑体" w:eastAsia="黑体" w:hAnsi="黑体"/>
          <w:b/>
          <w:sz w:val="24"/>
          <w:szCs w:val="24"/>
        </w:rPr>
      </w:pPr>
      <w:r w:rsidRPr="008F7696">
        <w:rPr>
          <w:rFonts w:ascii="黑体" w:eastAsia="黑体" w:hAnsi="黑体" w:hint="eastAsia"/>
          <w:b/>
          <w:sz w:val="24"/>
          <w:szCs w:val="24"/>
        </w:rPr>
        <w:t>2</w:t>
      </w:r>
      <w:r w:rsidRPr="008F7696">
        <w:rPr>
          <w:rFonts w:ascii="黑体" w:eastAsia="黑体" w:hAnsi="黑体"/>
          <w:b/>
          <w:sz w:val="24"/>
          <w:szCs w:val="24"/>
        </w:rPr>
        <w:t xml:space="preserve">.2.5 </w:t>
      </w:r>
      <w:r w:rsidR="007719AF" w:rsidRPr="008F7696">
        <w:rPr>
          <w:rFonts w:ascii="黑体" w:eastAsia="黑体" w:hAnsi="黑体" w:hint="eastAsia"/>
          <w:b/>
          <w:sz w:val="24"/>
          <w:szCs w:val="24"/>
        </w:rPr>
        <w:t>模型优化</w:t>
      </w:r>
    </w:p>
    <w:p w:rsidR="00CC5081" w:rsidRPr="008F7696" w:rsidRDefault="00122413" w:rsidP="008F7696">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122413" w:rsidRPr="009B09C9" w:rsidRDefault="00122413" w:rsidP="00122413">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m:t>
          </m:r>
          <m:r>
            <w:rPr>
              <w:rFonts w:ascii="Cambria Math" w:hAnsi="Cambria Math"/>
            </w:rPr>
            <m:t xml:space="preserve"> </m:t>
          </m:r>
          <m:r>
            <w:rPr>
              <w:rFonts w:ascii="Cambria Math" w:hAnsi="Cambria Math"/>
            </w:rPr>
            <m:t>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9B09C9" w:rsidRPr="008F7696" w:rsidRDefault="009B09C9" w:rsidP="006D5F14">
      <w:pPr>
        <w:spacing w:line="288" w:lineRule="auto"/>
        <w:rPr>
          <w:rFonts w:ascii="宋体" w:eastAsia="宋体" w:hAnsi="宋体"/>
          <w:sz w:val="24"/>
          <w:szCs w:val="24"/>
        </w:rPr>
      </w:pPr>
      <w:r w:rsidRPr="008F7696">
        <w:rPr>
          <w:rFonts w:ascii="宋体" w:eastAsia="宋体" w:hAnsi="宋体" w:hint="eastAsia"/>
          <w:sz w:val="24"/>
          <w:szCs w:val="24"/>
        </w:rPr>
        <w:t>其中</w:t>
      </w:r>
      <w:r w:rsidR="006A2BD1">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9B09C9" w:rsidRPr="008F7696" w:rsidRDefault="009B09C9" w:rsidP="008F7696">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r w:rsidR="00D2530D" w:rsidRPr="008F7696">
        <w:rPr>
          <w:rFonts w:ascii="宋体" w:eastAsia="宋体" w:hAnsi="宋体" w:hint="eastAsia"/>
          <w:sz w:val="24"/>
          <w:szCs w:val="24"/>
        </w:rPr>
        <w:t>：</w:t>
      </w:r>
    </w:p>
    <w:p w:rsidR="00D2530D" w:rsidRPr="009A118F" w:rsidRDefault="00D2530D" w:rsidP="00D2530D">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i, </m:t>
              </m:r>
              <m:r>
                <w:rPr>
                  <w:rFonts w:ascii="Cambria Math" w:hAnsi="Cambria Math"/>
                </w:rPr>
                <m:t>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(1</m:t>
              </m:r>
              <m:r>
                <w:rPr>
                  <w:rFonts w:ascii="Cambria Math" w:hAnsi="Cambria Math"/>
                </w:rPr>
                <m:t xml:space="preserve"> </m:t>
              </m:r>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9A118F" w:rsidRPr="008F7696" w:rsidRDefault="009A118F" w:rsidP="006D5F14">
      <w:pPr>
        <w:spacing w:line="288" w:lineRule="auto"/>
        <w:rPr>
          <w:rFonts w:ascii="宋体" w:eastAsia="宋体" w:hAnsi="宋体" w:hint="eastAsia"/>
          <w:sz w:val="24"/>
          <w:szCs w:val="24"/>
        </w:rPr>
      </w:pPr>
      <w:r w:rsidRPr="008F7696">
        <w:rPr>
          <w:rFonts w:ascii="宋体" w:eastAsia="宋体" w:hAnsi="宋体" w:hint="eastAsia"/>
          <w:sz w:val="24"/>
          <w:szCs w:val="24"/>
        </w:rPr>
        <w:t>其中</w:t>
      </w:r>
      <w:r w:rsidR="006D5F14">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9A118F" w:rsidRPr="008F7696" w:rsidRDefault="009A118F" w:rsidP="008F7696">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9A118F" w:rsidRPr="00F70C30" w:rsidRDefault="00F24D2F" w:rsidP="00F24D2F">
      <w:pPr>
        <w:jc w:val="center"/>
      </w:pPr>
      <m:oMathPara>
        <m:oMath>
          <m:r>
            <m:rPr>
              <m:sty m:val="p"/>
            </m:rPr>
            <w:rPr>
              <w:rFonts w:ascii="Cambria Math" w:hAnsi="Cambria Math"/>
            </w:rPr>
            <m:t>Loss</m:t>
          </m:r>
          <m:r>
            <m:rPr>
              <m:sty m:val="p"/>
            </m:rPr>
            <w:rPr>
              <w:rFonts w:ascii="Cambria Math" w:hAnsi="Cambria Math"/>
            </w:rPr>
            <m:t xml:space="preserve"> </m:t>
          </m:r>
          <m:r>
            <m:rPr>
              <m:sty m:val="p"/>
            </m:rP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i, </m:t>
              </m:r>
              <m:r>
                <w:rPr>
                  <w:rFonts w:ascii="Cambria Math" w:hAnsi="Cambria Math"/>
                </w:rPr>
                <m:t>j</m:t>
              </m:r>
              <m:r>
                <w:rPr>
                  <w:rFonts w:ascii="Cambria Math" w:hAnsi="Cambria Math"/>
                </w:rPr>
                <m:t>∈γ∪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r>
                <w:rPr>
                  <w:rFonts w:ascii="Cambria Math" w:hAnsi="Cambria Math"/>
                </w:rPr>
                <m:t xml:space="preserve"> </m:t>
              </m:r>
              <m:r>
                <w:rPr>
                  <w:rFonts w:ascii="Cambria Math" w:hAnsi="Cambria Math"/>
                </w:rPr>
                <m:t xml:space="preserve">(1 -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F70C30" w:rsidRPr="008F7696" w:rsidRDefault="00F70C30" w:rsidP="006D5F14">
      <w:pPr>
        <w:spacing w:line="288" w:lineRule="auto"/>
        <w:rPr>
          <w:rFonts w:ascii="宋体" w:eastAsia="宋体" w:hAnsi="宋体" w:hint="eastAsia"/>
          <w:sz w:val="24"/>
          <w:szCs w:val="24"/>
        </w:rPr>
      </w:pPr>
      <w:r w:rsidRPr="008F7696">
        <w:rPr>
          <w:rFonts w:ascii="宋体" w:eastAsia="宋体" w:hAnsi="宋体" w:hint="eastAsia"/>
          <w:sz w:val="24"/>
          <w:szCs w:val="24"/>
        </w:rPr>
        <w:t>其中</w:t>
      </w:r>
      <w:r w:rsidR="006D5F14">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w:t>
      </w:r>
      <w:r w:rsidR="000F02D3" w:rsidRPr="008F7696">
        <w:rPr>
          <w:rFonts w:ascii="宋体" w:eastAsia="宋体" w:hAnsi="宋体" w:hint="eastAsia"/>
          <w:sz w:val="24"/>
          <w:szCs w:val="24"/>
        </w:rPr>
        <w:t>上式</w:t>
      </w:r>
      <w:r w:rsidR="006D5F14">
        <w:rPr>
          <w:rFonts w:ascii="宋体" w:eastAsia="宋体" w:hAnsi="宋体" w:hint="eastAsia"/>
          <w:sz w:val="24"/>
          <w:szCs w:val="24"/>
        </w:rPr>
        <w:t>即为</w:t>
      </w:r>
      <w:r w:rsidR="000F02D3" w:rsidRPr="008F7696">
        <w:rPr>
          <w:rFonts w:ascii="宋体" w:eastAsia="宋体" w:hAnsi="宋体" w:hint="eastAsia"/>
          <w:sz w:val="24"/>
          <w:szCs w:val="24"/>
        </w:rPr>
        <w:t>模型的</w:t>
      </w:r>
      <w:r w:rsidRPr="008F7696">
        <w:rPr>
          <w:rFonts w:ascii="宋体" w:eastAsia="宋体" w:hAnsi="宋体" w:hint="eastAsia"/>
          <w:sz w:val="24"/>
          <w:szCs w:val="24"/>
        </w:rPr>
        <w:t>目标函数，可以通过随机梯度下降或其</w:t>
      </w:r>
      <w:r w:rsidR="000F02D3" w:rsidRPr="008F7696">
        <w:rPr>
          <w:rFonts w:ascii="宋体" w:eastAsia="宋体" w:hAnsi="宋体" w:hint="eastAsia"/>
          <w:sz w:val="24"/>
          <w:szCs w:val="24"/>
        </w:rPr>
        <w:t>变种技术</w:t>
      </w:r>
      <w:r w:rsidRPr="008F7696">
        <w:rPr>
          <w:rFonts w:ascii="宋体" w:eastAsia="宋体" w:hAnsi="宋体" w:hint="eastAsia"/>
          <w:sz w:val="24"/>
          <w:szCs w:val="24"/>
        </w:rPr>
        <w:t>来优化。</w:t>
      </w:r>
    </w:p>
    <w:p w:rsidR="000E4A72" w:rsidRPr="003E1D7B" w:rsidRDefault="000E4A72" w:rsidP="000E4A72">
      <w:pPr>
        <w:pStyle w:val="2"/>
        <w:spacing w:before="100" w:beforeAutospacing="1" w:after="100" w:afterAutospacing="1"/>
        <w:rPr>
          <w:rFonts w:ascii="黑体" w:hAnsi="黑体" w:hint="eastAsia"/>
        </w:rPr>
      </w:pPr>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hint="eastAsia"/>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（kNN）</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004F79AC" w:rsidRPr="000F045A">
        <w:rPr>
          <w:rFonts w:ascii="宋体" w:eastAsia="宋体" w:hAnsi="宋体"/>
          <w:sz w:val="24"/>
          <w:szCs w:val="24"/>
          <w:vertAlign w:val="superscript"/>
        </w:rPr>
        <w:t>25</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Pr="00BD5816">
        <w:rPr>
          <w:rFonts w:ascii="宋体" w:eastAsia="宋体" w:hAnsi="宋体"/>
          <w:sz w:val="24"/>
          <w:szCs w:val="24"/>
          <w:vertAlign w:val="superscript"/>
        </w:rPr>
        <w:t>26</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hint="eastAsia"/>
          <w:b/>
          <w:sz w:val="24"/>
          <w:szCs w:val="24"/>
        </w:rPr>
      </w:pPr>
      <w:r w:rsidRPr="001113E4">
        <w:rPr>
          <w:rFonts w:ascii="黑体" w:eastAsia="黑体" w:hAnsi="黑体" w:hint="eastAsia"/>
          <w:b/>
          <w:sz w:val="24"/>
          <w:szCs w:val="24"/>
        </w:rPr>
        <w:t>2</w:t>
      </w:r>
      <w:r w:rsidRPr="001113E4">
        <w:rPr>
          <w:rFonts w:ascii="黑体" w:eastAsia="黑体" w:hAnsi="黑体"/>
          <w:b/>
          <w:sz w:val="24"/>
          <w:szCs w:val="24"/>
        </w:rPr>
        <w:t xml:space="preserve">.3.1 </w:t>
      </w:r>
      <w:r w:rsidR="00DB26BD">
        <w:rPr>
          <w:rFonts w:ascii="黑体" w:eastAsia="黑体" w:hAnsi="黑体" w:hint="eastAsia"/>
          <w:b/>
          <w:sz w:val="24"/>
          <w:szCs w:val="24"/>
        </w:rPr>
        <w:t>形式化</w:t>
      </w:r>
      <w:r w:rsidR="00285626">
        <w:rPr>
          <w:rFonts w:ascii="黑体" w:eastAsia="黑体" w:hAnsi="黑体" w:hint="eastAsia"/>
          <w:b/>
          <w:sz w:val="24"/>
          <w:szCs w:val="24"/>
        </w:rPr>
        <w:t>定义</w:t>
      </w:r>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χ</m:t>
        </m:r>
        <m:r>
          <m:rPr>
            <m:sty m:val="p"/>
          </m:rPr>
          <w:rPr>
            <w:rFonts w:ascii="Cambria Math" w:eastAsia="宋体" w:hAnsi="Cambria Math"/>
            <w:sz w:val="24"/>
            <w:szCs w:val="24"/>
          </w:rPr>
          <m:t xml:space="preserve"> </m:t>
        </m:r>
        <m:r>
          <m:rPr>
            <m:sty m:val="p"/>
          </m:rPr>
          <w:rPr>
            <w:rFonts w:ascii="Cambria Math" w:eastAsia="宋体" w:hAnsi="Cambria Math"/>
            <w:sz w:val="24"/>
            <w:szCs w:val="24"/>
          </w:rPr>
          <m:t xml:space="preserve">=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D07380">
      <w:pPr>
        <w:spacing w:line="288" w:lineRule="auto"/>
        <w:rPr>
          <w:rFonts w:ascii="宋体" w:eastAsia="宋体" w:hAnsi="宋体" w:hint="eastAsia"/>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m:t>
          </m:r>
          <m:r>
            <m:rPr>
              <m:sty m:val="p"/>
            </m:rPr>
            <w:rPr>
              <w:rFonts w:ascii="Cambria Math" w:eastAsia="宋体" w:hAnsi="Cambria Math"/>
              <w:sz w:val="24"/>
              <w:szCs w:val="24"/>
            </w:rPr>
            <m:t xml:space="preserve">=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B538DA">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A55C71">
      <w:pPr>
        <w:spacing w:line="288" w:lineRule="auto"/>
        <w:rPr>
          <w:rFonts w:ascii="宋体" w:eastAsia="宋体" w:hAnsi="宋体" w:hint="eastAsia"/>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m:t>
          </m:r>
          <m:r>
            <m:rPr>
              <m:sty m:val="p"/>
            </m:rPr>
            <w:rPr>
              <w:rFonts w:ascii="Cambria Math" w:eastAsia="宋体" w:hAnsi="Cambria Math"/>
              <w:sz w:val="24"/>
              <w:szCs w:val="24"/>
            </w:rPr>
            <m:t xml:space="preserve">=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6A4E66" w:rsidP="001113E4">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AD45FF" w:rsidP="00A55C71">
      <w:pPr>
        <w:spacing w:line="288" w:lineRule="auto"/>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m:t>
          </m:r>
          <m:r>
            <w:rPr>
              <w:rFonts w:ascii="Cambria Math" w:eastAsia="宋体" w:hAnsi="Cambria Math"/>
              <w:sz w:val="24"/>
              <w:szCs w:val="24"/>
            </w:rPr>
            <m:t xml:space="preserve">=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F511A1">
      <w:pPr>
        <w:spacing w:line="288" w:lineRule="auto"/>
        <w:rPr>
          <w:rFonts w:ascii="宋体" w:eastAsia="宋体" w:hAnsi="宋体"/>
          <w:sz w:val="24"/>
          <w:szCs w:val="24"/>
        </w:rPr>
      </w:pPr>
      <w:r w:rsidRPr="001113E4">
        <w:rPr>
          <w:rFonts w:ascii="宋体" w:eastAsia="宋体" w:hAnsi="宋体" w:hint="eastAsia"/>
          <w:sz w:val="24"/>
          <w:szCs w:val="24"/>
        </w:rPr>
        <w:lastRenderedPageBreak/>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ED247C" w:rsidRPr="00F511A1">
        <w:rPr>
          <w:rFonts w:ascii="宋体" w:eastAsia="宋体" w:hAnsi="宋体"/>
          <w:sz w:val="24"/>
          <w:szCs w:val="24"/>
          <w:vertAlign w:val="superscript"/>
        </w:rPr>
        <w:t>26</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r w:rsidRPr="001113E4">
        <w:rPr>
          <w:rFonts w:ascii="宋体" w:eastAsia="宋体" w:hAnsi="宋体" w:hint="eastAsia"/>
          <w:sz w:val="24"/>
          <w:szCs w:val="24"/>
        </w:rPr>
        <w:t>最</w:t>
      </w:r>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是解决以下凸优化问题：</w:t>
      </w:r>
    </w:p>
    <w:p w:rsidR="00C07493" w:rsidRPr="00A341BC" w:rsidRDefault="00C07493" w:rsidP="00A55C71">
      <w:pPr>
        <w:spacing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87D73">
      <w:pPr>
        <w:spacing w:line="288" w:lineRule="auto"/>
        <w:rPr>
          <w:rFonts w:ascii="宋体" w:eastAsia="宋体" w:hAnsi="宋体"/>
          <w:sz w:val="24"/>
          <w:szCs w:val="24"/>
        </w:rPr>
      </w:pPr>
      <m:oMathPara>
        <m:oMath>
          <m:r>
            <m:rPr>
              <m:sty m:val="p"/>
            </m:rPr>
            <w:rPr>
              <w:rFonts w:ascii="Cambria Math" w:eastAsia="宋体" w:hAnsi="Cambria Math"/>
              <w:sz w:val="24"/>
              <w:szCs w:val="24"/>
            </w:rPr>
            <m:t>s.t.</m:t>
          </m:r>
          <m:r>
            <m:rPr>
              <m:sty m:val="p"/>
            </m:rPr>
            <w:rPr>
              <w:rFonts w:ascii="Cambria Math" w:eastAsia="宋体" w:hAnsi="Cambria Math"/>
              <w:sz w:val="24"/>
              <w:szCs w:val="24"/>
            </w:rPr>
            <m:t xml:space="preserve">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m:t>
                  </m:r>
                  <m:r>
                    <m:rPr>
                      <m:sty m:val="p"/>
                    </m:rPr>
                    <w:rPr>
                      <w:rFonts w:ascii="Cambria Math" w:eastAsia="宋体" w:hAnsi="Cambria Math"/>
                      <w:sz w:val="24"/>
                      <w:szCs w:val="24"/>
                    </w:rPr>
                    <m:t>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m:t>
                  </m:r>
                  <m:r>
                    <w:rPr>
                      <w:rFonts w:ascii="Cambria Math" w:eastAsia="宋体" w:hAnsi="Cambria Math"/>
                      <w:sz w:val="24"/>
                      <w:szCs w:val="24"/>
                    </w:rPr>
                    <m:t xml:space="preserve"> </m:t>
                  </m:r>
                  <m:r>
                    <w:rPr>
                      <w:rFonts w:ascii="Cambria Math" w:eastAsia="宋体" w:hAnsi="Cambria Math"/>
                      <w:sz w:val="24"/>
                      <w:szCs w:val="24"/>
                    </w:rPr>
                    <m:t xml:space="preserve">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0A39E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0E0E7D" w:rsidRPr="00F511A1">
        <w:rPr>
          <w:rFonts w:ascii="宋体" w:eastAsia="宋体" w:hAnsi="宋体"/>
          <w:sz w:val="24"/>
          <w:szCs w:val="24"/>
          <w:vertAlign w:val="superscript"/>
        </w:rPr>
        <w:t>27</w:t>
      </w:r>
      <w:r w:rsidR="000E0E7D" w:rsidRPr="00F511A1">
        <w:rPr>
          <w:rFonts w:ascii="宋体" w:eastAsia="宋体" w:hAnsi="宋体" w:hint="eastAsia"/>
          <w:sz w:val="24"/>
          <w:szCs w:val="24"/>
          <w:vertAlign w:val="superscript"/>
        </w:rPr>
        <w:t>，2</w:t>
      </w:r>
      <w:r w:rsidR="000E0E7D" w:rsidRPr="00F511A1">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，2</w:t>
      </w:r>
      <w:r w:rsidR="000E0E7D" w:rsidRPr="00F511A1">
        <w:rPr>
          <w:rFonts w:ascii="宋体" w:eastAsia="宋体" w:hAnsi="宋体"/>
          <w:sz w:val="24"/>
          <w:szCs w:val="24"/>
          <w:vertAlign w:val="superscript"/>
        </w:rPr>
        <w:t>9</w:t>
      </w:r>
      <w:r w:rsidR="000E0E7D" w:rsidRPr="00F511A1">
        <w:rPr>
          <w:rFonts w:ascii="宋体" w:eastAsia="宋体" w:hAnsi="宋体" w:hint="eastAsia"/>
          <w:sz w:val="24"/>
          <w:szCs w:val="24"/>
          <w:vertAlign w:val="superscript"/>
        </w:rPr>
        <w:t>，3</w:t>
      </w:r>
      <w:r w:rsidR="000E0E7D" w:rsidRPr="00F511A1">
        <w:rPr>
          <w:rFonts w:ascii="宋体" w:eastAsia="宋体" w:hAnsi="宋体"/>
          <w:sz w:val="24"/>
          <w:szCs w:val="24"/>
          <w:vertAlign w:val="superscript"/>
        </w:rPr>
        <w:t>0</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0A39E0">
      <w:pPr>
        <w:spacing w:before="100" w:beforeAutospacing="1" w:after="100" w:afterAutospacing="1" w:line="288" w:lineRule="auto"/>
        <w:ind w:firstLineChars="200" w:firstLine="482"/>
        <w:outlineLvl w:val="2"/>
        <w:rPr>
          <w:rFonts w:ascii="黑体" w:eastAsia="黑体" w:hAnsi="黑体"/>
          <w:b/>
          <w:sz w:val="24"/>
          <w:szCs w:val="24"/>
        </w:rPr>
      </w:pPr>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Pr="000A39E0">
        <w:rPr>
          <w:rFonts w:ascii="黑体" w:eastAsia="黑体" w:hAnsi="黑体"/>
          <w:b/>
          <w:sz w:val="24"/>
          <w:szCs w:val="24"/>
        </w:rPr>
        <w:t xml:space="preserve"> </w:t>
      </w:r>
      <w:r w:rsidRPr="000A39E0">
        <w:rPr>
          <w:rFonts w:ascii="黑体" w:eastAsia="黑体" w:hAnsi="黑体" w:hint="eastAsia"/>
          <w:b/>
          <w:sz w:val="24"/>
          <w:szCs w:val="24"/>
        </w:rPr>
        <w:t>kNN的度量学习</w:t>
      </w:r>
    </w:p>
    <w:p w:rsidR="00FF1FDA" w:rsidRPr="000A39E0" w:rsidRDefault="00FF1FDA" w:rsidP="000A39E0">
      <w:pPr>
        <w:spacing w:line="288" w:lineRule="auto"/>
        <w:ind w:firstLineChars="200" w:firstLine="480"/>
        <w:rPr>
          <w:rFonts w:ascii="宋体" w:eastAsia="宋体" w:hAnsi="宋体" w:hint="eastAsia"/>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w:t>
      </w:r>
      <w:r w:rsidRPr="000A39E0">
        <w:rPr>
          <w:rFonts w:ascii="宋体" w:eastAsia="宋体" w:hAnsi="宋体" w:hint="eastAsia"/>
          <w:sz w:val="24"/>
          <w:szCs w:val="24"/>
        </w:rPr>
        <w:t>本质</w:t>
      </w:r>
      <w:r w:rsidRPr="000A39E0">
        <w:rPr>
          <w:rFonts w:ascii="宋体" w:eastAsia="宋体" w:hAnsi="宋体" w:hint="eastAsia"/>
          <w:sz w:val="24"/>
          <w:szCs w:val="24"/>
        </w:rPr>
        <w:t>是</w:t>
      </w:r>
      <w:r w:rsidRPr="000A39E0">
        <w:rPr>
          <w:rFonts w:ascii="宋体" w:eastAsia="宋体" w:hAnsi="宋体" w:hint="eastAsia"/>
          <w:sz w:val="24"/>
          <w:szCs w:val="24"/>
        </w:rPr>
        <w:t>将所有相似对</w:t>
      </w:r>
      <w:r w:rsidRPr="000A39E0">
        <w:rPr>
          <w:rFonts w:ascii="宋体" w:eastAsia="宋体" w:hAnsi="宋体" w:hint="eastAsia"/>
          <w:sz w:val="24"/>
          <w:szCs w:val="24"/>
        </w:rPr>
        <w:t>拉近</w:t>
      </w:r>
      <w:r w:rsidRPr="000A39E0">
        <w:rPr>
          <w:rFonts w:ascii="宋体" w:eastAsia="宋体" w:hAnsi="宋体" w:hint="eastAsia"/>
          <w:sz w:val="24"/>
          <w:szCs w:val="24"/>
        </w:rPr>
        <w:t>，</w:t>
      </w:r>
      <w:r w:rsidRPr="000A39E0">
        <w:rPr>
          <w:rFonts w:ascii="宋体" w:eastAsia="宋体" w:hAnsi="宋体" w:hint="eastAsia"/>
          <w:sz w:val="24"/>
          <w:szCs w:val="24"/>
        </w:rPr>
        <w:t>而</w:t>
      </w:r>
      <w:r w:rsidRPr="000A39E0">
        <w:rPr>
          <w:rFonts w:ascii="宋体" w:eastAsia="宋体" w:hAnsi="宋体" w:hint="eastAsia"/>
          <w:sz w:val="24"/>
          <w:szCs w:val="24"/>
        </w:rPr>
        <w:t>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r w:rsidR="00FC0894" w:rsidRPr="000A39E0">
        <w:rPr>
          <w:rFonts w:ascii="宋体" w:eastAsia="宋体" w:hAnsi="宋体" w:hint="eastAsia"/>
          <w:sz w:val="24"/>
          <w:szCs w:val="24"/>
        </w:rPr>
        <w:t>kNN</w:t>
      </w:r>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让每个对象的k</w:t>
      </w:r>
      <w:r w:rsidR="00FC0894" w:rsidRPr="000A39E0">
        <w:rPr>
          <w:rFonts w:ascii="宋体" w:eastAsia="宋体" w:hAnsi="宋体" w:hint="eastAsia"/>
          <w:sz w:val="24"/>
          <w:szCs w:val="24"/>
        </w:rPr>
        <w:t>NN</w:t>
      </w:r>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是找到每个用户的kNN</w:t>
      </w:r>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0A39E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A8614F" w:rsidP="00FF1FDA">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m:t>
          </m:r>
          <m:r>
            <w:rPr>
              <w:rFonts w:ascii="Cambria Math" w:eastAsia="宋体" w:hAnsi="Cambria Math"/>
              <w:sz w:val="24"/>
              <w:szCs w:val="24"/>
            </w:rPr>
            <m:t>=</m:t>
          </m:r>
          <m:r>
            <w:rPr>
              <w:rFonts w:ascii="Cambria Math" w:eastAsia="宋体" w:hAnsi="Cambria Math"/>
              <w:sz w:val="24"/>
              <w:szCs w:val="24"/>
            </w:rPr>
            <m:t xml:space="preserve">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A01888">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定义推损失函数，推动入侵者离开目标邻居，并在kNN决策边界周围保持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BC1055" w:rsidP="00BC1055">
      <w:pPr>
        <w:spacing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m:t>
              </m:r>
              <m:r>
                <w:rPr>
                  <w:rFonts w:ascii="Cambria Math" w:eastAsia="宋体" w:hAnsi="Cambria Math"/>
                  <w:sz w:val="24"/>
                  <w:szCs w:val="24"/>
                </w:rPr>
                <m:t>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m:t>
          </m:r>
          <m:r>
            <w:rPr>
              <w:rFonts w:ascii="Cambria Math" w:eastAsia="宋体" w:hAnsi="Cambria Math"/>
              <w:sz w:val="24"/>
              <w:szCs w:val="24"/>
            </w:rPr>
            <m:t>=</m:t>
          </m:r>
          <m:r>
            <w:rPr>
              <w:rFonts w:ascii="Cambria Math" w:eastAsia="宋体" w:hAnsi="Cambria Math"/>
              <w:sz w:val="24"/>
              <w:szCs w:val="24"/>
            </w:rPr>
            <m:t xml:space="preserve"> </m:t>
          </m:r>
          <m:nary>
            <m:naryPr>
              <m:chr m:val="∑"/>
              <m:limLoc m:val="undOvr"/>
              <m:supHide m:val="1"/>
              <m:ctrlPr>
                <w:rPr>
                  <w:rFonts w:ascii="Cambria Math" w:eastAsia="宋体" w:hAnsi="Cambria Math"/>
                  <w:i/>
                  <w:sz w:val="24"/>
                  <w:szCs w:val="24"/>
                </w:rPr>
              </m:ctrlPr>
            </m:naryPr>
            <m:sub>
              <w:bookmarkStart w:id="17" w:name="_GoBack"/>
              <w:bookmarkEnd w:id="17"/>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1</m:t>
                          </m:r>
                          <m:r>
                            <w:rPr>
                              <w:rFonts w:ascii="Cambria Math" w:eastAsia="宋体" w:hAnsi="Cambria Math"/>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m:t>
                      </m:r>
                      <m:r>
                        <w:rPr>
                          <w:rFonts w:ascii="Cambria Math" w:eastAsia="宋体" w:hAnsi="Cambria Math"/>
                          <w:sz w:val="24"/>
                          <w:szCs w:val="24"/>
                        </w:rPr>
                        <m:t xml:space="preserve"> </m:t>
                      </m:r>
                      <m:r>
                        <w:rPr>
                          <w:rFonts w:ascii="Cambria Math" w:eastAsia="宋体" w:hAnsi="Cambria Math"/>
                          <w:sz w:val="24"/>
                          <w:szCs w:val="24"/>
                        </w:rPr>
                        <m:t xml:space="preserve">+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m:t>
                  </m:r>
                  <m:r>
                    <w:rPr>
                      <w:rFonts w:ascii="Cambria Math" w:eastAsia="宋体" w:hAnsi="Cambria Math"/>
                      <w:sz w:val="24"/>
                      <w:szCs w:val="24"/>
                    </w:rPr>
                    <m:t xml:space="preserve">-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hint="eastAsia"/>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m:t>
        </m:r>
        <m:r>
          <w:rPr>
            <w:rFonts w:ascii="Cambria Math" w:eastAsia="宋体" w:hAnsi="Cambria Math"/>
            <w:sz w:val="24"/>
            <w:szCs w:val="24"/>
          </w:rPr>
          <m:t xml:space="preserve"> </m:t>
        </m:r>
        <m:r>
          <w:rPr>
            <w:rFonts w:ascii="Cambria Math" w:eastAsia="宋体" w:hAnsi="Cambria Math"/>
            <w:sz w:val="24"/>
            <w:szCs w:val="24"/>
          </w:rPr>
          <m:t>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m:t>
        </m:r>
        <m:r>
          <w:rPr>
            <w:rFonts w:ascii="Cambria Math" w:eastAsia="宋体" w:hAnsi="Cambria Math"/>
            <w:sz w:val="24"/>
            <w:szCs w:val="24"/>
          </w:rPr>
          <m:t xml:space="preserve"> </m:t>
        </m:r>
        <m:r>
          <w:rPr>
            <w:rFonts w:ascii="Cambria Math" w:eastAsia="宋体" w:hAnsi="Cambria Math"/>
            <w:sz w:val="24"/>
            <w:szCs w:val="24"/>
          </w:rPr>
          <m:t>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m:t>
        </m:r>
        <m:r>
          <m:rPr>
            <m:sty m:val="p"/>
          </m:rPr>
          <w:rPr>
            <w:rFonts w:ascii="Cambria Math" w:eastAsia="宋体" w:hAnsi="Cambria Math"/>
            <w:sz w:val="24"/>
            <w:szCs w:val="24"/>
          </w:rPr>
          <m:t>=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8" w:name="_Toc7953817"/>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8"/>
    </w:p>
    <w:p w:rsidR="0063694D" w:rsidRDefault="0063694D" w:rsidP="0063694D">
      <w:pPr>
        <w:pStyle w:val="af"/>
        <w:numPr>
          <w:ins w:id="19" w:author="ibm" w:date="2008-06-07T11:07:00Z"/>
        </w:numPr>
        <w:adjustRightInd/>
        <w:snapToGrid/>
        <w:spacing w:before="0" w:after="0" w:line="400" w:lineRule="exact"/>
        <w:jc w:val="both"/>
        <w:rPr>
          <w:rFonts w:ascii="宋体" w:hAnsi="宋体"/>
          <w:sz w:val="24"/>
        </w:rPr>
      </w:pPr>
      <w:r>
        <w:rPr>
          <w:rFonts w:asciiTheme="minorEastAsia" w:eastAsiaTheme="minorEastAsia" w:hAnsiTheme="minorEastAsia" w:cstheme="minorBidi" w:hint="eastAsia"/>
          <w:bCs/>
          <w:sz w:val="24"/>
        </w:rPr>
        <w:t xml:space="preserve">    </w:t>
      </w:r>
      <w:r>
        <w:rPr>
          <w:rFonts w:ascii="宋体" w:hAnsi="宋体" w:hint="eastAsia"/>
          <w:sz w:val="24"/>
        </w:rPr>
        <w:t>（从第二章到结束语前，每章结束后要有一个小结，对本章的内容进行总结。）</w:t>
      </w: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0" w:name="_Toc7953818"/>
      <w:r>
        <w:rPr>
          <w:rFonts w:hint="eastAsia"/>
        </w:rPr>
        <w:lastRenderedPageBreak/>
        <w:t>第三章</w:t>
      </w:r>
      <w:r>
        <w:rPr>
          <w:rFonts w:hint="eastAsia"/>
        </w:rPr>
        <w:t xml:space="preserve"> </w:t>
      </w:r>
      <w:r w:rsidR="00167CE3">
        <w:t xml:space="preserve"> </w:t>
      </w:r>
      <w:r w:rsidR="0063694D">
        <w:rPr>
          <w:rFonts w:hint="eastAsia"/>
        </w:rPr>
        <w:t>系统的需求分析</w:t>
      </w:r>
      <w:bookmarkEnd w:id="20"/>
    </w:p>
    <w:p w:rsidR="00D013A7" w:rsidRPr="00B031F9" w:rsidRDefault="00D013A7" w:rsidP="00D013A7">
      <w:pPr>
        <w:pStyle w:val="2"/>
        <w:rPr>
          <w:rFonts w:ascii="黑体" w:hAnsi="黑体"/>
        </w:rPr>
      </w:pPr>
      <w:bookmarkStart w:id="21" w:name="_Toc7953819"/>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系统用户角色分析（可选）</w:t>
      </w:r>
      <w:bookmarkEnd w:id="21"/>
    </w:p>
    <w:p w:rsidR="00D013A7" w:rsidRPr="00B031F9" w:rsidRDefault="00D013A7" w:rsidP="00D013A7">
      <w:pPr>
        <w:pStyle w:val="3"/>
        <w:ind w:firstLine="482"/>
        <w:rPr>
          <w:rFonts w:ascii="黑体" w:hAnsi="黑体"/>
        </w:rPr>
      </w:pPr>
      <w:bookmarkStart w:id="22" w:name="_Toc7953820"/>
      <w:proofErr w:type="gramStart"/>
      <w:r w:rsidRPr="00B031F9">
        <w:rPr>
          <w:rFonts w:ascii="黑体" w:hAnsi="黑体" w:hint="eastAsia"/>
        </w:rPr>
        <w:t xml:space="preserve">3.1.1 </w:t>
      </w:r>
      <w:r w:rsidR="00167CE3">
        <w:rPr>
          <w:rFonts w:ascii="黑体" w:hAnsi="黑体"/>
        </w:rPr>
        <w:t xml:space="preserve"> </w:t>
      </w:r>
      <w:r w:rsidRPr="00B031F9">
        <w:rPr>
          <w:rFonts w:ascii="黑体" w:hAnsi="黑体" w:hint="eastAsia"/>
        </w:rPr>
        <w:t>XXXXX</w:t>
      </w:r>
      <w:bookmarkEnd w:id="22"/>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23" w:name="_Toc7953821"/>
      <w:r w:rsidRPr="00B031F9">
        <w:rPr>
          <w:rFonts w:ascii="黑体" w:hAnsi="黑体" w:hint="eastAsia"/>
        </w:rPr>
        <w:t>3</w:t>
      </w:r>
      <w:r w:rsidRPr="00B031F9">
        <w:rPr>
          <w:rFonts w:ascii="黑体" w:hAnsi="黑体"/>
        </w:rPr>
        <w:t>.2</w:t>
      </w:r>
      <w:r w:rsidR="00167CE3">
        <w:rPr>
          <w:rFonts w:ascii="黑体" w:hAnsi="黑体"/>
        </w:rPr>
        <w:t xml:space="preserve">  </w:t>
      </w:r>
      <w:r w:rsidR="00372BF7">
        <w:rPr>
          <w:rFonts w:ascii="黑体" w:hAnsi="黑体" w:hint="eastAsia"/>
        </w:rPr>
        <w:t>系统功能需求分析</w:t>
      </w:r>
      <w:bookmarkEnd w:id="23"/>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24" w:name="_Toc7953822"/>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系统非功能需求分析</w:t>
      </w:r>
      <w:bookmarkEnd w:id="24"/>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25" w:name="_Toc7953823"/>
      <w:proofErr w:type="gramStart"/>
      <w:r w:rsidRPr="00B031F9">
        <w:rPr>
          <w:rFonts w:ascii="黑体" w:hAnsi="黑体" w:hint="eastAsia"/>
        </w:rPr>
        <w:t>3</w:t>
      </w:r>
      <w:r w:rsidRPr="00B031F9">
        <w:rPr>
          <w:rFonts w:ascii="黑体" w:hAnsi="黑体"/>
        </w:rPr>
        <w:t xml:space="preserve">.4 </w:t>
      </w:r>
      <w:r w:rsidR="00167CE3">
        <w:rPr>
          <w:rFonts w:ascii="黑体" w:hAnsi="黑体"/>
        </w:rPr>
        <w:t xml:space="preserve"> </w:t>
      </w:r>
      <w:r w:rsidRPr="00B031F9">
        <w:rPr>
          <w:rFonts w:ascii="黑体" w:hAnsi="黑体" w:hint="eastAsia"/>
        </w:rPr>
        <w:t>XXXXXX</w:t>
      </w:r>
      <w:bookmarkEnd w:id="25"/>
      <w:proofErr w:type="gramEnd"/>
    </w:p>
    <w:p w:rsidR="00372BF7" w:rsidRPr="00B031F9" w:rsidRDefault="00372BF7" w:rsidP="00372BF7">
      <w:pPr>
        <w:pStyle w:val="2"/>
        <w:spacing w:before="100" w:beforeAutospacing="1" w:after="100" w:afterAutospacing="1"/>
        <w:rPr>
          <w:rFonts w:ascii="黑体" w:hAnsi="黑体"/>
        </w:rPr>
      </w:pPr>
    </w:p>
    <w:p w:rsidR="00372BF7" w:rsidRDefault="00372BF7" w:rsidP="00372BF7">
      <w:pPr>
        <w:pStyle w:val="2"/>
        <w:spacing w:before="100" w:beforeAutospacing="1" w:after="100" w:afterAutospacing="1"/>
        <w:rPr>
          <w:rFonts w:ascii="黑体" w:hAnsi="黑体"/>
        </w:rPr>
      </w:pPr>
      <w:bookmarkStart w:id="26" w:name="_Toc7953824"/>
      <w:r w:rsidRPr="00B031F9">
        <w:rPr>
          <w:rFonts w:ascii="黑体" w:hAnsi="黑体" w:hint="eastAsia"/>
        </w:rPr>
        <w:t>3</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26"/>
    </w:p>
    <w:p w:rsid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7" w:name="_Toc7953825"/>
      <w:r>
        <w:rPr>
          <w:rFonts w:hint="eastAsia"/>
        </w:rPr>
        <w:lastRenderedPageBreak/>
        <w:t>第四章</w:t>
      </w:r>
      <w:r>
        <w:rPr>
          <w:rFonts w:hint="eastAsia"/>
        </w:rPr>
        <w:t xml:space="preserve"> </w:t>
      </w:r>
      <w:r w:rsidR="00167CE3">
        <w:t xml:space="preserve"> </w:t>
      </w:r>
      <w:r w:rsidR="00372BF7">
        <w:rPr>
          <w:rFonts w:hint="eastAsia"/>
        </w:rPr>
        <w:t>系统的总体设计</w:t>
      </w:r>
      <w:bookmarkEnd w:id="27"/>
    </w:p>
    <w:p w:rsidR="00D013A7" w:rsidRPr="00B031F9" w:rsidRDefault="00D013A7" w:rsidP="00D013A7">
      <w:pPr>
        <w:pStyle w:val="2"/>
        <w:rPr>
          <w:rFonts w:ascii="黑体" w:hAnsi="黑体"/>
        </w:rPr>
      </w:pPr>
      <w:bookmarkStart w:id="28" w:name="_Toc7953826"/>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系统网络结构设计</w:t>
      </w:r>
      <w:bookmarkEnd w:id="28"/>
    </w:p>
    <w:p w:rsidR="00D013A7" w:rsidRPr="00B031F9" w:rsidRDefault="00D013A7" w:rsidP="00D013A7">
      <w:pPr>
        <w:pStyle w:val="3"/>
        <w:ind w:firstLine="482"/>
        <w:rPr>
          <w:rFonts w:ascii="黑体" w:hAnsi="黑体"/>
        </w:rPr>
      </w:pPr>
      <w:bookmarkStart w:id="29" w:name="_Toc7953827"/>
      <w:proofErr w:type="gramStart"/>
      <w:r w:rsidRPr="00B031F9">
        <w:rPr>
          <w:rFonts w:ascii="黑体" w:hAnsi="黑体" w:hint="eastAsia"/>
        </w:rPr>
        <w:t xml:space="preserve">4.1.1 </w:t>
      </w:r>
      <w:r w:rsidR="00167CE3">
        <w:rPr>
          <w:rFonts w:ascii="黑体" w:hAnsi="黑体"/>
        </w:rPr>
        <w:t xml:space="preserve"> </w:t>
      </w:r>
      <w:r w:rsidRPr="00B031F9">
        <w:rPr>
          <w:rFonts w:ascii="黑体" w:hAnsi="黑体" w:hint="eastAsia"/>
        </w:rPr>
        <w:t>XXXXX</w:t>
      </w:r>
      <w:bookmarkEnd w:id="29"/>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00C7780A"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0" w:name="_Toc7953828"/>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30"/>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1" w:name="_Toc7953829"/>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31"/>
    </w:p>
    <w:p w:rsidR="00372BF7" w:rsidRDefault="00D013A7" w:rsidP="00372BF7">
      <w:pPr>
        <w:rPr>
          <w:noProof/>
          <w:sz w:val="24"/>
        </w:rPr>
      </w:pPr>
      <w:r w:rsidRPr="00B031F9">
        <w:rPr>
          <w:rFonts w:ascii="黑体" w:hAnsi="黑体"/>
        </w:rPr>
        <w:tab/>
      </w:r>
      <w:r w:rsidR="00372BF7">
        <w:rPr>
          <w:noProof/>
          <w:sz w:val="24"/>
        </w:rPr>
        <w:drawing>
          <wp:inline distT="0" distB="0" distL="0" distR="0">
            <wp:extent cx="5322570" cy="2688590"/>
            <wp:effectExtent l="19050" t="0" r="0" b="0"/>
            <wp:docPr id="3" name="图片 7" descr="说明: 功能分解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功能分解图.png"/>
                    <pic:cNvPicPr>
                      <a:picLocks noChangeAspect="1" noChangeArrowheads="1"/>
                    </pic:cNvPicPr>
                  </pic:nvPicPr>
                  <pic:blipFill>
                    <a:blip r:embed="rId19" cstate="print"/>
                    <a:srcRect/>
                    <a:stretch>
                      <a:fillRect/>
                    </a:stretch>
                  </pic:blipFill>
                  <pic:spPr bwMode="auto">
                    <a:xfrm>
                      <a:off x="0" y="0"/>
                      <a:ext cx="5322570" cy="2688590"/>
                    </a:xfrm>
                    <a:prstGeom prst="rect">
                      <a:avLst/>
                    </a:prstGeom>
                    <a:noFill/>
                    <a:ln w="9525">
                      <a:noFill/>
                      <a:miter lim="800000"/>
                      <a:headEnd/>
                      <a:tailEnd/>
                    </a:ln>
                  </pic:spPr>
                </pic:pic>
              </a:graphicData>
            </a:graphic>
          </wp:inline>
        </w:drawing>
      </w:r>
    </w:p>
    <w:p w:rsidR="00372BF7" w:rsidRPr="00372BF7" w:rsidRDefault="00372BF7" w:rsidP="00372BF7">
      <w:pPr>
        <w:pStyle w:val="af0"/>
        <w:spacing w:after="100" w:afterAutospacing="1"/>
        <w:jc w:val="center"/>
        <w:rPr>
          <w:rFonts w:ascii="楷体" w:eastAsia="楷体" w:hAnsi="楷体"/>
          <w:sz w:val="21"/>
          <w:szCs w:val="21"/>
        </w:rPr>
      </w:pPr>
      <w:bookmarkStart w:id="32" w:name="_Toc300521243"/>
      <w:r w:rsidRPr="00372BF7">
        <w:rPr>
          <w:rFonts w:ascii="楷体" w:eastAsia="楷体" w:hAnsi="楷体" w:hint="eastAsia"/>
          <w:sz w:val="21"/>
          <w:szCs w:val="21"/>
        </w:rPr>
        <w:t>图 4-</w:t>
      </w:r>
      <w:r w:rsidR="00FA6355" w:rsidRPr="00372BF7">
        <w:rPr>
          <w:rFonts w:ascii="楷体" w:eastAsia="楷体" w:hAnsi="楷体" w:hint="eastAsia"/>
          <w:sz w:val="21"/>
          <w:szCs w:val="21"/>
        </w:rPr>
        <w:fldChar w:fldCharType="begin"/>
      </w:r>
      <w:r w:rsidRPr="00372BF7">
        <w:rPr>
          <w:rFonts w:ascii="楷体" w:eastAsia="楷体" w:hAnsi="楷体" w:hint="eastAsia"/>
          <w:sz w:val="21"/>
          <w:szCs w:val="21"/>
        </w:rPr>
        <w:instrText xml:space="preserve"> SEQ 图 \* ARABIC \s 1 </w:instrText>
      </w:r>
      <w:r w:rsidR="00FA6355" w:rsidRPr="00372BF7">
        <w:rPr>
          <w:rFonts w:ascii="楷体" w:eastAsia="楷体" w:hAnsi="楷体" w:hint="eastAsia"/>
          <w:sz w:val="21"/>
          <w:szCs w:val="21"/>
        </w:rPr>
        <w:fldChar w:fldCharType="separate"/>
      </w:r>
      <w:r w:rsidRPr="00372BF7">
        <w:rPr>
          <w:rFonts w:ascii="楷体" w:eastAsia="楷体" w:hAnsi="楷体" w:hint="eastAsia"/>
          <w:noProof/>
          <w:sz w:val="21"/>
          <w:szCs w:val="21"/>
        </w:rPr>
        <w:t>1</w:t>
      </w:r>
      <w:r w:rsidR="00FA6355" w:rsidRPr="00372BF7">
        <w:rPr>
          <w:rFonts w:ascii="楷体" w:eastAsia="楷体" w:hAnsi="楷体" w:hint="eastAsia"/>
          <w:sz w:val="21"/>
          <w:szCs w:val="21"/>
        </w:rPr>
        <w:fldChar w:fldCharType="end"/>
      </w:r>
      <w:r w:rsidRPr="00372BF7">
        <w:rPr>
          <w:rFonts w:ascii="楷体" w:eastAsia="楷体" w:hAnsi="楷体" w:hint="eastAsia"/>
          <w:sz w:val="21"/>
          <w:szCs w:val="21"/>
        </w:rPr>
        <w:t xml:space="preserve"> 平台功能</w:t>
      </w:r>
      <w:bookmarkEnd w:id="32"/>
      <w:r w:rsidRPr="00372BF7">
        <w:rPr>
          <w:rFonts w:ascii="楷体" w:eastAsia="楷体" w:hAnsi="楷体" w:hint="eastAsia"/>
          <w:sz w:val="21"/>
          <w:szCs w:val="21"/>
        </w:rPr>
        <w:t>模块图示例</w:t>
      </w:r>
    </w:p>
    <w:p w:rsidR="00D013A7" w:rsidRPr="00372BF7" w:rsidRDefault="00372BF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Default="00D013A7" w:rsidP="00D013A7">
      <w:pPr>
        <w:pStyle w:val="2"/>
        <w:spacing w:before="100" w:beforeAutospacing="1" w:after="100" w:afterAutospacing="1"/>
        <w:rPr>
          <w:rFonts w:ascii="黑体" w:hAnsi="黑体"/>
        </w:rPr>
      </w:pPr>
      <w:bookmarkStart w:id="33" w:name="_Toc7953830"/>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33"/>
    </w:p>
    <w:p w:rsidR="00372BF7" w:rsidRDefault="00372BF7" w:rsidP="00372BF7">
      <w:pPr>
        <w:pStyle w:val="2"/>
        <w:spacing w:before="100" w:beforeAutospacing="1" w:after="100" w:afterAutospacing="1"/>
        <w:rPr>
          <w:rFonts w:ascii="黑体" w:hAnsi="黑体"/>
        </w:rPr>
      </w:pPr>
      <w:bookmarkStart w:id="34" w:name="_Toc7953831"/>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34"/>
    </w:p>
    <w:p w:rsidR="00372BF7" w:rsidRPr="00372BF7" w:rsidRDefault="005968D6" w:rsidP="00372BF7">
      <w:r>
        <w:t>……</w:t>
      </w:r>
    </w:p>
    <w:p w:rsidR="00372BF7" w:rsidRDefault="00372BF7" w:rsidP="00372BF7">
      <w:pPr>
        <w:pStyle w:val="2"/>
        <w:spacing w:before="100" w:beforeAutospacing="1" w:after="100" w:afterAutospacing="1"/>
        <w:rPr>
          <w:rFonts w:ascii="黑体" w:hAnsi="黑体"/>
        </w:rPr>
      </w:pPr>
      <w:bookmarkStart w:id="35" w:name="_Toc7953832"/>
      <w:r w:rsidRPr="00B031F9">
        <w:rPr>
          <w:rFonts w:ascii="黑体" w:hAnsi="黑体" w:hint="eastAsia"/>
        </w:rPr>
        <w:t>4</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5"/>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6" w:name="_Toc7953833"/>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36"/>
    </w:p>
    <w:p w:rsidR="00D013A7" w:rsidRPr="00B031F9" w:rsidRDefault="00D013A7" w:rsidP="00D013A7">
      <w:pPr>
        <w:pStyle w:val="2"/>
        <w:rPr>
          <w:rFonts w:ascii="黑体" w:hAnsi="黑体"/>
        </w:rPr>
      </w:pPr>
      <w:bookmarkStart w:id="37" w:name="_Toc7953834"/>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Pr="00B031F9">
        <w:rPr>
          <w:rFonts w:ascii="黑体" w:hAnsi="黑体" w:hint="eastAsia"/>
        </w:rPr>
        <w:t xml:space="preserve"> XXXXX</w:t>
      </w:r>
      <w:r w:rsidR="00372BF7">
        <w:rPr>
          <w:rFonts w:ascii="黑体" w:hAnsi="黑体" w:hint="eastAsia"/>
        </w:rPr>
        <w:t>模块的详细设计与实现</w:t>
      </w:r>
      <w:bookmarkEnd w:id="37"/>
    </w:p>
    <w:p w:rsidR="00D013A7" w:rsidRPr="00510475" w:rsidRDefault="00D013A7" w:rsidP="00D013A7">
      <w:pPr>
        <w:pStyle w:val="3"/>
        <w:ind w:firstLine="482"/>
      </w:pPr>
      <w:bookmarkStart w:id="38" w:name="_Toc7953835"/>
      <w:proofErr w:type="gramStart"/>
      <w:r w:rsidRPr="00B031F9">
        <w:rPr>
          <w:rFonts w:ascii="黑体" w:hAnsi="黑体" w:hint="eastAsia"/>
        </w:rPr>
        <w:t xml:space="preserve">5.1.1 </w:t>
      </w:r>
      <w:r w:rsidR="00167CE3">
        <w:rPr>
          <w:rFonts w:ascii="黑体" w:hAnsi="黑体"/>
        </w:rPr>
        <w:t xml:space="preserve"> </w:t>
      </w:r>
      <w:r w:rsidRPr="00B031F9">
        <w:rPr>
          <w:rFonts w:ascii="黑体" w:hAnsi="黑体" w:hint="eastAsia"/>
        </w:rPr>
        <w:t>XXXXX</w:t>
      </w:r>
      <w:bookmarkEnd w:id="38"/>
      <w:proofErr w:type="gramEnd"/>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9" w:name="_Toc7953836"/>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sidRPr="00B031F9">
        <w:rPr>
          <w:rFonts w:ascii="黑体" w:hAnsi="黑体" w:hint="eastAsia"/>
        </w:rPr>
        <w:t>XXX</w:t>
      </w:r>
      <w:r w:rsidR="00372BF7">
        <w:rPr>
          <w:rFonts w:ascii="黑体" w:hAnsi="黑体" w:hint="eastAsia"/>
        </w:rPr>
        <w:t>模块的详细设计与实现</w:t>
      </w:r>
      <w:bookmarkEnd w:id="39"/>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0" w:name="_Toc7953837"/>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XX模块的详细设计与实现</w:t>
      </w:r>
      <w:bookmarkEnd w:id="40"/>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41" w:name="_Toc7953838"/>
      <w:r w:rsidRPr="00B031F9">
        <w:rPr>
          <w:rFonts w:ascii="黑体" w:hAnsi="黑体" w:hint="eastAsia"/>
        </w:rPr>
        <w:t>5</w:t>
      </w:r>
      <w:r w:rsidRPr="00B031F9">
        <w:rPr>
          <w:rFonts w:ascii="黑体" w:hAnsi="黑体"/>
        </w:rPr>
        <w:t xml:space="preserve">.4 </w:t>
      </w:r>
      <w:r w:rsidR="00167CE3">
        <w:rPr>
          <w:rFonts w:ascii="黑体" w:hAnsi="黑体"/>
        </w:rPr>
        <w:t xml:space="preserve"> </w:t>
      </w:r>
      <w:r w:rsidR="00372BF7" w:rsidRPr="00B031F9">
        <w:rPr>
          <w:rFonts w:ascii="黑体" w:hAnsi="黑体" w:hint="eastAsia"/>
        </w:rPr>
        <w:t>XXXXX</w:t>
      </w:r>
      <w:r w:rsidR="00372BF7">
        <w:rPr>
          <w:rFonts w:ascii="黑体" w:hAnsi="黑体" w:hint="eastAsia"/>
        </w:rPr>
        <w:t>模块的详细设计与实现</w:t>
      </w:r>
      <w:bookmarkEnd w:id="41"/>
    </w:p>
    <w:p w:rsidR="000F644F" w:rsidRDefault="005968D6" w:rsidP="000F644F">
      <w:r>
        <w:t>……</w:t>
      </w:r>
    </w:p>
    <w:p w:rsidR="000F644F" w:rsidRDefault="000F644F" w:rsidP="000F644F">
      <w:pPr>
        <w:pStyle w:val="2"/>
        <w:spacing w:before="100" w:beforeAutospacing="1" w:after="100" w:afterAutospacing="1"/>
        <w:rPr>
          <w:rFonts w:ascii="黑体" w:hAnsi="黑体"/>
        </w:rPr>
      </w:pPr>
      <w:bookmarkStart w:id="42" w:name="_Toc7953839"/>
      <w:r>
        <w:rPr>
          <w:rFonts w:ascii="黑体" w:hAnsi="黑体" w:hint="eastAsia"/>
        </w:rPr>
        <w:t>5</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2"/>
    </w:p>
    <w:p w:rsidR="000F644F" w:rsidRPr="000F644F" w:rsidRDefault="000F644F" w:rsidP="000F644F"/>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3" w:name="_Toc7953840"/>
      <w:r>
        <w:rPr>
          <w:rFonts w:hint="eastAsia"/>
        </w:rPr>
        <w:lastRenderedPageBreak/>
        <w:t>第</w:t>
      </w:r>
      <w:r w:rsidR="00C04DB4">
        <w:rPr>
          <w:rFonts w:hint="eastAsia"/>
        </w:rPr>
        <w:t>6</w:t>
      </w:r>
      <w:r>
        <w:rPr>
          <w:rFonts w:hint="eastAsia"/>
        </w:rPr>
        <w:t>章</w:t>
      </w:r>
      <w:r>
        <w:rPr>
          <w:rFonts w:hint="eastAsia"/>
        </w:rPr>
        <w:t xml:space="preserve"> </w:t>
      </w:r>
      <w:r w:rsidR="00167CE3">
        <w:t xml:space="preserve"> </w:t>
      </w:r>
      <w:r w:rsidR="00C04DB4">
        <w:rPr>
          <w:rFonts w:hint="eastAsia"/>
        </w:rPr>
        <w:t>系统测试</w:t>
      </w:r>
      <w:bookmarkEnd w:id="43"/>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44" w:name="_Toc7953841"/>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44"/>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5" w:name="_Toc7953842"/>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45"/>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6" w:name="_Toc7953843"/>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46"/>
    </w:p>
    <w:p w:rsidR="000F644F" w:rsidRDefault="005968D6" w:rsidP="000F644F">
      <w:r>
        <w:t>……</w:t>
      </w:r>
      <w:r>
        <w:rPr>
          <w:rFonts w:hint="eastAsia"/>
        </w:rPr>
        <w:t>.</w:t>
      </w:r>
    </w:p>
    <w:p w:rsidR="000F644F" w:rsidRDefault="000F644F" w:rsidP="000F644F">
      <w:pPr>
        <w:pStyle w:val="2"/>
        <w:spacing w:before="100" w:beforeAutospacing="1" w:after="100" w:afterAutospacing="1"/>
        <w:rPr>
          <w:rFonts w:ascii="黑体" w:hAnsi="黑体"/>
        </w:rPr>
      </w:pPr>
      <w:bookmarkStart w:id="47" w:name="_Toc7953844"/>
      <w:r>
        <w:rPr>
          <w:rFonts w:ascii="黑体" w:hAnsi="黑体" w:hint="eastAsia"/>
        </w:rPr>
        <w:t>6</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7"/>
    </w:p>
    <w:p w:rsidR="000F644F" w:rsidRDefault="000F644F" w:rsidP="00A32C9B">
      <w:pPr>
        <w:jc w:val="left"/>
        <w:rPr>
          <w:rFonts w:asciiTheme="minorEastAsia" w:hAnsiTheme="minorEastAsia"/>
          <w:bCs/>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8" w:name="_Toc7953845"/>
      <w:r>
        <w:rPr>
          <w:rFonts w:hint="eastAsia"/>
        </w:rPr>
        <w:lastRenderedPageBreak/>
        <w:t>第</w:t>
      </w:r>
      <w:r>
        <w:rPr>
          <w:rFonts w:hint="eastAsia"/>
        </w:rPr>
        <w:t>N</w:t>
      </w:r>
      <w:r>
        <w:rPr>
          <w:rFonts w:hint="eastAsia"/>
        </w:rPr>
        <w:t>章</w:t>
      </w:r>
      <w:r>
        <w:rPr>
          <w:rFonts w:hint="eastAsia"/>
        </w:rPr>
        <w:t xml:space="preserve"> </w:t>
      </w:r>
      <w:r w:rsidR="00167CE3">
        <w:t xml:space="preserve"> </w:t>
      </w:r>
      <w:r>
        <w:rPr>
          <w:rFonts w:hint="eastAsia"/>
        </w:rPr>
        <w:t>结束语</w:t>
      </w:r>
      <w:bookmarkEnd w:id="48"/>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49" w:name="_Toc451957481"/>
      <w:bookmarkStart w:id="50" w:name="_Toc7953846"/>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49"/>
      <w:bookmarkEnd w:id="50"/>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51" w:name="_Toc451957482"/>
      <w:bookmarkStart w:id="52" w:name="_Toc7953847"/>
      <w:r>
        <w:rPr>
          <w:rFonts w:ascii="黑体" w:hint="eastAsia"/>
        </w:rPr>
        <w:t xml:space="preserve">N.2 </w:t>
      </w:r>
      <w:r w:rsidR="00167CE3">
        <w:rPr>
          <w:rFonts w:ascii="黑体"/>
        </w:rPr>
        <w:t xml:space="preserve"> </w:t>
      </w:r>
      <w:r>
        <w:rPr>
          <w:rFonts w:ascii="黑体" w:hint="eastAsia"/>
        </w:rPr>
        <w:t>问题和展望</w:t>
      </w:r>
      <w:bookmarkEnd w:id="51"/>
      <w:bookmarkEnd w:id="52"/>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53" w:name="_Toc7953848"/>
      <w:r w:rsidRPr="006D66DC">
        <w:rPr>
          <w:rFonts w:hint="eastAsia"/>
        </w:rPr>
        <w:lastRenderedPageBreak/>
        <w:t>参考文献</w:t>
      </w:r>
      <w:bookmarkEnd w:id="53"/>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Koren Y, Volinsky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r w:rsidR="004F547B" w:rsidRPr="004F547B">
        <w:rPr>
          <w:rFonts w:ascii="宋体" w:eastAsia="宋体" w:hAnsi="宋体" w:cs="å®‹ä½“"/>
          <w:kern w:val="0"/>
        </w:rPr>
        <w:t>Koren Y, Bell R, Volinsky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r w:rsidR="004F547B" w:rsidRPr="004F547B">
        <w:rPr>
          <w:rFonts w:ascii="宋体" w:eastAsia="宋体" w:hAnsi="宋体" w:cs="å®‹ä½“"/>
          <w:kern w:val="0"/>
        </w:rPr>
        <w:t>Koren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Shi C, Zhou C, Kong X, et al. Heterecom: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Shi C, Zhang Z, Ji Y, et al. SemRec: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r w:rsidR="00212869" w:rsidRPr="00280410">
        <w:rPr>
          <w:rFonts w:ascii="宋体" w:hAnsi="宋体"/>
        </w:rPr>
        <w:t>Jamali M, Lakshmanan L. HeteroMF: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Ren X, Liu J, Yu X, et al. Cluscite: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Luo C, Pang W, Wang Z, et al. Hete-cf: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Sun Y, Han J. Mining heterogeneous information networks: a structural analysis approach[J]. Acm Sigkdd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Pathsim: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16] </w:t>
      </w:r>
      <w:r w:rsidRPr="00D10F23">
        <w:rPr>
          <w:rFonts w:ascii="宋体" w:hAnsi="宋体"/>
        </w:rPr>
        <w:t>Li Y, Shi C, Philip S Y, et al. Hrank: a path based ranking method in heterogeneous information network[C]//International Conference on Web-Age Information Management. Springer, Cham, 2014: 553-565.</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17]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18] </w:t>
      </w:r>
      <w:r w:rsidRPr="00D10F23">
        <w:rPr>
          <w:rFonts w:ascii="宋体" w:hAnsi="宋体"/>
        </w:rPr>
        <w:t>Sun Y, Norick B, Han J, et al. Pathselclus: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19]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Pr>
          <w:rFonts w:ascii="宋体" w:hAnsi="宋体"/>
        </w:rPr>
        <w:t xml:space="preserve">20] </w:t>
      </w:r>
      <w:r w:rsidRPr="00496132">
        <w:rPr>
          <w:rFonts w:ascii="宋体" w:hAnsi="宋体"/>
        </w:rPr>
        <w:t>Shi C, Philip S Y. Heterogeneous information network analysis and applications[M]. Springer International Publishing, 2017.</w:t>
      </w:r>
    </w:p>
    <w:p w:rsidR="000E4702" w:rsidRDefault="000E4702" w:rsidP="00212869">
      <w:pPr>
        <w:spacing w:line="288" w:lineRule="auto"/>
        <w:ind w:rightChars="50" w:right="105"/>
        <w:rPr>
          <w:rFonts w:ascii="宋体" w:hAnsi="宋体"/>
        </w:rPr>
      </w:pPr>
      <w:r>
        <w:rPr>
          <w:rFonts w:ascii="宋体" w:hAnsi="宋体" w:hint="eastAsia"/>
        </w:rPr>
        <w:t>[</w:t>
      </w:r>
      <w:r>
        <w:rPr>
          <w:rFonts w:ascii="宋体" w:hAnsi="宋体"/>
        </w:rPr>
        <w:t xml:space="preserve">21] </w:t>
      </w:r>
      <w:r w:rsidRPr="000E4702">
        <w:rPr>
          <w:rFonts w:ascii="宋体" w:hAnsi="宋体"/>
        </w:rPr>
        <w:t>Bahdanau D, Cho K, Bengio Y. Neural machine translation by jointly learning to align and translate[J]. arXiv preprint arXiv:1409.0473, 2014.</w:t>
      </w:r>
    </w:p>
    <w:p w:rsidR="004F79AC" w:rsidRDefault="004F79AC" w:rsidP="00212869">
      <w:pPr>
        <w:spacing w:line="288" w:lineRule="auto"/>
        <w:ind w:rightChars="50" w:right="105"/>
        <w:rPr>
          <w:rFonts w:ascii="宋体" w:hAnsi="宋体"/>
        </w:rPr>
      </w:pPr>
      <w:r>
        <w:rPr>
          <w:rFonts w:ascii="宋体" w:hAnsi="宋体" w:hint="eastAsia"/>
        </w:rPr>
        <w:t>[</w:t>
      </w:r>
      <w:r>
        <w:rPr>
          <w:rFonts w:ascii="宋体" w:hAnsi="宋体"/>
        </w:rPr>
        <w:t xml:space="preserve">22] </w:t>
      </w:r>
      <w:r w:rsidRPr="004F79AC">
        <w:rPr>
          <w:rFonts w:ascii="宋体" w:hAnsi="宋体"/>
        </w:rPr>
        <w:t>Taigman Y, Yang M, Ranzato M A, et al. Deepface: Closing the gap to human-level performance in face verification[C]//Proceedings of the IEEE conference on computer vision and pattern recognition. 2014: 1701-1708.</w:t>
      </w:r>
    </w:p>
    <w:p w:rsidR="004F79AC" w:rsidRDefault="004F79AC" w:rsidP="00212869">
      <w:pPr>
        <w:spacing w:line="288" w:lineRule="auto"/>
        <w:ind w:rightChars="50" w:right="105"/>
        <w:rPr>
          <w:rFonts w:ascii="宋体" w:hAnsi="宋体"/>
        </w:rPr>
      </w:pPr>
      <w:r>
        <w:rPr>
          <w:rFonts w:ascii="宋体" w:hAnsi="宋体" w:hint="eastAsia"/>
        </w:rPr>
        <w:t>[</w:t>
      </w:r>
      <w:r>
        <w:rPr>
          <w:rFonts w:ascii="宋体" w:hAnsi="宋体"/>
        </w:rPr>
        <w:t xml:space="preserve">23] </w:t>
      </w:r>
      <w:r w:rsidRPr="004F79AC">
        <w:rPr>
          <w:rFonts w:ascii="宋体" w:hAnsi="宋体"/>
        </w:rPr>
        <w:t>Wan J, Wang D, Hoi S C H, et al. Deep learning for content-based image retrieval: A comprehensive study[C]//Proceedings of the 22nd ACM international conference on Multimedia. ACM, 2014: 157-166.</w:t>
      </w:r>
    </w:p>
    <w:p w:rsidR="004F79AC" w:rsidRDefault="004F79AC" w:rsidP="00212869">
      <w:pPr>
        <w:spacing w:line="288" w:lineRule="auto"/>
        <w:ind w:rightChars="50" w:right="105"/>
        <w:rPr>
          <w:rFonts w:ascii="宋体" w:hAnsi="宋体"/>
        </w:rPr>
      </w:pPr>
      <w:r>
        <w:rPr>
          <w:rFonts w:ascii="宋体" w:hAnsi="宋体" w:hint="eastAsia"/>
        </w:rPr>
        <w:t>[</w:t>
      </w:r>
      <w:r>
        <w:rPr>
          <w:rFonts w:ascii="宋体" w:hAnsi="宋体"/>
        </w:rPr>
        <w:t xml:space="preserve">24] </w:t>
      </w:r>
      <w:r w:rsidRPr="004F79AC">
        <w:rPr>
          <w:rFonts w:ascii="宋体" w:hAnsi="宋体"/>
        </w:rPr>
        <w:t xml:space="preserve">Koestinger M, Hirzer M, Wohlhart P, et al. </w:t>
      </w:r>
      <w:proofErr w:type="gramStart"/>
      <w:r w:rsidRPr="004F79AC">
        <w:rPr>
          <w:rFonts w:ascii="宋体" w:hAnsi="宋体"/>
        </w:rPr>
        <w:t>Large scale</w:t>
      </w:r>
      <w:proofErr w:type="gramEnd"/>
      <w:r w:rsidRPr="004F79AC">
        <w:rPr>
          <w:rFonts w:ascii="宋体" w:hAnsi="宋体"/>
        </w:rPr>
        <w:t xml:space="preserve"> metric learning from equivalence constraints[C]//2012 IEEE Conference on Computer Vision and Pattern Recognition. IEEE, 2012: 2288-2295.</w:t>
      </w:r>
    </w:p>
    <w:p w:rsidR="00C31E17" w:rsidRDefault="00C31E17" w:rsidP="00212869">
      <w:pPr>
        <w:spacing w:line="288" w:lineRule="auto"/>
        <w:ind w:rightChars="50" w:right="105"/>
        <w:rPr>
          <w:rFonts w:ascii="宋体" w:hAnsi="宋体"/>
        </w:rPr>
      </w:pPr>
      <w:r>
        <w:rPr>
          <w:rFonts w:ascii="宋体" w:hAnsi="宋体" w:hint="eastAsia"/>
        </w:rPr>
        <w:t>[</w:t>
      </w:r>
      <w:r>
        <w:rPr>
          <w:rFonts w:ascii="宋体" w:hAnsi="宋体"/>
        </w:rPr>
        <w:t xml:space="preserve">25] </w:t>
      </w:r>
      <w:r w:rsidRPr="00C31E17">
        <w:rPr>
          <w:rFonts w:ascii="宋体" w:hAnsi="宋体"/>
        </w:rPr>
        <w:t>Xu Z E, Chen M, Weinberger K Q, et al. From sBoW to dCoT marginalized encoders for text representation[C]//Proceedings of the 21st ACM international conference on Information and knowledge management. ACM, 2012: 1879-1884.</w:t>
      </w:r>
    </w:p>
    <w:p w:rsidR="00704326" w:rsidRDefault="009B2D8E" w:rsidP="00212869">
      <w:pPr>
        <w:spacing w:line="288" w:lineRule="auto"/>
        <w:ind w:rightChars="50" w:right="105"/>
        <w:rPr>
          <w:rFonts w:ascii="宋体" w:hAnsi="宋体"/>
        </w:rPr>
      </w:pPr>
      <w:r>
        <w:rPr>
          <w:rFonts w:ascii="宋体" w:hAnsi="宋体"/>
        </w:rPr>
        <w:t xml:space="preserve">[26] </w:t>
      </w:r>
      <w:r w:rsidRPr="009B2D8E">
        <w:rPr>
          <w:rFonts w:ascii="宋体" w:hAnsi="宋体"/>
        </w:rPr>
        <w:t>Xing E P, Jordan M I, Russell S J, et al. Distance metric learning with application to clustering with side-information[C]//Advances in neural information processing systems. 2003: 521-528.</w:t>
      </w:r>
    </w:p>
    <w:p w:rsidR="000E0E7D" w:rsidRDefault="000E0E7D" w:rsidP="00212869">
      <w:pPr>
        <w:spacing w:line="288" w:lineRule="auto"/>
        <w:ind w:rightChars="50" w:right="105"/>
        <w:rPr>
          <w:rFonts w:ascii="宋体" w:hAnsi="宋体"/>
        </w:rPr>
      </w:pPr>
      <w:r>
        <w:rPr>
          <w:rFonts w:ascii="宋体" w:hAnsi="宋体" w:hint="eastAsia"/>
        </w:rPr>
        <w:t>[</w:t>
      </w:r>
      <w:r>
        <w:rPr>
          <w:rFonts w:ascii="宋体" w:hAnsi="宋体"/>
        </w:rPr>
        <w:t xml:space="preserve">27] </w:t>
      </w:r>
      <w:r w:rsidRPr="000E0E7D">
        <w:rPr>
          <w:rFonts w:ascii="宋体" w:hAnsi="宋体"/>
        </w:rPr>
        <w:t>Weinberger K Q, Saul L K. Distance metric learning for large margin nearest neighbor classification[J]. Journal of Machine Learning Research, 2009, 10(Feb): 207-244.</w:t>
      </w:r>
    </w:p>
    <w:p w:rsidR="000E0E7D" w:rsidRDefault="000E0E7D" w:rsidP="00212869">
      <w:pPr>
        <w:spacing w:line="288" w:lineRule="auto"/>
        <w:ind w:rightChars="50" w:right="105"/>
        <w:rPr>
          <w:rFonts w:ascii="宋体" w:hAnsi="宋体"/>
        </w:rPr>
      </w:pPr>
      <w:r>
        <w:rPr>
          <w:rFonts w:ascii="宋体" w:hAnsi="宋体" w:hint="eastAsia"/>
        </w:rPr>
        <w:t>[</w:t>
      </w:r>
      <w:r>
        <w:rPr>
          <w:rFonts w:ascii="宋体" w:hAnsi="宋体"/>
        </w:rPr>
        <w:t xml:space="preserve">28] </w:t>
      </w:r>
      <w:r w:rsidRPr="000E0E7D">
        <w:rPr>
          <w:rFonts w:ascii="宋体" w:hAnsi="宋体"/>
        </w:rPr>
        <w:t>Wang J, Do H T, Woznica A, et al. Metric learning with multiple kernels[C]//Advances in neural information processing systems. 2011: 1170-1178.</w:t>
      </w:r>
    </w:p>
    <w:p w:rsidR="000E0E7D" w:rsidRDefault="000E0E7D" w:rsidP="00212869">
      <w:pPr>
        <w:spacing w:line="288" w:lineRule="auto"/>
        <w:ind w:rightChars="50" w:right="105"/>
        <w:rPr>
          <w:rFonts w:ascii="宋体" w:hAnsi="宋体"/>
        </w:rPr>
      </w:pPr>
      <w:r>
        <w:rPr>
          <w:rFonts w:ascii="宋体" w:hAnsi="宋体" w:hint="eastAsia"/>
        </w:rPr>
        <w:t>[</w:t>
      </w:r>
      <w:r>
        <w:rPr>
          <w:rFonts w:ascii="宋体" w:hAnsi="宋体"/>
        </w:rPr>
        <w:t xml:space="preserve">29] </w:t>
      </w:r>
      <w:r w:rsidRPr="000E0E7D">
        <w:rPr>
          <w:rFonts w:ascii="宋体" w:hAnsi="宋体"/>
        </w:rPr>
        <w:t>Cogswell M, Ahmed F, Girshick R, et al. Reducing overfitting in deep networks by decorrelating representations[J]. arXiv preprint arXiv:1511.06068, 2015.</w:t>
      </w:r>
    </w:p>
    <w:p w:rsidR="000E0E7D" w:rsidRDefault="000E0E7D" w:rsidP="00212869">
      <w:pPr>
        <w:spacing w:line="288" w:lineRule="auto"/>
        <w:ind w:rightChars="50" w:right="105"/>
        <w:rPr>
          <w:rFonts w:ascii="宋体" w:hAnsi="宋体" w:hint="eastAsia"/>
        </w:rPr>
      </w:pPr>
      <w:r>
        <w:rPr>
          <w:rFonts w:ascii="宋体" w:hAnsi="宋体" w:hint="eastAsia"/>
        </w:rPr>
        <w:t>[</w:t>
      </w:r>
      <w:r>
        <w:rPr>
          <w:rFonts w:ascii="宋体" w:hAnsi="宋体"/>
        </w:rPr>
        <w:t xml:space="preserve">30] </w:t>
      </w:r>
      <w:r w:rsidRPr="000E0E7D">
        <w:rPr>
          <w:rFonts w:ascii="宋体" w:hAnsi="宋体"/>
        </w:rPr>
        <w:t>Kedem D, Tyree S, Sha F, et al. Non-linear metric learning[C]//Advances in Neural Information Processing Systems. 2012: 2573-2581.</w:t>
      </w:r>
    </w:p>
    <w:p w:rsidR="00B12C79" w:rsidRDefault="00B12C79" w:rsidP="00212869">
      <w:pPr>
        <w:spacing w:line="288" w:lineRule="auto"/>
        <w:ind w:rightChars="50" w:right="105"/>
        <w:rPr>
          <w:rFonts w:ascii="宋体" w:hAnsi="宋体" w:hint="eastAsia"/>
        </w:rPr>
      </w:pPr>
      <w:r>
        <w:rPr>
          <w:rFonts w:ascii="宋体" w:hAnsi="宋体"/>
        </w:rPr>
        <w:t xml:space="preserve">1 </w:t>
      </w:r>
      <w:r w:rsidRPr="00B12C79">
        <w:rPr>
          <w:rFonts w:ascii="宋体" w:hAnsi="宋体"/>
        </w:rPr>
        <w:t>http://dblp.uni-trier.de/.</w:t>
      </w:r>
    </w:p>
    <w:p w:rsidR="00212869" w:rsidRPr="00E45F3B" w:rsidRDefault="00212869" w:rsidP="00EE5D47">
      <w:pPr>
        <w:autoSpaceDE w:val="0"/>
        <w:autoSpaceDN w:val="0"/>
        <w:adjustRightInd w:val="0"/>
        <w:spacing w:line="288" w:lineRule="auto"/>
        <w:jc w:val="left"/>
        <w:rPr>
          <w:rFonts w:ascii="宋体" w:eastAsia="宋体" w:hAnsi="宋体" w:cs="å®‹ä½“" w:hint="eastAsia"/>
          <w:kern w:val="0"/>
        </w:rPr>
        <w:sectPr w:rsidR="00212869"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54" w:name="_Toc13094"/>
      <w:bookmarkStart w:id="55" w:name="_Toc450552536"/>
      <w:bookmarkStart w:id="56" w:name="_Toc20211"/>
      <w:bookmarkStart w:id="57" w:name="_Toc446427273"/>
      <w:bookmarkStart w:id="58" w:name="_Toc795384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54"/>
      <w:bookmarkEnd w:id="55"/>
      <w:bookmarkEnd w:id="56"/>
      <w:bookmarkEnd w:id="57"/>
      <w:bookmarkEnd w:id="58"/>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59" w:name="_Toc7953850"/>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59"/>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60" w:name="_Toc795385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60"/>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0"/>
          <w:footerReference w:type="default" r:id="rId21"/>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61" w:name="_Toc795385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61"/>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HeteRecom，利用元路径的语义信息来评估电影间的相似性。此外，考虑属性值，如链接上的评分，他们进一步将推荐系统建模为加权异质信息网络，并提出基于语义路径的个性化推荐方法SemRec。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SVMRank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r w:rsidRPr="00E32C86">
              <w:rPr>
                <w:rFonts w:ascii="宋体" w:eastAsia="宋体" w:hAnsi="宋体" w:cs="Times New Roman"/>
              </w:rPr>
              <w:t>ChebNet</w:t>
            </w:r>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r w:rsidRPr="00E32C86">
              <w:rPr>
                <w:rFonts w:ascii="宋体" w:eastAsia="宋体" w:hAnsi="宋体" w:cs="Times New Roman"/>
              </w:rPr>
              <w:t>ChebNet</w:t>
            </w:r>
            <w:r w:rsidRPr="00E32C86">
              <w:rPr>
                <w:rFonts w:ascii="宋体" w:eastAsia="宋体" w:hAnsi="宋体" w:cs="Times New Roman" w:hint="eastAsia"/>
              </w:rPr>
              <w:t>进行了一阶近似，将邻接矩阵更换成自环的邻接矩阵；作为ChebNe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Shi C, Zhou C, Kong X, et al. Heterecom: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3. Shi C, Zhang Z, Ji Y, et al. SemRec: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5. Burke R, Vahedian F, Mobasher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6. Jamali M, Lakshmanan L. HeteroMF: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7. Ren X, Liu J, Yu X, et al. Cluscite: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Luo C, Pang W, Wang Z, et al. Hete-cf: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1. Bruna J, Zaremba W, Szlam A, et al. Spectral networks and locally connected networks on graphs[J]. arXiv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2. Defferrard M, Bresson X, Vandergheynst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3. Kipf T N, Welling M. Semi-supervised classification with graph convolutional networks[J]. arXiv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4. 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r w:rsidRPr="00E32C86">
              <w:rPr>
                <w:rFonts w:ascii="宋体" w:eastAsia="宋体" w:hAnsi="宋体" w:cs="Times New Roman"/>
              </w:rPr>
              <w:t xml:space="preserve"> P, Cucurull G, Casanova A, et al. Graph attention networks[J]. arXiv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2"/>
          <w:footerReference w:type="default" r:id="rId23"/>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HeteRecom，利用元路径的语义信息来评估电影间的相似性。此外，考虑属性值，如链接上的评分，他们进一步将推荐系统建模为加权异质信息网络，并提出基于语义路径的个性化推荐方法SemRec。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(NeuACF)</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但NeuACF中，用户和物品的交互可能性是利用embedding间的点积来度量的。由于点积本身所固有的缺陷——不满足三角不等式，可能导致相似性的传递特征被破坏，从而限制模型效果的提升。与此同时，NeuACF使用point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level特征，其次进行表示学习并融合，最后利用适当打分和损失函数完成优化，总体框架如下图所示。接下来，分模块阐述算法原理、与NeuACF的异同及相应实现进度。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基于PathSim的aspect-level相似性矩阵计算（NeuACF）</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NeuACF，利用PathSim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为此，查找PathSim源码，并在MATLAB运行，完成该模块的编程实现。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的aspect-level表示学习（NeuACF）</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是相似性矩阵B中用户i的对应向量，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均选择ReLU。</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与NeuACF完整模型不同，本阶段暂时以average方式融合aspect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首先，NeuACF利用点积度量用户和物品间的交互可能性：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2896137</wp:posOffset>
                  </wp:positionH>
                  <wp:positionV relativeFrom="paragraph">
                    <wp:posOffset>44769</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neighbor（kNN）、K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物品metric，在反映用户偏好的同时，捕捉用户-用户及物品-物品间的相似性。因此，本工作考虑以metric替换NeuACF中的点积估计形式，实现更全方位的信息传递。具体地，参考CML，修改NeuACF打分函数：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其次，NeuACF利用point-wise损失函数进行模型优化：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NeuACF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以上两点即为模型的优化部分。至此为止，编码实现了NeuACF改进模型的简化版本（无attention）。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为验证模型有效性，选择公开的MovieLens和Amazon数据集。其中，前者广泛用于电影推荐系统，后者用于商品推荐。除电影和用户外，NeuACF还需导演和演员信息来学习基于元路径的aspect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level节点表示，而这些信息不包含在原数据集中。因此，利用爬虫工具，从IMDb上抓取相应电影的导演和演员列表补充至MovieLens。</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搭建TensorFlow</w:t>
            </w:r>
            <w:r w:rsidRPr="00A5377F">
              <w:rPr>
                <w:rFonts w:ascii="宋体" w:eastAsia="宋体" w:hAnsi="宋体" w:cs="Times New Roman"/>
                <w:bCs/>
              </w:rPr>
              <w:t xml:space="preserve"> 1.2.1</w:t>
            </w:r>
            <w:r w:rsidRPr="00A5377F">
              <w:rPr>
                <w:rFonts w:ascii="宋体" w:eastAsia="宋体" w:hAnsi="宋体" w:cs="Times New Roman" w:hint="eastAsia"/>
                <w:bCs/>
              </w:rPr>
              <w:t>环境，并参考NeuACF源码和官方指导手册，熟悉TensorFlow的函数使用方法。与此同时，实现部分官方样例，在动手操作中，加深对框架的理解和体会。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在不同数据集下验证模型有效性，并与baseline（NeuACF）进行比较；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hint="eastAsia"/>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3D00" w:rsidRDefault="002F3D00" w:rsidP="0054351C">
      <w:r>
        <w:separator/>
      </w:r>
    </w:p>
  </w:endnote>
  <w:endnote w:type="continuationSeparator" w:id="0">
    <w:p w:rsidR="002F3D00" w:rsidRDefault="002F3D00"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瀹嬩綋">
    <w:altName w:val="方正舒体"/>
    <w:panose1 w:val="020B0604020202020204"/>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Kaiti SC">
    <w:panose1 w:val="02010600040101010101"/>
    <w:charset w:val="86"/>
    <w:family w:val="auto"/>
    <w:pitch w:val="variable"/>
    <w:sig w:usb0="80000287" w:usb1="280F3C52" w:usb2="00000016" w:usb3="00000000" w:csb0="0004001F" w:csb1="00000000"/>
  </w:font>
  <w:font w:name="å®‹ä½“">
    <w:altName w:val="Arial"/>
    <w:panose1 w:val="020B0604020202020204"/>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66"/>
      <w:docPartObj>
        <w:docPartGallery w:val="Page Numbers (Bottom of Page)"/>
        <w:docPartUnique/>
      </w:docPartObj>
    </w:sdtPr>
    <w:sdtEndPr>
      <w:rPr>
        <w:rFonts w:ascii="Times New Roman" w:hAnsi="Times New Roman" w:cs="Times New Roman"/>
      </w:rPr>
    </w:sdtEndPr>
    <w:sdtContent>
      <w:p w:rsidR="0077063F" w:rsidRDefault="0077063F">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Pr="00A16143">
          <w:rPr>
            <w:rFonts w:ascii="Times New Roman" w:hAnsi="Times New Roman" w:cs="Times New Roman"/>
            <w:noProof/>
            <w:lang w:val="zh-CN"/>
          </w:rPr>
          <w:t>II</w:t>
        </w:r>
        <w:r w:rsidRPr="0014414F">
          <w:rPr>
            <w:rFonts w:ascii="Times New Roman" w:hAnsi="Times New Roman" w:cs="Times New Roman"/>
          </w:rPr>
          <w:fldChar w:fldCharType="end"/>
        </w:r>
      </w:p>
    </w:sdtContent>
  </w:sdt>
  <w:p w:rsidR="0077063F" w:rsidRDefault="0077063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59"/>
      <w:docPartObj>
        <w:docPartGallery w:val="Page Numbers (Bottom of Page)"/>
        <w:docPartUnique/>
      </w:docPartObj>
    </w:sdtPr>
    <w:sdtContent>
      <w:p w:rsidR="0077063F" w:rsidRDefault="0077063F">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Pr="00A16143">
          <w:rPr>
            <w:rFonts w:ascii="Times New Roman" w:hAnsi="Times New Roman" w:cs="Times New Roman"/>
            <w:noProof/>
            <w:lang w:val="zh-CN"/>
          </w:rPr>
          <w:t>11</w:t>
        </w:r>
        <w:r w:rsidRPr="00C7780A">
          <w:rPr>
            <w:rFonts w:ascii="Times New Roman" w:hAnsi="Times New Roman" w:cs="Times New Roman"/>
          </w:rPr>
          <w:fldChar w:fldCharType="end"/>
        </w:r>
      </w:p>
    </w:sdtContent>
  </w:sdt>
  <w:p w:rsidR="0077063F" w:rsidRDefault="0077063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63F" w:rsidRDefault="0077063F">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63F" w:rsidRDefault="007706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3D00" w:rsidRDefault="002F3D00" w:rsidP="0054351C">
      <w:r>
        <w:separator/>
      </w:r>
    </w:p>
  </w:footnote>
  <w:footnote w:type="continuationSeparator" w:id="0">
    <w:p w:rsidR="002F3D00" w:rsidRDefault="002F3D00" w:rsidP="00543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63F" w:rsidRDefault="0077063F"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63F" w:rsidRPr="00E36344" w:rsidRDefault="0077063F">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77063F" w:rsidRDefault="0077063F"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63F" w:rsidRPr="00E36344" w:rsidRDefault="0077063F"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063F" w:rsidRPr="00E36344" w:rsidRDefault="0077063F"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6"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4"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9"/>
  </w:num>
  <w:num w:numId="3">
    <w:abstractNumId w:val="9"/>
  </w:num>
  <w:num w:numId="4">
    <w:abstractNumId w:val="23"/>
  </w:num>
  <w:num w:numId="5">
    <w:abstractNumId w:val="17"/>
  </w:num>
  <w:num w:numId="6">
    <w:abstractNumId w:val="11"/>
  </w:num>
  <w:num w:numId="7">
    <w:abstractNumId w:val="2"/>
  </w:num>
  <w:num w:numId="8">
    <w:abstractNumId w:val="4"/>
  </w:num>
  <w:num w:numId="9">
    <w:abstractNumId w:val="14"/>
  </w:num>
  <w:num w:numId="10">
    <w:abstractNumId w:val="21"/>
  </w:num>
  <w:num w:numId="11">
    <w:abstractNumId w:val="20"/>
  </w:num>
  <w:num w:numId="12">
    <w:abstractNumId w:val="0"/>
  </w:num>
  <w:num w:numId="13">
    <w:abstractNumId w:val="7"/>
  </w:num>
  <w:num w:numId="14">
    <w:abstractNumId w:val="3"/>
  </w:num>
  <w:num w:numId="15">
    <w:abstractNumId w:val="18"/>
  </w:num>
  <w:num w:numId="16">
    <w:abstractNumId w:val="12"/>
  </w:num>
  <w:num w:numId="17">
    <w:abstractNumId w:val="10"/>
  </w:num>
  <w:num w:numId="18">
    <w:abstractNumId w:val="16"/>
  </w:num>
  <w:num w:numId="19">
    <w:abstractNumId w:val="13"/>
  </w:num>
  <w:num w:numId="20">
    <w:abstractNumId w:val="1"/>
  </w:num>
  <w:num w:numId="21">
    <w:abstractNumId w:val="22"/>
  </w:num>
  <w:num w:numId="22">
    <w:abstractNumId w:val="8"/>
  </w:num>
  <w:num w:numId="23">
    <w:abstractNumId w:val="5"/>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291"/>
    <w:rsid w:val="000024C8"/>
    <w:rsid w:val="00004565"/>
    <w:rsid w:val="00006F50"/>
    <w:rsid w:val="000144C4"/>
    <w:rsid w:val="00015F94"/>
    <w:rsid w:val="00016588"/>
    <w:rsid w:val="00027539"/>
    <w:rsid w:val="000330C4"/>
    <w:rsid w:val="000428DA"/>
    <w:rsid w:val="00042E5A"/>
    <w:rsid w:val="00043886"/>
    <w:rsid w:val="000438F2"/>
    <w:rsid w:val="0004414D"/>
    <w:rsid w:val="00047D35"/>
    <w:rsid w:val="00050338"/>
    <w:rsid w:val="00051008"/>
    <w:rsid w:val="0005478C"/>
    <w:rsid w:val="000555D3"/>
    <w:rsid w:val="000621EF"/>
    <w:rsid w:val="00062C60"/>
    <w:rsid w:val="00064916"/>
    <w:rsid w:val="00065303"/>
    <w:rsid w:val="00067805"/>
    <w:rsid w:val="00072D6F"/>
    <w:rsid w:val="000744CE"/>
    <w:rsid w:val="00077AFB"/>
    <w:rsid w:val="00077B3A"/>
    <w:rsid w:val="00077BF4"/>
    <w:rsid w:val="000879FD"/>
    <w:rsid w:val="000902A6"/>
    <w:rsid w:val="000914A5"/>
    <w:rsid w:val="00096EFB"/>
    <w:rsid w:val="000970FB"/>
    <w:rsid w:val="000A39E0"/>
    <w:rsid w:val="000B0CB6"/>
    <w:rsid w:val="000B2B5C"/>
    <w:rsid w:val="000B4513"/>
    <w:rsid w:val="000B475F"/>
    <w:rsid w:val="000B6D9E"/>
    <w:rsid w:val="000C21B8"/>
    <w:rsid w:val="000C312F"/>
    <w:rsid w:val="000C3F8C"/>
    <w:rsid w:val="000C7B33"/>
    <w:rsid w:val="000D177F"/>
    <w:rsid w:val="000D3A16"/>
    <w:rsid w:val="000D3ACF"/>
    <w:rsid w:val="000D6586"/>
    <w:rsid w:val="000E0357"/>
    <w:rsid w:val="000E0E7D"/>
    <w:rsid w:val="000E166F"/>
    <w:rsid w:val="000E33F8"/>
    <w:rsid w:val="000E4702"/>
    <w:rsid w:val="000E4A72"/>
    <w:rsid w:val="000E6223"/>
    <w:rsid w:val="000E7621"/>
    <w:rsid w:val="000F02D3"/>
    <w:rsid w:val="000F045A"/>
    <w:rsid w:val="000F0F80"/>
    <w:rsid w:val="000F644F"/>
    <w:rsid w:val="00101756"/>
    <w:rsid w:val="00104FD2"/>
    <w:rsid w:val="001052A4"/>
    <w:rsid w:val="001072D1"/>
    <w:rsid w:val="001113E4"/>
    <w:rsid w:val="001126B0"/>
    <w:rsid w:val="00122413"/>
    <w:rsid w:val="00125407"/>
    <w:rsid w:val="0012658C"/>
    <w:rsid w:val="00126762"/>
    <w:rsid w:val="00126AFD"/>
    <w:rsid w:val="001314C1"/>
    <w:rsid w:val="0013156F"/>
    <w:rsid w:val="00131805"/>
    <w:rsid w:val="00131E83"/>
    <w:rsid w:val="00132F31"/>
    <w:rsid w:val="00133146"/>
    <w:rsid w:val="001343BE"/>
    <w:rsid w:val="001361C4"/>
    <w:rsid w:val="001374A3"/>
    <w:rsid w:val="0014414F"/>
    <w:rsid w:val="00144C92"/>
    <w:rsid w:val="00150EE7"/>
    <w:rsid w:val="00156141"/>
    <w:rsid w:val="00162201"/>
    <w:rsid w:val="00165C18"/>
    <w:rsid w:val="00166960"/>
    <w:rsid w:val="0016696E"/>
    <w:rsid w:val="00167CE3"/>
    <w:rsid w:val="0017395A"/>
    <w:rsid w:val="00175731"/>
    <w:rsid w:val="00175CB5"/>
    <w:rsid w:val="00175FE7"/>
    <w:rsid w:val="00176786"/>
    <w:rsid w:val="00176FF6"/>
    <w:rsid w:val="00177FC0"/>
    <w:rsid w:val="00181F8D"/>
    <w:rsid w:val="0018233B"/>
    <w:rsid w:val="00185732"/>
    <w:rsid w:val="00187A88"/>
    <w:rsid w:val="00187F6F"/>
    <w:rsid w:val="0019405E"/>
    <w:rsid w:val="00194523"/>
    <w:rsid w:val="00196650"/>
    <w:rsid w:val="0019690A"/>
    <w:rsid w:val="001A0104"/>
    <w:rsid w:val="001A2824"/>
    <w:rsid w:val="001B32F9"/>
    <w:rsid w:val="001B3886"/>
    <w:rsid w:val="001B39B9"/>
    <w:rsid w:val="001B3B6E"/>
    <w:rsid w:val="001B709D"/>
    <w:rsid w:val="001C4B77"/>
    <w:rsid w:val="001C6451"/>
    <w:rsid w:val="001C70DE"/>
    <w:rsid w:val="001D1078"/>
    <w:rsid w:val="001D2039"/>
    <w:rsid w:val="001D3723"/>
    <w:rsid w:val="001D6C71"/>
    <w:rsid w:val="001E49FE"/>
    <w:rsid w:val="001E61D7"/>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33857"/>
    <w:rsid w:val="002412E9"/>
    <w:rsid w:val="00244840"/>
    <w:rsid w:val="00251AE4"/>
    <w:rsid w:val="002520FF"/>
    <w:rsid w:val="002605AF"/>
    <w:rsid w:val="00271F5D"/>
    <w:rsid w:val="00272460"/>
    <w:rsid w:val="0027458D"/>
    <w:rsid w:val="00274BC1"/>
    <w:rsid w:val="00285626"/>
    <w:rsid w:val="002861B6"/>
    <w:rsid w:val="00293294"/>
    <w:rsid w:val="00295DEA"/>
    <w:rsid w:val="002A32A3"/>
    <w:rsid w:val="002A3E22"/>
    <w:rsid w:val="002A7E09"/>
    <w:rsid w:val="002B50C3"/>
    <w:rsid w:val="002B771E"/>
    <w:rsid w:val="002C0C4E"/>
    <w:rsid w:val="002C765A"/>
    <w:rsid w:val="002C7667"/>
    <w:rsid w:val="002D3C21"/>
    <w:rsid w:val="002D5566"/>
    <w:rsid w:val="002D7CF8"/>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DB"/>
    <w:rsid w:val="00310478"/>
    <w:rsid w:val="003122FD"/>
    <w:rsid w:val="00312C69"/>
    <w:rsid w:val="00312FAB"/>
    <w:rsid w:val="0031493F"/>
    <w:rsid w:val="0031653D"/>
    <w:rsid w:val="0031723C"/>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6671"/>
    <w:rsid w:val="00377298"/>
    <w:rsid w:val="00383221"/>
    <w:rsid w:val="0038455F"/>
    <w:rsid w:val="00386A53"/>
    <w:rsid w:val="00391439"/>
    <w:rsid w:val="00391507"/>
    <w:rsid w:val="00397588"/>
    <w:rsid w:val="003A0A82"/>
    <w:rsid w:val="003A1EA0"/>
    <w:rsid w:val="003A21B9"/>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F9E"/>
    <w:rsid w:val="003E1D7B"/>
    <w:rsid w:val="003E480E"/>
    <w:rsid w:val="003E5F32"/>
    <w:rsid w:val="003E65E1"/>
    <w:rsid w:val="003F0695"/>
    <w:rsid w:val="003F10CB"/>
    <w:rsid w:val="00400385"/>
    <w:rsid w:val="00405509"/>
    <w:rsid w:val="00405BC4"/>
    <w:rsid w:val="0040623E"/>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503E9"/>
    <w:rsid w:val="00455BEB"/>
    <w:rsid w:val="004561DB"/>
    <w:rsid w:val="00465266"/>
    <w:rsid w:val="00467966"/>
    <w:rsid w:val="00471613"/>
    <w:rsid w:val="00475E69"/>
    <w:rsid w:val="004760CC"/>
    <w:rsid w:val="00481DFC"/>
    <w:rsid w:val="00486708"/>
    <w:rsid w:val="00491B5A"/>
    <w:rsid w:val="00495610"/>
    <w:rsid w:val="00496132"/>
    <w:rsid w:val="00497EC6"/>
    <w:rsid w:val="004A31B5"/>
    <w:rsid w:val="004A505E"/>
    <w:rsid w:val="004A5E34"/>
    <w:rsid w:val="004B21D7"/>
    <w:rsid w:val="004B2E82"/>
    <w:rsid w:val="004B4418"/>
    <w:rsid w:val="004C120D"/>
    <w:rsid w:val="004C1FE6"/>
    <w:rsid w:val="004C4648"/>
    <w:rsid w:val="004C69C9"/>
    <w:rsid w:val="004D3B60"/>
    <w:rsid w:val="004D7A29"/>
    <w:rsid w:val="004E0680"/>
    <w:rsid w:val="004E0818"/>
    <w:rsid w:val="004F30E4"/>
    <w:rsid w:val="004F547B"/>
    <w:rsid w:val="004F793B"/>
    <w:rsid w:val="004F79AC"/>
    <w:rsid w:val="005020C1"/>
    <w:rsid w:val="00507435"/>
    <w:rsid w:val="00510475"/>
    <w:rsid w:val="005130E5"/>
    <w:rsid w:val="00513A0C"/>
    <w:rsid w:val="00524D91"/>
    <w:rsid w:val="00524EB4"/>
    <w:rsid w:val="00526DDF"/>
    <w:rsid w:val="00527E54"/>
    <w:rsid w:val="00531606"/>
    <w:rsid w:val="005335D0"/>
    <w:rsid w:val="00533CF6"/>
    <w:rsid w:val="00533FF3"/>
    <w:rsid w:val="005403BC"/>
    <w:rsid w:val="00542979"/>
    <w:rsid w:val="0054351C"/>
    <w:rsid w:val="0054489A"/>
    <w:rsid w:val="00546A76"/>
    <w:rsid w:val="005507EE"/>
    <w:rsid w:val="005522E0"/>
    <w:rsid w:val="005623EB"/>
    <w:rsid w:val="00567489"/>
    <w:rsid w:val="0057203E"/>
    <w:rsid w:val="00576113"/>
    <w:rsid w:val="00577B0B"/>
    <w:rsid w:val="00581103"/>
    <w:rsid w:val="00581EDB"/>
    <w:rsid w:val="00584CED"/>
    <w:rsid w:val="00587BAA"/>
    <w:rsid w:val="005907DF"/>
    <w:rsid w:val="0059274F"/>
    <w:rsid w:val="00593883"/>
    <w:rsid w:val="005968D6"/>
    <w:rsid w:val="005B1393"/>
    <w:rsid w:val="005B164C"/>
    <w:rsid w:val="005B6734"/>
    <w:rsid w:val="005C1A95"/>
    <w:rsid w:val="005C3CBA"/>
    <w:rsid w:val="005D1BF7"/>
    <w:rsid w:val="005D2384"/>
    <w:rsid w:val="005D3E2A"/>
    <w:rsid w:val="005D74C0"/>
    <w:rsid w:val="005E1630"/>
    <w:rsid w:val="005E73B5"/>
    <w:rsid w:val="005E7B54"/>
    <w:rsid w:val="005F0DBD"/>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A8"/>
    <w:rsid w:val="006528C5"/>
    <w:rsid w:val="00653282"/>
    <w:rsid w:val="00653B53"/>
    <w:rsid w:val="00654F17"/>
    <w:rsid w:val="0065501E"/>
    <w:rsid w:val="00656AAA"/>
    <w:rsid w:val="006607E9"/>
    <w:rsid w:val="00662E28"/>
    <w:rsid w:val="00664163"/>
    <w:rsid w:val="00665C21"/>
    <w:rsid w:val="0067765C"/>
    <w:rsid w:val="006806DA"/>
    <w:rsid w:val="00681870"/>
    <w:rsid w:val="00681B71"/>
    <w:rsid w:val="006821E9"/>
    <w:rsid w:val="00685E2F"/>
    <w:rsid w:val="006861F2"/>
    <w:rsid w:val="006872E9"/>
    <w:rsid w:val="006A2BD1"/>
    <w:rsid w:val="006A4224"/>
    <w:rsid w:val="006A4E66"/>
    <w:rsid w:val="006C3BD7"/>
    <w:rsid w:val="006C3BE7"/>
    <w:rsid w:val="006C50DD"/>
    <w:rsid w:val="006C6967"/>
    <w:rsid w:val="006C7110"/>
    <w:rsid w:val="006C72B8"/>
    <w:rsid w:val="006D1054"/>
    <w:rsid w:val="006D511B"/>
    <w:rsid w:val="006D5F14"/>
    <w:rsid w:val="006D614F"/>
    <w:rsid w:val="006D66DC"/>
    <w:rsid w:val="006E193D"/>
    <w:rsid w:val="006E640F"/>
    <w:rsid w:val="006E6A81"/>
    <w:rsid w:val="006E7790"/>
    <w:rsid w:val="006F01A4"/>
    <w:rsid w:val="006F7171"/>
    <w:rsid w:val="00702DA2"/>
    <w:rsid w:val="00703A83"/>
    <w:rsid w:val="00704326"/>
    <w:rsid w:val="00704CC5"/>
    <w:rsid w:val="00705128"/>
    <w:rsid w:val="0070523E"/>
    <w:rsid w:val="00706DE2"/>
    <w:rsid w:val="0071104E"/>
    <w:rsid w:val="007114E4"/>
    <w:rsid w:val="0071435C"/>
    <w:rsid w:val="0071526C"/>
    <w:rsid w:val="0071662E"/>
    <w:rsid w:val="00717D48"/>
    <w:rsid w:val="007263EA"/>
    <w:rsid w:val="007266F8"/>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39AA"/>
    <w:rsid w:val="007A24B1"/>
    <w:rsid w:val="007A4FA9"/>
    <w:rsid w:val="007A5712"/>
    <w:rsid w:val="007A6415"/>
    <w:rsid w:val="007B3B36"/>
    <w:rsid w:val="007B5360"/>
    <w:rsid w:val="007B6B69"/>
    <w:rsid w:val="007B7EA7"/>
    <w:rsid w:val="007C2E99"/>
    <w:rsid w:val="007C7243"/>
    <w:rsid w:val="007D35ED"/>
    <w:rsid w:val="007D6684"/>
    <w:rsid w:val="007E5DFC"/>
    <w:rsid w:val="007E6BCE"/>
    <w:rsid w:val="007F3C11"/>
    <w:rsid w:val="007F51B1"/>
    <w:rsid w:val="007F59BA"/>
    <w:rsid w:val="007F6A9E"/>
    <w:rsid w:val="007F7092"/>
    <w:rsid w:val="007F70EB"/>
    <w:rsid w:val="0080112D"/>
    <w:rsid w:val="00805568"/>
    <w:rsid w:val="00805F13"/>
    <w:rsid w:val="008069C9"/>
    <w:rsid w:val="00811141"/>
    <w:rsid w:val="00816ACC"/>
    <w:rsid w:val="008235DB"/>
    <w:rsid w:val="008248B8"/>
    <w:rsid w:val="008257F1"/>
    <w:rsid w:val="00834338"/>
    <w:rsid w:val="00836120"/>
    <w:rsid w:val="00842E69"/>
    <w:rsid w:val="00853289"/>
    <w:rsid w:val="008532C8"/>
    <w:rsid w:val="00856804"/>
    <w:rsid w:val="00860723"/>
    <w:rsid w:val="00862BFD"/>
    <w:rsid w:val="008703FB"/>
    <w:rsid w:val="008711DD"/>
    <w:rsid w:val="0087309E"/>
    <w:rsid w:val="008742AA"/>
    <w:rsid w:val="00875D5B"/>
    <w:rsid w:val="00876BBE"/>
    <w:rsid w:val="0087710B"/>
    <w:rsid w:val="008813FD"/>
    <w:rsid w:val="00884C25"/>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F84"/>
    <w:rsid w:val="008F02EC"/>
    <w:rsid w:val="008F1FDF"/>
    <w:rsid w:val="008F2390"/>
    <w:rsid w:val="008F35AC"/>
    <w:rsid w:val="008F7696"/>
    <w:rsid w:val="008F7F95"/>
    <w:rsid w:val="00900146"/>
    <w:rsid w:val="009063C0"/>
    <w:rsid w:val="00910087"/>
    <w:rsid w:val="00910816"/>
    <w:rsid w:val="009122ED"/>
    <w:rsid w:val="0092016A"/>
    <w:rsid w:val="00927618"/>
    <w:rsid w:val="00930FA9"/>
    <w:rsid w:val="009349C9"/>
    <w:rsid w:val="00935255"/>
    <w:rsid w:val="0094062B"/>
    <w:rsid w:val="00940E42"/>
    <w:rsid w:val="0094193B"/>
    <w:rsid w:val="00942EC6"/>
    <w:rsid w:val="00944AFD"/>
    <w:rsid w:val="00946828"/>
    <w:rsid w:val="00951391"/>
    <w:rsid w:val="00951A78"/>
    <w:rsid w:val="0096292F"/>
    <w:rsid w:val="00964995"/>
    <w:rsid w:val="009649D8"/>
    <w:rsid w:val="00966DE8"/>
    <w:rsid w:val="009742F3"/>
    <w:rsid w:val="0097555C"/>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70A9"/>
    <w:rsid w:val="009C768D"/>
    <w:rsid w:val="009D139C"/>
    <w:rsid w:val="009D174B"/>
    <w:rsid w:val="009D3C0A"/>
    <w:rsid w:val="009D4BE1"/>
    <w:rsid w:val="009D6E23"/>
    <w:rsid w:val="009D7DBF"/>
    <w:rsid w:val="009E236C"/>
    <w:rsid w:val="009F06A7"/>
    <w:rsid w:val="009F0C91"/>
    <w:rsid w:val="009F3A45"/>
    <w:rsid w:val="009F3E65"/>
    <w:rsid w:val="00A01888"/>
    <w:rsid w:val="00A04934"/>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82209"/>
    <w:rsid w:val="00A83209"/>
    <w:rsid w:val="00A856D0"/>
    <w:rsid w:val="00A85943"/>
    <w:rsid w:val="00A8614F"/>
    <w:rsid w:val="00A86479"/>
    <w:rsid w:val="00A90AD0"/>
    <w:rsid w:val="00A90C01"/>
    <w:rsid w:val="00AA12F3"/>
    <w:rsid w:val="00AB1565"/>
    <w:rsid w:val="00AB1DF2"/>
    <w:rsid w:val="00AB5412"/>
    <w:rsid w:val="00AB7C1E"/>
    <w:rsid w:val="00AC1738"/>
    <w:rsid w:val="00AC28C0"/>
    <w:rsid w:val="00AC3044"/>
    <w:rsid w:val="00AC4572"/>
    <w:rsid w:val="00AC6E65"/>
    <w:rsid w:val="00AD084C"/>
    <w:rsid w:val="00AD1F34"/>
    <w:rsid w:val="00AD45FF"/>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30CAE"/>
    <w:rsid w:val="00B325CE"/>
    <w:rsid w:val="00B33401"/>
    <w:rsid w:val="00B43FC0"/>
    <w:rsid w:val="00B47F3C"/>
    <w:rsid w:val="00B51171"/>
    <w:rsid w:val="00B52261"/>
    <w:rsid w:val="00B538DA"/>
    <w:rsid w:val="00B55C68"/>
    <w:rsid w:val="00B648F4"/>
    <w:rsid w:val="00B64D51"/>
    <w:rsid w:val="00B66608"/>
    <w:rsid w:val="00B76BFD"/>
    <w:rsid w:val="00B92717"/>
    <w:rsid w:val="00B93AC7"/>
    <w:rsid w:val="00B946D5"/>
    <w:rsid w:val="00BA2F3A"/>
    <w:rsid w:val="00BA36B6"/>
    <w:rsid w:val="00BA429A"/>
    <w:rsid w:val="00BA47AD"/>
    <w:rsid w:val="00BB1873"/>
    <w:rsid w:val="00BB1F41"/>
    <w:rsid w:val="00BB27D7"/>
    <w:rsid w:val="00BC1055"/>
    <w:rsid w:val="00BC11FA"/>
    <w:rsid w:val="00BC3892"/>
    <w:rsid w:val="00BD3FAE"/>
    <w:rsid w:val="00BD5816"/>
    <w:rsid w:val="00BD6363"/>
    <w:rsid w:val="00BD640D"/>
    <w:rsid w:val="00BE659C"/>
    <w:rsid w:val="00BF024E"/>
    <w:rsid w:val="00BF026B"/>
    <w:rsid w:val="00BF5352"/>
    <w:rsid w:val="00C01734"/>
    <w:rsid w:val="00C03F95"/>
    <w:rsid w:val="00C04DB4"/>
    <w:rsid w:val="00C06230"/>
    <w:rsid w:val="00C07493"/>
    <w:rsid w:val="00C103E0"/>
    <w:rsid w:val="00C13C54"/>
    <w:rsid w:val="00C20507"/>
    <w:rsid w:val="00C23D41"/>
    <w:rsid w:val="00C23FB1"/>
    <w:rsid w:val="00C31E17"/>
    <w:rsid w:val="00C34596"/>
    <w:rsid w:val="00C3620C"/>
    <w:rsid w:val="00C36D68"/>
    <w:rsid w:val="00C47E3C"/>
    <w:rsid w:val="00C50C1A"/>
    <w:rsid w:val="00C50D47"/>
    <w:rsid w:val="00C522E4"/>
    <w:rsid w:val="00C53C6E"/>
    <w:rsid w:val="00C54B20"/>
    <w:rsid w:val="00C55863"/>
    <w:rsid w:val="00C70E48"/>
    <w:rsid w:val="00C71EDB"/>
    <w:rsid w:val="00C72598"/>
    <w:rsid w:val="00C72880"/>
    <w:rsid w:val="00C72D47"/>
    <w:rsid w:val="00C73C34"/>
    <w:rsid w:val="00C7780A"/>
    <w:rsid w:val="00C823EE"/>
    <w:rsid w:val="00C852E9"/>
    <w:rsid w:val="00C907FF"/>
    <w:rsid w:val="00C91A4C"/>
    <w:rsid w:val="00C91E55"/>
    <w:rsid w:val="00C9467B"/>
    <w:rsid w:val="00C948D2"/>
    <w:rsid w:val="00C95AFC"/>
    <w:rsid w:val="00C96D5A"/>
    <w:rsid w:val="00CA57D8"/>
    <w:rsid w:val="00CB3291"/>
    <w:rsid w:val="00CB3431"/>
    <w:rsid w:val="00CB3B96"/>
    <w:rsid w:val="00CC06AD"/>
    <w:rsid w:val="00CC2C81"/>
    <w:rsid w:val="00CC472D"/>
    <w:rsid w:val="00CC4A92"/>
    <w:rsid w:val="00CC5081"/>
    <w:rsid w:val="00CC758C"/>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D66"/>
    <w:rsid w:val="00D55267"/>
    <w:rsid w:val="00D622CE"/>
    <w:rsid w:val="00D63760"/>
    <w:rsid w:val="00D74ED5"/>
    <w:rsid w:val="00D861B4"/>
    <w:rsid w:val="00D90EDF"/>
    <w:rsid w:val="00D93714"/>
    <w:rsid w:val="00D93E7F"/>
    <w:rsid w:val="00D95C58"/>
    <w:rsid w:val="00D95EF3"/>
    <w:rsid w:val="00D97E87"/>
    <w:rsid w:val="00DA0133"/>
    <w:rsid w:val="00DA1412"/>
    <w:rsid w:val="00DA5030"/>
    <w:rsid w:val="00DB004B"/>
    <w:rsid w:val="00DB1A64"/>
    <w:rsid w:val="00DB26BD"/>
    <w:rsid w:val="00DB2DA8"/>
    <w:rsid w:val="00DB3B02"/>
    <w:rsid w:val="00DB680D"/>
    <w:rsid w:val="00DC1BFE"/>
    <w:rsid w:val="00DC225C"/>
    <w:rsid w:val="00DC6E12"/>
    <w:rsid w:val="00DC7691"/>
    <w:rsid w:val="00DC7B9C"/>
    <w:rsid w:val="00DD2656"/>
    <w:rsid w:val="00DD45F1"/>
    <w:rsid w:val="00DD46A9"/>
    <w:rsid w:val="00DD48BB"/>
    <w:rsid w:val="00DE22BA"/>
    <w:rsid w:val="00DE3295"/>
    <w:rsid w:val="00DE3FBD"/>
    <w:rsid w:val="00E03DAE"/>
    <w:rsid w:val="00E04CBD"/>
    <w:rsid w:val="00E05D01"/>
    <w:rsid w:val="00E05DE8"/>
    <w:rsid w:val="00E05ED9"/>
    <w:rsid w:val="00E06142"/>
    <w:rsid w:val="00E12A67"/>
    <w:rsid w:val="00E165F1"/>
    <w:rsid w:val="00E25E32"/>
    <w:rsid w:val="00E26BCA"/>
    <w:rsid w:val="00E322F2"/>
    <w:rsid w:val="00E32C04"/>
    <w:rsid w:val="00E32C86"/>
    <w:rsid w:val="00E35ACC"/>
    <w:rsid w:val="00E36344"/>
    <w:rsid w:val="00E3676C"/>
    <w:rsid w:val="00E45F3B"/>
    <w:rsid w:val="00E55B8A"/>
    <w:rsid w:val="00E61959"/>
    <w:rsid w:val="00E6445B"/>
    <w:rsid w:val="00E64A76"/>
    <w:rsid w:val="00E70D57"/>
    <w:rsid w:val="00E70DF5"/>
    <w:rsid w:val="00E7218D"/>
    <w:rsid w:val="00E74907"/>
    <w:rsid w:val="00E81234"/>
    <w:rsid w:val="00E84A0A"/>
    <w:rsid w:val="00E856DA"/>
    <w:rsid w:val="00E86DF4"/>
    <w:rsid w:val="00E91F1E"/>
    <w:rsid w:val="00E95762"/>
    <w:rsid w:val="00E96854"/>
    <w:rsid w:val="00EA0834"/>
    <w:rsid w:val="00EA453E"/>
    <w:rsid w:val="00EA718D"/>
    <w:rsid w:val="00EA7626"/>
    <w:rsid w:val="00EB153F"/>
    <w:rsid w:val="00EB3ED2"/>
    <w:rsid w:val="00EB5EC1"/>
    <w:rsid w:val="00EB65B8"/>
    <w:rsid w:val="00EC7739"/>
    <w:rsid w:val="00ED110C"/>
    <w:rsid w:val="00ED2343"/>
    <w:rsid w:val="00ED247C"/>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21990"/>
    <w:rsid w:val="00F22494"/>
    <w:rsid w:val="00F236AA"/>
    <w:rsid w:val="00F24737"/>
    <w:rsid w:val="00F24D2F"/>
    <w:rsid w:val="00F255A5"/>
    <w:rsid w:val="00F27187"/>
    <w:rsid w:val="00F35A06"/>
    <w:rsid w:val="00F36252"/>
    <w:rsid w:val="00F40504"/>
    <w:rsid w:val="00F40EC7"/>
    <w:rsid w:val="00F43D7C"/>
    <w:rsid w:val="00F44599"/>
    <w:rsid w:val="00F4473B"/>
    <w:rsid w:val="00F46E8C"/>
    <w:rsid w:val="00F511A1"/>
    <w:rsid w:val="00F514F7"/>
    <w:rsid w:val="00F52CC5"/>
    <w:rsid w:val="00F566E4"/>
    <w:rsid w:val="00F60F1E"/>
    <w:rsid w:val="00F61557"/>
    <w:rsid w:val="00F61800"/>
    <w:rsid w:val="00F62CC8"/>
    <w:rsid w:val="00F6440F"/>
    <w:rsid w:val="00F674E4"/>
    <w:rsid w:val="00F7039F"/>
    <w:rsid w:val="00F708AB"/>
    <w:rsid w:val="00F70C30"/>
    <w:rsid w:val="00F76883"/>
    <w:rsid w:val="00F80D7F"/>
    <w:rsid w:val="00F81D26"/>
    <w:rsid w:val="00F877AF"/>
    <w:rsid w:val="00F87C90"/>
    <w:rsid w:val="00F90143"/>
    <w:rsid w:val="00F90551"/>
    <w:rsid w:val="00F9140C"/>
    <w:rsid w:val="00F93C90"/>
    <w:rsid w:val="00F94C06"/>
    <w:rsid w:val="00F979C3"/>
    <w:rsid w:val="00F97B69"/>
    <w:rsid w:val="00FA1653"/>
    <w:rsid w:val="00FA6005"/>
    <w:rsid w:val="00FA6355"/>
    <w:rsid w:val="00FA7E6D"/>
    <w:rsid w:val="00FB30A3"/>
    <w:rsid w:val="00FB42C0"/>
    <w:rsid w:val="00FB6F9C"/>
    <w:rsid w:val="00FC0894"/>
    <w:rsid w:val="00FC507D"/>
    <w:rsid w:val="00FC6153"/>
    <w:rsid w:val="00FC6C0E"/>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0E50A"/>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TOC1">
    <w:name w:val="toc 1"/>
    <w:basedOn w:val="a"/>
    <w:next w:val="a"/>
    <w:autoRedefine/>
    <w:uiPriority w:val="39"/>
    <w:unhideWhenUsed/>
    <w:qFormat/>
    <w:rsid w:val="00D17E22"/>
    <w:pPr>
      <w:widowControl/>
      <w:spacing w:after="100" w:line="276" w:lineRule="auto"/>
      <w:jc w:val="left"/>
    </w:pPr>
    <w:rPr>
      <w:kern w:val="0"/>
      <w:sz w:val="22"/>
    </w:rPr>
  </w:style>
  <w:style w:type="paragraph" w:styleId="TOC3">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nul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F4EDA1-3237-B94B-A819-BE969F8CF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44</Pages>
  <Words>5745</Words>
  <Characters>32752</Characters>
  <Application>Microsoft Office Word</Application>
  <DocSecurity>0</DocSecurity>
  <Lines>272</Lines>
  <Paragraphs>76</Paragraphs>
  <ScaleCrop>false</ScaleCrop>
  <Company>微软中国</Company>
  <LinksUpToDate>false</LinksUpToDate>
  <CharactersWithSpaces>38421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王睿嘉</cp:lastModifiedBy>
  <cp:revision>353</cp:revision>
  <dcterms:created xsi:type="dcterms:W3CDTF">2018-11-12T02:13:00Z</dcterms:created>
  <dcterms:modified xsi:type="dcterms:W3CDTF">2019-05-06T13:46:00Z</dcterms:modified>
</cp:coreProperties>
</file>