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rFonts w:hint="eastAsia"/>
          <w:b/>
          <w:bCs/>
          <w:sz w:val="32"/>
          <w:u w:val="thick"/>
        </w:rPr>
      </w:pPr>
    </w:p>
    <w:p w:rsidR="00C23FB1" w:rsidRDefault="00C23FB1" w:rsidP="000F0F80">
      <w:pPr>
        <w:rPr>
          <w:rFonts w:ascii="黑体" w:eastAsia="黑体" w:hAnsi="宋体" w:hint="eastAsia"/>
          <w:b/>
          <w:sz w:val="32"/>
          <w:u w:val="thick"/>
        </w:rPr>
      </w:pPr>
    </w:p>
    <w:p w:rsidR="00C23FB1" w:rsidRPr="00982079" w:rsidRDefault="00C23FB1" w:rsidP="000F0F80">
      <w:pPr>
        <w:rPr>
          <w:rFonts w:hint="eastAsia"/>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hint="eastAsia"/>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hint="eastAsia"/>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Jiawei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w:t>
            </w:r>
            <w:proofErr w:type="gramStart"/>
            <w:r w:rsidRPr="000555D3">
              <w:rPr>
                <w:rFonts w:ascii="宋体" w:eastAsia="宋体" w:hAnsi="宋体" w:cs="Times New Roman"/>
                <w:szCs w:val="24"/>
              </w:rPr>
              <w:t>path based</w:t>
            </w:r>
            <w:proofErr w:type="gramEnd"/>
            <w:r w:rsidRPr="000555D3">
              <w:rPr>
                <w:rFonts w:ascii="宋体" w:eastAsia="宋体" w:hAnsi="宋体" w:cs="Times New Roman"/>
                <w:szCs w:val="24"/>
              </w:rPr>
              <w:t xml:space="preserve">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rPr>
                <w:rFonts w:hint="eastAsia"/>
              </w:rPr>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hint="eastAsia"/>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hint="eastAsia"/>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hint="eastAsia"/>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w:t>
      </w:r>
      <w:proofErr w:type="spellStart"/>
      <w:r w:rsidR="007A6415" w:rsidRPr="008C3247">
        <w:rPr>
          <w:rFonts w:ascii="宋体" w:eastAsia="宋体" w:hAnsi="宋体" w:cs="瀹嬩綋" w:hint="eastAsia"/>
          <w:kern w:val="0"/>
          <w:sz w:val="24"/>
          <w:szCs w:val="24"/>
        </w:rPr>
        <w:t>NeuACF</w:t>
      </w:r>
      <w:proofErr w:type="spellEnd"/>
      <w:r w:rsidR="007A6415" w:rsidRPr="008C3247">
        <w:rPr>
          <w:rFonts w:ascii="宋体" w:eastAsia="宋体" w:hAnsi="宋体" w:cs="瀹嬩綋" w:hint="eastAsia"/>
          <w:kern w:val="0"/>
          <w:sz w:val="24"/>
          <w:szCs w:val="24"/>
        </w:rPr>
        <w:t>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hint="eastAsia"/>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w:t>
      </w:r>
      <w:proofErr w:type="gramStart"/>
      <w:r w:rsidRPr="007838BC">
        <w:rPr>
          <w:rFonts w:ascii="Times New Roman" w:eastAsia="宋体" w:hAnsi="Times New Roman" w:cs="瀹嬩綋"/>
          <w:kern w:val="0"/>
          <w:sz w:val="24"/>
          <w:szCs w:val="24"/>
        </w:rPr>
        <w:t>network based</w:t>
      </w:r>
      <w:proofErr w:type="gramEnd"/>
      <w:r w:rsidRPr="007838BC">
        <w:rPr>
          <w:rFonts w:ascii="Times New Roman" w:eastAsia="宋体" w:hAnsi="Times New Roman" w:cs="瀹嬩綋"/>
          <w:kern w:val="0"/>
          <w:sz w:val="24"/>
          <w:szCs w:val="24"/>
        </w:rPr>
        <w:t xml:space="preserve">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hint="eastAsia"/>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D3FAE" w:rsidRDefault="00FA6355">
          <w:pPr>
            <w:pStyle w:val="TOC1"/>
            <w:tabs>
              <w:tab w:val="left" w:pos="1050"/>
              <w:tab w:val="right" w:leader="dot" w:pos="9060"/>
            </w:tabs>
            <w:rPr>
              <w:noProof/>
              <w:kern w:val="2"/>
              <w:sz w:val="21"/>
              <w:szCs w:val="24"/>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7953803" w:history="1">
            <w:r w:rsidR="00BD3FAE" w:rsidRPr="00474338">
              <w:rPr>
                <w:rStyle w:val="ae"/>
                <w:noProof/>
              </w:rPr>
              <w:t>第一章</w:t>
            </w:r>
            <w:r w:rsidR="00BD3FAE">
              <w:rPr>
                <w:noProof/>
                <w:kern w:val="2"/>
                <w:sz w:val="21"/>
                <w:szCs w:val="24"/>
              </w:rPr>
              <w:tab/>
            </w:r>
            <w:r w:rsidR="00BD3FAE" w:rsidRPr="00474338">
              <w:rPr>
                <w:rStyle w:val="ae"/>
                <w:noProof/>
              </w:rPr>
              <w:t>引言</w:t>
            </w:r>
            <w:r w:rsidR="00BD3FAE">
              <w:rPr>
                <w:noProof/>
                <w:webHidden/>
              </w:rPr>
              <w:tab/>
            </w:r>
            <w:r w:rsidR="00BD3FAE">
              <w:rPr>
                <w:noProof/>
                <w:webHidden/>
              </w:rPr>
              <w:fldChar w:fldCharType="begin"/>
            </w:r>
            <w:r w:rsidR="00BD3FAE">
              <w:rPr>
                <w:noProof/>
                <w:webHidden/>
              </w:rPr>
              <w:instrText xml:space="preserve"> PAGEREF _Toc7953803 \h </w:instrText>
            </w:r>
            <w:r w:rsidR="00BD3FAE">
              <w:rPr>
                <w:noProof/>
                <w:webHidden/>
              </w:rPr>
            </w:r>
            <w:r w:rsidR="00BD3FAE">
              <w:rPr>
                <w:noProof/>
                <w:webHidden/>
              </w:rPr>
              <w:fldChar w:fldCharType="separate"/>
            </w:r>
            <w:r w:rsidR="00BD3FAE">
              <w:rPr>
                <w:noProof/>
                <w:webHidden/>
              </w:rPr>
              <w:t>1</w:t>
            </w:r>
            <w:r w:rsidR="00BD3FAE">
              <w:rPr>
                <w:noProof/>
                <w:webHidden/>
              </w:rPr>
              <w:fldChar w:fldCharType="end"/>
            </w:r>
          </w:hyperlink>
        </w:p>
        <w:p w:rsidR="00BD3FAE" w:rsidRDefault="00BD3FAE">
          <w:pPr>
            <w:pStyle w:val="TOC2"/>
            <w:rPr>
              <w:noProof/>
              <w:kern w:val="2"/>
              <w:sz w:val="21"/>
              <w:szCs w:val="24"/>
            </w:rPr>
          </w:pPr>
          <w:hyperlink w:anchor="_Toc7953804" w:history="1">
            <w:r w:rsidRPr="00474338">
              <w:rPr>
                <w:rStyle w:val="ae"/>
                <w:rFonts w:ascii="黑体" w:hAnsi="黑体"/>
                <w:noProof/>
              </w:rPr>
              <w:t xml:space="preserve">1.1  </w:t>
            </w:r>
            <w:r w:rsidRPr="00474338">
              <w:rPr>
                <w:rStyle w:val="ae"/>
                <w:rFonts w:ascii="黑体" w:hAnsi="黑体"/>
                <w:noProof/>
              </w:rPr>
              <w:t>课题背景</w:t>
            </w:r>
            <w:r>
              <w:rPr>
                <w:noProof/>
                <w:webHidden/>
              </w:rPr>
              <w:tab/>
            </w:r>
            <w:r>
              <w:rPr>
                <w:noProof/>
                <w:webHidden/>
              </w:rPr>
              <w:fldChar w:fldCharType="begin"/>
            </w:r>
            <w:r>
              <w:rPr>
                <w:noProof/>
                <w:webHidden/>
              </w:rPr>
              <w:instrText xml:space="preserve"> PAGEREF _Toc7953804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5" w:history="1">
            <w:r w:rsidRPr="00474338">
              <w:rPr>
                <w:rStyle w:val="ae"/>
                <w:rFonts w:ascii="黑体" w:hAnsi="黑体"/>
                <w:noProof/>
              </w:rPr>
              <w:t xml:space="preserve">1.1.1  </w:t>
            </w:r>
            <w:r w:rsidRPr="00474338">
              <w:rPr>
                <w:rStyle w:val="ae"/>
                <w:rFonts w:ascii="黑体" w:hAnsi="黑体"/>
                <w:noProof/>
              </w:rPr>
              <w:t>研究意义</w:t>
            </w:r>
            <w:r>
              <w:rPr>
                <w:noProof/>
                <w:webHidden/>
              </w:rPr>
              <w:tab/>
            </w:r>
            <w:r>
              <w:rPr>
                <w:noProof/>
                <w:webHidden/>
              </w:rPr>
              <w:fldChar w:fldCharType="begin"/>
            </w:r>
            <w:r>
              <w:rPr>
                <w:noProof/>
                <w:webHidden/>
              </w:rPr>
              <w:instrText xml:space="preserve"> PAGEREF _Toc7953805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6" w:history="1">
            <w:r w:rsidRPr="00474338">
              <w:rPr>
                <w:rStyle w:val="ae"/>
                <w:rFonts w:ascii="黑体" w:hAnsi="黑体"/>
                <w:noProof/>
              </w:rPr>
              <w:t xml:space="preserve">1.1.2  </w:t>
            </w:r>
            <w:r w:rsidRPr="00474338">
              <w:rPr>
                <w:rStyle w:val="ae"/>
                <w:rFonts w:ascii="黑体" w:hAnsi="黑体"/>
                <w:noProof/>
              </w:rPr>
              <w:t>研究现状</w:t>
            </w:r>
            <w:r>
              <w:rPr>
                <w:noProof/>
                <w:webHidden/>
              </w:rPr>
              <w:tab/>
            </w:r>
            <w:r>
              <w:rPr>
                <w:noProof/>
                <w:webHidden/>
              </w:rPr>
              <w:fldChar w:fldCharType="begin"/>
            </w:r>
            <w:r>
              <w:rPr>
                <w:noProof/>
                <w:webHidden/>
              </w:rPr>
              <w:instrText xml:space="preserve"> PAGEREF _Toc7953806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2"/>
            <w:rPr>
              <w:noProof/>
              <w:kern w:val="2"/>
              <w:sz w:val="21"/>
              <w:szCs w:val="24"/>
            </w:rPr>
          </w:pPr>
          <w:hyperlink w:anchor="_Toc7953807" w:history="1">
            <w:r w:rsidRPr="00474338">
              <w:rPr>
                <w:rStyle w:val="ae"/>
                <w:rFonts w:ascii="黑体" w:hAnsi="黑体"/>
                <w:noProof/>
              </w:rPr>
              <w:t xml:space="preserve">1.2  </w:t>
            </w:r>
            <w:r w:rsidRPr="00474338">
              <w:rPr>
                <w:rStyle w:val="ae"/>
                <w:rFonts w:ascii="黑体" w:hAnsi="黑体"/>
                <w:noProof/>
              </w:rPr>
              <w:t>课题任务</w:t>
            </w:r>
            <w:r>
              <w:rPr>
                <w:noProof/>
                <w:webHidden/>
              </w:rPr>
              <w:tab/>
            </w:r>
            <w:r>
              <w:rPr>
                <w:noProof/>
                <w:webHidden/>
              </w:rPr>
              <w:fldChar w:fldCharType="begin"/>
            </w:r>
            <w:r>
              <w:rPr>
                <w:noProof/>
                <w:webHidden/>
              </w:rPr>
              <w:instrText xml:space="preserve"> PAGEREF _Toc7953807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8" w:history="1">
            <w:r w:rsidRPr="00474338">
              <w:rPr>
                <w:rStyle w:val="ae"/>
                <w:rFonts w:ascii="黑体" w:hAnsi="黑体"/>
                <w:noProof/>
              </w:rPr>
              <w:t xml:space="preserve">1.2.1  </w:t>
            </w:r>
            <w:r w:rsidRPr="00474338">
              <w:rPr>
                <w:rStyle w:val="ae"/>
                <w:rFonts w:ascii="黑体" w:hAnsi="黑体"/>
                <w:noProof/>
              </w:rPr>
              <w:t>课题内容</w:t>
            </w:r>
            <w:r>
              <w:rPr>
                <w:noProof/>
                <w:webHidden/>
              </w:rPr>
              <w:tab/>
            </w:r>
            <w:r>
              <w:rPr>
                <w:noProof/>
                <w:webHidden/>
              </w:rPr>
              <w:fldChar w:fldCharType="begin"/>
            </w:r>
            <w:r>
              <w:rPr>
                <w:noProof/>
                <w:webHidden/>
              </w:rPr>
              <w:instrText xml:space="preserve"> PAGEREF _Toc7953808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9" w:history="1">
            <w:r w:rsidRPr="00474338">
              <w:rPr>
                <w:rStyle w:val="ae"/>
                <w:rFonts w:ascii="黑体" w:hAnsi="黑体"/>
                <w:noProof/>
              </w:rPr>
              <w:t xml:space="preserve">1.2.2  </w:t>
            </w:r>
            <w:r w:rsidRPr="00474338">
              <w:rPr>
                <w:rStyle w:val="ae"/>
                <w:rFonts w:ascii="黑体" w:hAnsi="黑体"/>
                <w:noProof/>
              </w:rPr>
              <w:t>本人承担任务</w:t>
            </w:r>
            <w:r>
              <w:rPr>
                <w:noProof/>
                <w:webHidden/>
              </w:rPr>
              <w:tab/>
            </w:r>
            <w:r>
              <w:rPr>
                <w:noProof/>
                <w:webHidden/>
              </w:rPr>
              <w:fldChar w:fldCharType="begin"/>
            </w:r>
            <w:r>
              <w:rPr>
                <w:noProof/>
                <w:webHidden/>
              </w:rPr>
              <w:instrText xml:space="preserve"> PAGEREF _Toc7953809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2"/>
            <w:rPr>
              <w:noProof/>
              <w:kern w:val="2"/>
              <w:sz w:val="21"/>
              <w:szCs w:val="24"/>
            </w:rPr>
          </w:pPr>
          <w:hyperlink w:anchor="_Toc7953810" w:history="1">
            <w:r w:rsidRPr="00474338">
              <w:rPr>
                <w:rStyle w:val="ae"/>
                <w:rFonts w:ascii="黑体" w:hAnsi="黑体"/>
                <w:noProof/>
              </w:rPr>
              <w:t xml:space="preserve">1.3  </w:t>
            </w:r>
            <w:r w:rsidRPr="00474338">
              <w:rPr>
                <w:rStyle w:val="ae"/>
                <w:rFonts w:ascii="黑体" w:hAnsi="黑体"/>
                <w:noProof/>
              </w:rPr>
              <w:t>论文结构</w:t>
            </w:r>
            <w:r>
              <w:rPr>
                <w:noProof/>
                <w:webHidden/>
              </w:rPr>
              <w:tab/>
            </w:r>
            <w:r>
              <w:rPr>
                <w:noProof/>
                <w:webHidden/>
              </w:rPr>
              <w:fldChar w:fldCharType="begin"/>
            </w:r>
            <w:r>
              <w:rPr>
                <w:noProof/>
                <w:webHidden/>
              </w:rPr>
              <w:instrText xml:space="preserve"> PAGEREF _Toc7953810 \h </w:instrText>
            </w:r>
            <w:r>
              <w:rPr>
                <w:noProof/>
                <w:webHidden/>
              </w:rPr>
            </w:r>
            <w:r>
              <w:rPr>
                <w:noProof/>
                <w:webHidden/>
              </w:rPr>
              <w:fldChar w:fldCharType="separate"/>
            </w:r>
            <w:r>
              <w:rPr>
                <w:noProof/>
                <w:webHidden/>
              </w:rPr>
              <w:t>3</w:t>
            </w:r>
            <w:r>
              <w:rPr>
                <w:noProof/>
                <w:webHidden/>
              </w:rPr>
              <w:fldChar w:fldCharType="end"/>
            </w:r>
          </w:hyperlink>
        </w:p>
        <w:p w:rsidR="00BD3FAE" w:rsidRDefault="00BD3FAE">
          <w:pPr>
            <w:pStyle w:val="TOC1"/>
            <w:tabs>
              <w:tab w:val="right" w:leader="dot" w:pos="9060"/>
            </w:tabs>
            <w:rPr>
              <w:noProof/>
              <w:kern w:val="2"/>
              <w:sz w:val="21"/>
              <w:szCs w:val="24"/>
            </w:rPr>
          </w:pPr>
          <w:hyperlink w:anchor="_Toc7953811" w:history="1">
            <w:r w:rsidRPr="00474338">
              <w:rPr>
                <w:rStyle w:val="ae"/>
                <w:noProof/>
              </w:rPr>
              <w:t>第二章</w:t>
            </w:r>
            <w:r w:rsidRPr="00474338">
              <w:rPr>
                <w:rStyle w:val="ae"/>
                <w:noProof/>
              </w:rPr>
              <w:t xml:space="preserve">  </w:t>
            </w:r>
            <w:r w:rsidRPr="00474338">
              <w:rPr>
                <w:rStyle w:val="ae"/>
                <w:noProof/>
              </w:rPr>
              <w:t>相关技术介绍</w:t>
            </w:r>
            <w:r>
              <w:rPr>
                <w:noProof/>
                <w:webHidden/>
              </w:rPr>
              <w:tab/>
            </w:r>
            <w:r>
              <w:rPr>
                <w:noProof/>
                <w:webHidden/>
              </w:rPr>
              <w:fldChar w:fldCharType="begin"/>
            </w:r>
            <w:r>
              <w:rPr>
                <w:noProof/>
                <w:webHidden/>
              </w:rPr>
              <w:instrText xml:space="preserve"> PAGEREF _Toc7953811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2"/>
            <w:rPr>
              <w:noProof/>
              <w:kern w:val="2"/>
              <w:sz w:val="21"/>
              <w:szCs w:val="24"/>
            </w:rPr>
          </w:pPr>
          <w:hyperlink w:anchor="_Toc7953812" w:history="1">
            <w:r w:rsidRPr="00474338">
              <w:rPr>
                <w:rStyle w:val="ae"/>
                <w:rFonts w:ascii="黑体" w:hAnsi="黑体"/>
                <w:noProof/>
              </w:rPr>
              <w:t xml:space="preserve">2.1  </w:t>
            </w:r>
            <w:r w:rsidRPr="00474338">
              <w:rPr>
                <w:rStyle w:val="ae"/>
                <w:rFonts w:ascii="黑体" w:hAnsi="黑体"/>
                <w:noProof/>
              </w:rPr>
              <w:t>异质信息网络</w:t>
            </w:r>
            <w:r>
              <w:rPr>
                <w:noProof/>
                <w:webHidden/>
              </w:rPr>
              <w:tab/>
            </w:r>
            <w:r>
              <w:rPr>
                <w:noProof/>
                <w:webHidden/>
              </w:rPr>
              <w:fldChar w:fldCharType="begin"/>
            </w:r>
            <w:r>
              <w:rPr>
                <w:noProof/>
                <w:webHidden/>
              </w:rPr>
              <w:instrText xml:space="preserve"> PAGEREF _Toc7953812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3" w:history="1">
            <w:r w:rsidRPr="00474338">
              <w:rPr>
                <w:rStyle w:val="ae"/>
                <w:rFonts w:ascii="黑体" w:hAnsi="黑体"/>
                <w:noProof/>
              </w:rPr>
              <w:t xml:space="preserve">2.1.1  </w:t>
            </w:r>
            <w:r w:rsidRPr="00474338">
              <w:rPr>
                <w:rStyle w:val="ae"/>
                <w:rFonts w:ascii="黑体" w:hAnsi="黑体"/>
                <w:noProof/>
              </w:rPr>
              <w:t>基本定义</w:t>
            </w:r>
            <w:r>
              <w:rPr>
                <w:noProof/>
                <w:webHidden/>
              </w:rPr>
              <w:tab/>
            </w:r>
            <w:r>
              <w:rPr>
                <w:noProof/>
                <w:webHidden/>
              </w:rPr>
              <w:fldChar w:fldCharType="begin"/>
            </w:r>
            <w:r>
              <w:rPr>
                <w:noProof/>
                <w:webHidden/>
              </w:rPr>
              <w:instrText xml:space="preserve"> PAGEREF _Toc7953813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4" w:history="1">
            <w:r w:rsidRPr="00474338">
              <w:rPr>
                <w:rStyle w:val="ae"/>
                <w:rFonts w:ascii="黑体" w:hAnsi="黑体"/>
                <w:noProof/>
              </w:rPr>
              <w:t xml:space="preserve">2.1.2  </w:t>
            </w:r>
            <w:r w:rsidRPr="00474338">
              <w:rPr>
                <w:rStyle w:val="ae"/>
                <w:rFonts w:ascii="黑体" w:hAnsi="黑体"/>
                <w:noProof/>
              </w:rPr>
              <w:t>元路径</w:t>
            </w:r>
            <w:r>
              <w:rPr>
                <w:noProof/>
                <w:webHidden/>
              </w:rPr>
              <w:tab/>
            </w:r>
            <w:r>
              <w:rPr>
                <w:noProof/>
                <w:webHidden/>
              </w:rPr>
              <w:fldChar w:fldCharType="begin"/>
            </w:r>
            <w:r>
              <w:rPr>
                <w:noProof/>
                <w:webHidden/>
              </w:rPr>
              <w:instrText xml:space="preserve"> PAGEREF _Toc7953814 \h </w:instrText>
            </w:r>
            <w:r>
              <w:rPr>
                <w:noProof/>
                <w:webHidden/>
              </w:rPr>
            </w:r>
            <w:r>
              <w:rPr>
                <w:noProof/>
                <w:webHidden/>
              </w:rPr>
              <w:fldChar w:fldCharType="separate"/>
            </w:r>
            <w:r>
              <w:rPr>
                <w:noProof/>
                <w:webHidden/>
              </w:rPr>
              <w:t>5</w:t>
            </w:r>
            <w:r>
              <w:rPr>
                <w:noProof/>
                <w:webHidden/>
              </w:rPr>
              <w:fldChar w:fldCharType="end"/>
            </w:r>
          </w:hyperlink>
        </w:p>
        <w:p w:rsidR="00BD3FAE" w:rsidRDefault="00BD3FAE">
          <w:pPr>
            <w:pStyle w:val="TOC2"/>
            <w:rPr>
              <w:noProof/>
              <w:kern w:val="2"/>
              <w:sz w:val="21"/>
              <w:szCs w:val="24"/>
            </w:rPr>
          </w:pPr>
          <w:hyperlink w:anchor="_Toc7953815" w:history="1">
            <w:r w:rsidRPr="00474338">
              <w:rPr>
                <w:rStyle w:val="ae"/>
                <w:rFonts w:ascii="黑体" w:hAnsi="黑体"/>
                <w:noProof/>
              </w:rPr>
              <w:t>2.2  Neural network based Aspect-level Collaborative Filtering model</w:t>
            </w:r>
            <w:r w:rsidRPr="00474338">
              <w:rPr>
                <w:rStyle w:val="ae"/>
                <w:rFonts w:ascii="黑体" w:hAnsi="黑体"/>
                <w:noProof/>
              </w:rPr>
              <w:t>（</w:t>
            </w:r>
            <w:r w:rsidRPr="00474338">
              <w:rPr>
                <w:rStyle w:val="ae"/>
                <w:rFonts w:ascii="黑体" w:hAnsi="黑体"/>
                <w:noProof/>
              </w:rPr>
              <w:t>NeuACF</w:t>
            </w:r>
            <w:r w:rsidRPr="00474338">
              <w:rPr>
                <w:rStyle w:val="ae"/>
                <w:rFonts w:ascii="黑体" w:hAnsi="黑体"/>
                <w:noProof/>
              </w:rPr>
              <w:t>）</w:t>
            </w:r>
            <w:r>
              <w:rPr>
                <w:noProof/>
                <w:webHidden/>
              </w:rPr>
              <w:tab/>
            </w:r>
            <w:r>
              <w:rPr>
                <w:noProof/>
                <w:webHidden/>
              </w:rPr>
              <w:fldChar w:fldCharType="begin"/>
            </w:r>
            <w:r>
              <w:rPr>
                <w:noProof/>
                <w:webHidden/>
              </w:rPr>
              <w:instrText xml:space="preserve"> PAGEREF _Toc7953815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6" w:history="1">
            <w:r w:rsidRPr="00474338">
              <w:rPr>
                <w:rStyle w:val="ae"/>
                <w:rFonts w:ascii="黑体" w:hAnsi="黑体"/>
                <w:noProof/>
              </w:rPr>
              <w:t xml:space="preserve">2.3  </w:t>
            </w:r>
            <w:r w:rsidRPr="00474338">
              <w:rPr>
                <w:rStyle w:val="ae"/>
                <w:rFonts w:ascii="黑体" w:hAnsi="黑体"/>
                <w:noProof/>
              </w:rPr>
              <w:t>度量学习</w:t>
            </w:r>
            <w:r>
              <w:rPr>
                <w:noProof/>
                <w:webHidden/>
              </w:rPr>
              <w:tab/>
            </w:r>
            <w:r>
              <w:rPr>
                <w:noProof/>
                <w:webHidden/>
              </w:rPr>
              <w:fldChar w:fldCharType="begin"/>
            </w:r>
            <w:r>
              <w:rPr>
                <w:noProof/>
                <w:webHidden/>
              </w:rPr>
              <w:instrText xml:space="preserve"> PAGEREF _Toc7953816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7" w:history="1">
            <w:r w:rsidRPr="00474338">
              <w:rPr>
                <w:rStyle w:val="ae"/>
                <w:rFonts w:ascii="黑体" w:hAnsi="黑体"/>
                <w:noProof/>
              </w:rPr>
              <w:t xml:space="preserve">2.4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_Toc7953817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1"/>
            <w:tabs>
              <w:tab w:val="right" w:leader="dot" w:pos="9060"/>
            </w:tabs>
            <w:rPr>
              <w:noProof/>
              <w:kern w:val="2"/>
              <w:sz w:val="21"/>
              <w:szCs w:val="24"/>
            </w:rPr>
          </w:pPr>
          <w:hyperlink w:anchor="_Toc7953818" w:history="1">
            <w:r w:rsidRPr="00474338">
              <w:rPr>
                <w:rStyle w:val="ae"/>
                <w:noProof/>
              </w:rPr>
              <w:t>第三章</w:t>
            </w:r>
            <w:r w:rsidRPr="00474338">
              <w:rPr>
                <w:rStyle w:val="ae"/>
                <w:noProof/>
              </w:rPr>
              <w:t xml:space="preserve">  </w:t>
            </w:r>
            <w:r w:rsidRPr="00474338">
              <w:rPr>
                <w:rStyle w:val="ae"/>
                <w:noProof/>
              </w:rPr>
              <w:t>系统的需求分析</w:t>
            </w:r>
            <w:r>
              <w:rPr>
                <w:noProof/>
                <w:webHidden/>
              </w:rPr>
              <w:tab/>
            </w:r>
            <w:r>
              <w:rPr>
                <w:noProof/>
                <w:webHidden/>
              </w:rPr>
              <w:fldChar w:fldCharType="begin"/>
            </w:r>
            <w:r>
              <w:rPr>
                <w:noProof/>
                <w:webHidden/>
              </w:rPr>
              <w:instrText xml:space="preserve"> PAGEREF _Toc7953818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19" w:history="1">
            <w:r w:rsidRPr="00474338">
              <w:rPr>
                <w:rStyle w:val="ae"/>
                <w:rFonts w:ascii="黑体" w:hAnsi="黑体"/>
                <w:noProof/>
              </w:rPr>
              <w:t xml:space="preserve">3.1  </w:t>
            </w:r>
            <w:r w:rsidRPr="00474338">
              <w:rPr>
                <w:rStyle w:val="ae"/>
                <w:rFonts w:ascii="黑体" w:hAnsi="黑体"/>
                <w:noProof/>
              </w:rPr>
              <w:t>系统用户角色分析（可选）</w:t>
            </w:r>
            <w:r>
              <w:rPr>
                <w:noProof/>
                <w:webHidden/>
              </w:rPr>
              <w:tab/>
            </w:r>
            <w:r>
              <w:rPr>
                <w:noProof/>
                <w:webHidden/>
              </w:rPr>
              <w:fldChar w:fldCharType="begin"/>
            </w:r>
            <w:r>
              <w:rPr>
                <w:noProof/>
                <w:webHidden/>
              </w:rPr>
              <w:instrText xml:space="preserve"> PAGEREF _Toc7953819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3"/>
            <w:tabs>
              <w:tab w:val="right" w:leader="dot" w:pos="9060"/>
            </w:tabs>
            <w:rPr>
              <w:noProof/>
              <w:kern w:val="2"/>
              <w:sz w:val="21"/>
              <w:szCs w:val="24"/>
            </w:rPr>
          </w:pPr>
          <w:hyperlink w:anchor="_Toc7953820" w:history="1">
            <w:r w:rsidRPr="00474338">
              <w:rPr>
                <w:rStyle w:val="ae"/>
                <w:rFonts w:ascii="黑体" w:hAnsi="黑体"/>
                <w:noProof/>
              </w:rPr>
              <w:t>3.1.1  XXXXX</w:t>
            </w:r>
            <w:r>
              <w:rPr>
                <w:noProof/>
                <w:webHidden/>
              </w:rPr>
              <w:tab/>
            </w:r>
            <w:r>
              <w:rPr>
                <w:noProof/>
                <w:webHidden/>
              </w:rPr>
              <w:fldChar w:fldCharType="begin"/>
            </w:r>
            <w:r>
              <w:rPr>
                <w:noProof/>
                <w:webHidden/>
              </w:rPr>
              <w:instrText xml:space="preserve"> PAGEREF _Toc7953820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1" w:history="1">
            <w:r w:rsidRPr="00474338">
              <w:rPr>
                <w:rStyle w:val="ae"/>
                <w:rFonts w:ascii="黑体" w:hAnsi="黑体"/>
                <w:noProof/>
              </w:rPr>
              <w:t xml:space="preserve">3.2  </w:t>
            </w:r>
            <w:r w:rsidRPr="00474338">
              <w:rPr>
                <w:rStyle w:val="ae"/>
                <w:rFonts w:ascii="黑体" w:hAnsi="黑体"/>
                <w:noProof/>
              </w:rPr>
              <w:t>系统功能需求分析</w:t>
            </w:r>
            <w:r>
              <w:rPr>
                <w:noProof/>
                <w:webHidden/>
              </w:rPr>
              <w:tab/>
            </w:r>
            <w:r>
              <w:rPr>
                <w:noProof/>
                <w:webHidden/>
              </w:rPr>
              <w:fldChar w:fldCharType="begin"/>
            </w:r>
            <w:r>
              <w:rPr>
                <w:noProof/>
                <w:webHidden/>
              </w:rPr>
              <w:instrText xml:space="preserve"> PAGEREF _Toc7953821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2" w:history="1">
            <w:r w:rsidRPr="00474338">
              <w:rPr>
                <w:rStyle w:val="ae"/>
                <w:rFonts w:ascii="黑体" w:hAnsi="黑体"/>
                <w:noProof/>
              </w:rPr>
              <w:t xml:space="preserve">3.3  </w:t>
            </w:r>
            <w:r w:rsidRPr="00474338">
              <w:rPr>
                <w:rStyle w:val="ae"/>
                <w:rFonts w:ascii="黑体" w:hAnsi="黑体"/>
                <w:noProof/>
              </w:rPr>
              <w:t>系统非功能需求分析</w:t>
            </w:r>
            <w:r>
              <w:rPr>
                <w:noProof/>
                <w:webHidden/>
              </w:rPr>
              <w:tab/>
            </w:r>
            <w:r>
              <w:rPr>
                <w:noProof/>
                <w:webHidden/>
              </w:rPr>
              <w:fldChar w:fldCharType="begin"/>
            </w:r>
            <w:r>
              <w:rPr>
                <w:noProof/>
                <w:webHidden/>
              </w:rPr>
              <w:instrText xml:space="preserve"> PAGEREF _Toc7953822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3" w:history="1">
            <w:r w:rsidRPr="00474338">
              <w:rPr>
                <w:rStyle w:val="ae"/>
                <w:rFonts w:ascii="黑体" w:hAnsi="黑体"/>
                <w:noProof/>
              </w:rPr>
              <w:t>3.4  XXXXXX</w:t>
            </w:r>
            <w:r>
              <w:rPr>
                <w:noProof/>
                <w:webHidden/>
              </w:rPr>
              <w:tab/>
            </w:r>
            <w:r>
              <w:rPr>
                <w:noProof/>
                <w:webHidden/>
              </w:rPr>
              <w:fldChar w:fldCharType="begin"/>
            </w:r>
            <w:r>
              <w:rPr>
                <w:noProof/>
                <w:webHidden/>
              </w:rPr>
              <w:instrText xml:space="preserve"> PAGEREF _Toc7953823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4" w:history="1">
            <w:r w:rsidRPr="00474338">
              <w:rPr>
                <w:rStyle w:val="ae"/>
                <w:rFonts w:ascii="黑体" w:hAnsi="黑体"/>
                <w:noProof/>
              </w:rPr>
              <w:t xml:space="preserve">3.n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_Toc7953824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1"/>
            <w:tabs>
              <w:tab w:val="right" w:leader="dot" w:pos="9060"/>
            </w:tabs>
            <w:rPr>
              <w:noProof/>
              <w:kern w:val="2"/>
              <w:sz w:val="21"/>
              <w:szCs w:val="24"/>
            </w:rPr>
          </w:pPr>
          <w:hyperlink w:anchor="_Toc7953825" w:history="1">
            <w:r w:rsidRPr="00474338">
              <w:rPr>
                <w:rStyle w:val="ae"/>
                <w:noProof/>
              </w:rPr>
              <w:t>第四章</w:t>
            </w:r>
            <w:r w:rsidRPr="00474338">
              <w:rPr>
                <w:rStyle w:val="ae"/>
                <w:noProof/>
              </w:rPr>
              <w:t xml:space="preserve">  </w:t>
            </w:r>
            <w:r w:rsidRPr="00474338">
              <w:rPr>
                <w:rStyle w:val="ae"/>
                <w:noProof/>
              </w:rPr>
              <w:t>系统的总体设计</w:t>
            </w:r>
            <w:r>
              <w:rPr>
                <w:noProof/>
                <w:webHidden/>
              </w:rPr>
              <w:tab/>
            </w:r>
            <w:r>
              <w:rPr>
                <w:noProof/>
                <w:webHidden/>
              </w:rPr>
              <w:fldChar w:fldCharType="begin"/>
            </w:r>
            <w:r>
              <w:rPr>
                <w:noProof/>
                <w:webHidden/>
              </w:rPr>
              <w:instrText xml:space="preserve"> PAGEREF _Toc7953825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6" w:history="1">
            <w:r w:rsidRPr="00474338">
              <w:rPr>
                <w:rStyle w:val="ae"/>
                <w:rFonts w:ascii="黑体" w:hAnsi="黑体"/>
                <w:noProof/>
              </w:rPr>
              <w:t xml:space="preserve">4.1  </w:t>
            </w:r>
            <w:r w:rsidRPr="00474338">
              <w:rPr>
                <w:rStyle w:val="ae"/>
                <w:rFonts w:ascii="黑体" w:hAnsi="黑体"/>
                <w:noProof/>
              </w:rPr>
              <w:t>系统网络结构设计</w:t>
            </w:r>
            <w:r>
              <w:rPr>
                <w:noProof/>
                <w:webHidden/>
              </w:rPr>
              <w:tab/>
            </w:r>
            <w:r>
              <w:rPr>
                <w:noProof/>
                <w:webHidden/>
              </w:rPr>
              <w:fldChar w:fldCharType="begin"/>
            </w:r>
            <w:r>
              <w:rPr>
                <w:noProof/>
                <w:webHidden/>
              </w:rPr>
              <w:instrText xml:space="preserve"> PAGEREF _Toc7953826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3"/>
            <w:tabs>
              <w:tab w:val="right" w:leader="dot" w:pos="9060"/>
            </w:tabs>
            <w:rPr>
              <w:noProof/>
              <w:kern w:val="2"/>
              <w:sz w:val="21"/>
              <w:szCs w:val="24"/>
            </w:rPr>
          </w:pPr>
          <w:hyperlink w:anchor="_Toc7953827" w:history="1">
            <w:r w:rsidRPr="00474338">
              <w:rPr>
                <w:rStyle w:val="ae"/>
                <w:rFonts w:ascii="黑体" w:hAnsi="黑体"/>
                <w:noProof/>
              </w:rPr>
              <w:t>4.1.1  XXXXX</w:t>
            </w:r>
            <w:r>
              <w:rPr>
                <w:noProof/>
                <w:webHidden/>
              </w:rPr>
              <w:tab/>
            </w:r>
            <w:r>
              <w:rPr>
                <w:noProof/>
                <w:webHidden/>
              </w:rPr>
              <w:fldChar w:fldCharType="begin"/>
            </w:r>
            <w:r>
              <w:rPr>
                <w:noProof/>
                <w:webHidden/>
              </w:rPr>
              <w:instrText xml:space="preserve"> PAGEREF _Toc7953827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8" w:history="1">
            <w:r w:rsidRPr="00474338">
              <w:rPr>
                <w:rStyle w:val="ae"/>
                <w:rFonts w:ascii="黑体" w:hAnsi="黑体"/>
                <w:noProof/>
              </w:rPr>
              <w:t xml:space="preserve">4.2  </w:t>
            </w:r>
            <w:r w:rsidRPr="00474338">
              <w:rPr>
                <w:rStyle w:val="ae"/>
                <w:rFonts w:ascii="黑体" w:hAnsi="黑体"/>
                <w:noProof/>
              </w:rPr>
              <w:t>系统软件层次架构设计</w:t>
            </w:r>
            <w:r>
              <w:rPr>
                <w:noProof/>
                <w:webHidden/>
              </w:rPr>
              <w:tab/>
            </w:r>
            <w:r>
              <w:rPr>
                <w:noProof/>
                <w:webHidden/>
              </w:rPr>
              <w:fldChar w:fldCharType="begin"/>
            </w:r>
            <w:r>
              <w:rPr>
                <w:noProof/>
                <w:webHidden/>
              </w:rPr>
              <w:instrText xml:space="preserve"> PAGEREF _Toc7953828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9" w:history="1">
            <w:r w:rsidRPr="00474338">
              <w:rPr>
                <w:rStyle w:val="ae"/>
                <w:rFonts w:ascii="黑体" w:hAnsi="黑体"/>
                <w:noProof/>
              </w:rPr>
              <w:t xml:space="preserve">4.3  </w:t>
            </w:r>
            <w:r w:rsidRPr="00474338">
              <w:rPr>
                <w:rStyle w:val="ae"/>
                <w:rFonts w:ascii="黑体" w:hAnsi="黑体"/>
                <w:noProof/>
              </w:rPr>
              <w:t>系统功能模块设计</w:t>
            </w:r>
            <w:r>
              <w:rPr>
                <w:noProof/>
                <w:webHidden/>
              </w:rPr>
              <w:tab/>
            </w:r>
            <w:r>
              <w:rPr>
                <w:noProof/>
                <w:webHidden/>
              </w:rPr>
              <w:fldChar w:fldCharType="begin"/>
            </w:r>
            <w:r>
              <w:rPr>
                <w:noProof/>
                <w:webHidden/>
              </w:rPr>
              <w:instrText xml:space="preserve"> PAGEREF _Toc7953829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30" w:history="1">
            <w:r w:rsidRPr="00474338">
              <w:rPr>
                <w:rStyle w:val="ae"/>
                <w:rFonts w:ascii="黑体" w:hAnsi="黑体"/>
                <w:noProof/>
              </w:rPr>
              <w:t xml:space="preserve">4.4  </w:t>
            </w:r>
            <w:r w:rsidRPr="00474338">
              <w:rPr>
                <w:rStyle w:val="ae"/>
                <w:rFonts w:ascii="黑体" w:hAnsi="黑体"/>
                <w:noProof/>
              </w:rPr>
              <w:t>系统的数据库设计</w:t>
            </w:r>
            <w:r>
              <w:rPr>
                <w:noProof/>
                <w:webHidden/>
              </w:rPr>
              <w:tab/>
            </w:r>
            <w:r>
              <w:rPr>
                <w:noProof/>
                <w:webHidden/>
              </w:rPr>
              <w:fldChar w:fldCharType="begin"/>
            </w:r>
            <w:r>
              <w:rPr>
                <w:noProof/>
                <w:webHidden/>
              </w:rPr>
              <w:instrText xml:space="preserve"> PAGEREF _Toc7953830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1" w:history="1">
            <w:r w:rsidRPr="00474338">
              <w:rPr>
                <w:rStyle w:val="ae"/>
                <w:rFonts w:ascii="黑体" w:hAnsi="黑体"/>
                <w:noProof/>
              </w:rPr>
              <w:t xml:space="preserve">4.5  </w:t>
            </w:r>
            <w:r w:rsidRPr="00474338">
              <w:rPr>
                <w:rStyle w:val="ae"/>
                <w:rFonts w:ascii="黑体" w:hAnsi="黑体"/>
                <w:noProof/>
              </w:rPr>
              <w:t>系统的界面设计</w:t>
            </w:r>
            <w:r>
              <w:rPr>
                <w:noProof/>
                <w:webHidden/>
              </w:rPr>
              <w:tab/>
            </w:r>
            <w:r>
              <w:rPr>
                <w:noProof/>
                <w:webHidden/>
              </w:rPr>
              <w:fldChar w:fldCharType="begin"/>
            </w:r>
            <w:r>
              <w:rPr>
                <w:noProof/>
                <w:webHidden/>
              </w:rPr>
              <w:instrText xml:space="preserve"> PAGEREF _Toc7953831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2" w:history="1">
            <w:r w:rsidRPr="00474338">
              <w:rPr>
                <w:rStyle w:val="ae"/>
                <w:rFonts w:ascii="黑体" w:hAnsi="黑体"/>
                <w:noProof/>
              </w:rPr>
              <w:t xml:space="preserve">4.n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_Toc7953832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1"/>
            <w:tabs>
              <w:tab w:val="right" w:leader="dot" w:pos="9060"/>
            </w:tabs>
            <w:rPr>
              <w:noProof/>
              <w:kern w:val="2"/>
              <w:sz w:val="21"/>
              <w:szCs w:val="24"/>
            </w:rPr>
          </w:pPr>
          <w:hyperlink w:anchor="_Toc7953833" w:history="1">
            <w:r w:rsidRPr="00474338">
              <w:rPr>
                <w:rStyle w:val="ae"/>
                <w:noProof/>
              </w:rPr>
              <w:t>第五章</w:t>
            </w:r>
            <w:r w:rsidRPr="00474338">
              <w:rPr>
                <w:rStyle w:val="ae"/>
                <w:noProof/>
              </w:rPr>
              <w:t xml:space="preserve">  </w:t>
            </w:r>
            <w:r w:rsidRPr="00474338">
              <w:rPr>
                <w:rStyle w:val="ae"/>
                <w:noProof/>
              </w:rPr>
              <w:t>系统主要功能模块的详细设计与实现</w:t>
            </w:r>
            <w:r>
              <w:rPr>
                <w:noProof/>
                <w:webHidden/>
              </w:rPr>
              <w:tab/>
            </w:r>
            <w:r>
              <w:rPr>
                <w:noProof/>
                <w:webHidden/>
              </w:rPr>
              <w:fldChar w:fldCharType="begin"/>
            </w:r>
            <w:r>
              <w:rPr>
                <w:noProof/>
                <w:webHidden/>
              </w:rPr>
              <w:instrText xml:space="preserve"> PAGEREF _Toc7953833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4" w:history="1">
            <w:r w:rsidRPr="00474338">
              <w:rPr>
                <w:rStyle w:val="ae"/>
                <w:rFonts w:ascii="黑体" w:hAnsi="黑体"/>
                <w:noProof/>
              </w:rPr>
              <w:t>5.1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_Toc7953834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3"/>
            <w:tabs>
              <w:tab w:val="right" w:leader="dot" w:pos="9060"/>
            </w:tabs>
            <w:rPr>
              <w:noProof/>
              <w:kern w:val="2"/>
              <w:sz w:val="21"/>
              <w:szCs w:val="24"/>
            </w:rPr>
          </w:pPr>
          <w:hyperlink w:anchor="_Toc7953835" w:history="1">
            <w:r w:rsidRPr="00474338">
              <w:rPr>
                <w:rStyle w:val="ae"/>
                <w:rFonts w:ascii="黑体" w:hAnsi="黑体"/>
                <w:noProof/>
              </w:rPr>
              <w:t>5.1.1  XXXXX</w:t>
            </w:r>
            <w:r>
              <w:rPr>
                <w:noProof/>
                <w:webHidden/>
              </w:rPr>
              <w:tab/>
            </w:r>
            <w:r>
              <w:rPr>
                <w:noProof/>
                <w:webHidden/>
              </w:rPr>
              <w:fldChar w:fldCharType="begin"/>
            </w:r>
            <w:r>
              <w:rPr>
                <w:noProof/>
                <w:webHidden/>
              </w:rPr>
              <w:instrText xml:space="preserve"> PAGEREF _Toc7953835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6" w:history="1">
            <w:r w:rsidRPr="00474338">
              <w:rPr>
                <w:rStyle w:val="ae"/>
                <w:rFonts w:ascii="黑体" w:hAnsi="黑体"/>
                <w:noProof/>
              </w:rPr>
              <w:t>5.2  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_Toc7953836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7" w:history="1">
            <w:r w:rsidRPr="00474338">
              <w:rPr>
                <w:rStyle w:val="ae"/>
                <w:rFonts w:ascii="黑体" w:hAnsi="黑体"/>
                <w:noProof/>
              </w:rPr>
              <w:t>5.3  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_Toc7953837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8" w:history="1">
            <w:r w:rsidRPr="00474338">
              <w:rPr>
                <w:rStyle w:val="ae"/>
                <w:rFonts w:ascii="黑体" w:hAnsi="黑体"/>
                <w:noProof/>
              </w:rPr>
              <w:t>5.4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_Toc7953838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9" w:history="1">
            <w:r w:rsidRPr="00474338">
              <w:rPr>
                <w:rStyle w:val="ae"/>
                <w:rFonts w:ascii="黑体" w:hAnsi="黑体"/>
                <w:noProof/>
              </w:rPr>
              <w:t xml:space="preserve">5.n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_Toc7953839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1"/>
            <w:tabs>
              <w:tab w:val="right" w:leader="dot" w:pos="9060"/>
            </w:tabs>
            <w:rPr>
              <w:noProof/>
              <w:kern w:val="2"/>
              <w:sz w:val="21"/>
              <w:szCs w:val="24"/>
            </w:rPr>
          </w:pPr>
          <w:hyperlink w:anchor="_Toc7953840" w:history="1">
            <w:r w:rsidRPr="00474338">
              <w:rPr>
                <w:rStyle w:val="ae"/>
                <w:noProof/>
              </w:rPr>
              <w:t>第</w:t>
            </w:r>
            <w:r w:rsidRPr="00474338">
              <w:rPr>
                <w:rStyle w:val="ae"/>
                <w:noProof/>
              </w:rPr>
              <w:t>6</w:t>
            </w:r>
            <w:r w:rsidRPr="00474338">
              <w:rPr>
                <w:rStyle w:val="ae"/>
                <w:noProof/>
              </w:rPr>
              <w:t>章</w:t>
            </w:r>
            <w:r w:rsidRPr="00474338">
              <w:rPr>
                <w:rStyle w:val="ae"/>
                <w:noProof/>
              </w:rPr>
              <w:t xml:space="preserve">  </w:t>
            </w:r>
            <w:r w:rsidRPr="00474338">
              <w:rPr>
                <w:rStyle w:val="ae"/>
                <w:noProof/>
              </w:rPr>
              <w:t>系统测试</w:t>
            </w:r>
            <w:r>
              <w:rPr>
                <w:noProof/>
                <w:webHidden/>
              </w:rPr>
              <w:tab/>
            </w:r>
            <w:r>
              <w:rPr>
                <w:noProof/>
                <w:webHidden/>
              </w:rPr>
              <w:fldChar w:fldCharType="begin"/>
            </w:r>
            <w:r>
              <w:rPr>
                <w:noProof/>
                <w:webHidden/>
              </w:rPr>
              <w:instrText xml:space="preserve"> PAGEREF _Toc7953840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1" w:history="1">
            <w:r w:rsidRPr="00474338">
              <w:rPr>
                <w:rStyle w:val="ae"/>
                <w:rFonts w:ascii="黑体" w:hAnsi="黑体"/>
                <w:noProof/>
              </w:rPr>
              <w:t xml:space="preserve">6.1  </w:t>
            </w:r>
            <w:r w:rsidRPr="00474338">
              <w:rPr>
                <w:rStyle w:val="ae"/>
                <w:rFonts w:ascii="黑体" w:hAnsi="黑体"/>
                <w:noProof/>
              </w:rPr>
              <w:t>系统测试方法介绍</w:t>
            </w:r>
            <w:r>
              <w:rPr>
                <w:noProof/>
                <w:webHidden/>
              </w:rPr>
              <w:tab/>
            </w:r>
            <w:r>
              <w:rPr>
                <w:noProof/>
                <w:webHidden/>
              </w:rPr>
              <w:fldChar w:fldCharType="begin"/>
            </w:r>
            <w:r>
              <w:rPr>
                <w:noProof/>
                <w:webHidden/>
              </w:rPr>
              <w:instrText xml:space="preserve"> PAGEREF _Toc7953841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2" w:history="1">
            <w:r w:rsidRPr="00474338">
              <w:rPr>
                <w:rStyle w:val="ae"/>
                <w:rFonts w:ascii="黑体" w:hAnsi="黑体"/>
                <w:noProof/>
              </w:rPr>
              <w:t xml:space="preserve">6.2  </w:t>
            </w:r>
            <w:r w:rsidRPr="00474338">
              <w:rPr>
                <w:rStyle w:val="ae"/>
                <w:rFonts w:ascii="黑体" w:hAnsi="黑体"/>
                <w:noProof/>
              </w:rPr>
              <w:t>系统的功能测试</w:t>
            </w:r>
            <w:r>
              <w:rPr>
                <w:noProof/>
                <w:webHidden/>
              </w:rPr>
              <w:tab/>
            </w:r>
            <w:r>
              <w:rPr>
                <w:noProof/>
                <w:webHidden/>
              </w:rPr>
              <w:fldChar w:fldCharType="begin"/>
            </w:r>
            <w:r>
              <w:rPr>
                <w:noProof/>
                <w:webHidden/>
              </w:rPr>
              <w:instrText xml:space="preserve"> PAGEREF _Toc7953842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3" w:history="1">
            <w:r w:rsidRPr="00474338">
              <w:rPr>
                <w:rStyle w:val="ae"/>
                <w:rFonts w:ascii="黑体" w:hAnsi="黑体"/>
                <w:noProof/>
              </w:rPr>
              <w:t xml:space="preserve">6.3  </w:t>
            </w:r>
            <w:r w:rsidRPr="00474338">
              <w:rPr>
                <w:rStyle w:val="ae"/>
                <w:rFonts w:ascii="黑体" w:hAnsi="黑体"/>
                <w:noProof/>
              </w:rPr>
              <w:t>系统的性能测试</w:t>
            </w:r>
            <w:r>
              <w:rPr>
                <w:noProof/>
                <w:webHidden/>
              </w:rPr>
              <w:tab/>
            </w:r>
            <w:r>
              <w:rPr>
                <w:noProof/>
                <w:webHidden/>
              </w:rPr>
              <w:fldChar w:fldCharType="begin"/>
            </w:r>
            <w:r>
              <w:rPr>
                <w:noProof/>
                <w:webHidden/>
              </w:rPr>
              <w:instrText xml:space="preserve"> PAGEREF _Toc7953843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4" w:history="1">
            <w:r w:rsidRPr="00474338">
              <w:rPr>
                <w:rStyle w:val="ae"/>
                <w:rFonts w:ascii="黑体" w:hAnsi="黑体"/>
                <w:noProof/>
              </w:rPr>
              <w:t xml:space="preserve">6.n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_Toc7953844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1"/>
            <w:tabs>
              <w:tab w:val="right" w:leader="dot" w:pos="9060"/>
            </w:tabs>
            <w:rPr>
              <w:noProof/>
              <w:kern w:val="2"/>
              <w:sz w:val="21"/>
              <w:szCs w:val="24"/>
            </w:rPr>
          </w:pPr>
          <w:hyperlink w:anchor="_Toc7953845" w:history="1">
            <w:r w:rsidRPr="00474338">
              <w:rPr>
                <w:rStyle w:val="ae"/>
                <w:noProof/>
              </w:rPr>
              <w:t>第</w:t>
            </w:r>
            <w:r w:rsidRPr="00474338">
              <w:rPr>
                <w:rStyle w:val="ae"/>
                <w:noProof/>
              </w:rPr>
              <w:t>N</w:t>
            </w:r>
            <w:r w:rsidRPr="00474338">
              <w:rPr>
                <w:rStyle w:val="ae"/>
                <w:noProof/>
              </w:rPr>
              <w:t>章</w:t>
            </w:r>
            <w:r w:rsidRPr="00474338">
              <w:rPr>
                <w:rStyle w:val="ae"/>
                <w:noProof/>
              </w:rPr>
              <w:t xml:space="preserve">  </w:t>
            </w:r>
            <w:r w:rsidRPr="00474338">
              <w:rPr>
                <w:rStyle w:val="ae"/>
                <w:noProof/>
              </w:rPr>
              <w:t>结束语</w:t>
            </w:r>
            <w:r>
              <w:rPr>
                <w:noProof/>
                <w:webHidden/>
              </w:rPr>
              <w:tab/>
            </w:r>
            <w:r>
              <w:rPr>
                <w:noProof/>
                <w:webHidden/>
              </w:rPr>
              <w:fldChar w:fldCharType="begin"/>
            </w:r>
            <w:r>
              <w:rPr>
                <w:noProof/>
                <w:webHidden/>
              </w:rPr>
              <w:instrText xml:space="preserve"> PAGEREF _Toc7953845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6" w:history="1">
            <w:r w:rsidRPr="00474338">
              <w:rPr>
                <w:rStyle w:val="ae"/>
                <w:rFonts w:ascii="黑体" w:hAnsi="黑体"/>
                <w:noProof/>
              </w:rPr>
              <w:t xml:space="preserve">N.1  </w:t>
            </w:r>
            <w:r w:rsidRPr="00474338">
              <w:rPr>
                <w:rStyle w:val="ae"/>
                <w:rFonts w:ascii="黑体" w:hAnsi="黑体"/>
                <w:noProof/>
              </w:rPr>
              <w:t>论文工作总结</w:t>
            </w:r>
            <w:r>
              <w:rPr>
                <w:noProof/>
                <w:webHidden/>
              </w:rPr>
              <w:tab/>
            </w:r>
            <w:r>
              <w:rPr>
                <w:noProof/>
                <w:webHidden/>
              </w:rPr>
              <w:fldChar w:fldCharType="begin"/>
            </w:r>
            <w:r>
              <w:rPr>
                <w:noProof/>
                <w:webHidden/>
              </w:rPr>
              <w:instrText xml:space="preserve"> PAGEREF _Toc7953846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7" w:history="1">
            <w:r w:rsidRPr="00474338">
              <w:rPr>
                <w:rStyle w:val="ae"/>
                <w:rFonts w:ascii="黑体"/>
                <w:noProof/>
              </w:rPr>
              <w:t xml:space="preserve">N.2  </w:t>
            </w:r>
            <w:r w:rsidRPr="00474338">
              <w:rPr>
                <w:rStyle w:val="ae"/>
                <w:rFonts w:ascii="黑体"/>
                <w:noProof/>
              </w:rPr>
              <w:t>问题和展望</w:t>
            </w:r>
            <w:r>
              <w:rPr>
                <w:noProof/>
                <w:webHidden/>
              </w:rPr>
              <w:tab/>
            </w:r>
            <w:r>
              <w:rPr>
                <w:noProof/>
                <w:webHidden/>
              </w:rPr>
              <w:fldChar w:fldCharType="begin"/>
            </w:r>
            <w:r>
              <w:rPr>
                <w:noProof/>
                <w:webHidden/>
              </w:rPr>
              <w:instrText xml:space="preserve"> PAGEREF _Toc7953847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1"/>
            <w:tabs>
              <w:tab w:val="right" w:leader="dot" w:pos="9060"/>
            </w:tabs>
            <w:rPr>
              <w:noProof/>
              <w:kern w:val="2"/>
              <w:sz w:val="21"/>
              <w:szCs w:val="24"/>
            </w:rPr>
          </w:pPr>
          <w:hyperlink w:anchor="_Toc7953848" w:history="1">
            <w:r w:rsidRPr="00474338">
              <w:rPr>
                <w:rStyle w:val="ae"/>
                <w:noProof/>
              </w:rPr>
              <w:t>参考文献</w:t>
            </w:r>
            <w:r>
              <w:rPr>
                <w:noProof/>
                <w:webHidden/>
              </w:rPr>
              <w:tab/>
            </w:r>
            <w:r>
              <w:rPr>
                <w:noProof/>
                <w:webHidden/>
              </w:rPr>
              <w:fldChar w:fldCharType="begin"/>
            </w:r>
            <w:r>
              <w:rPr>
                <w:noProof/>
                <w:webHidden/>
              </w:rPr>
              <w:instrText xml:space="preserve"> PAGEREF _Toc7953848 \h </w:instrText>
            </w:r>
            <w:r>
              <w:rPr>
                <w:noProof/>
                <w:webHidden/>
              </w:rPr>
            </w:r>
            <w:r>
              <w:rPr>
                <w:noProof/>
                <w:webHidden/>
              </w:rPr>
              <w:fldChar w:fldCharType="separate"/>
            </w:r>
            <w:r>
              <w:rPr>
                <w:noProof/>
                <w:webHidden/>
              </w:rPr>
              <w:t>13</w:t>
            </w:r>
            <w:r>
              <w:rPr>
                <w:noProof/>
                <w:webHidden/>
              </w:rPr>
              <w:fldChar w:fldCharType="end"/>
            </w:r>
          </w:hyperlink>
        </w:p>
        <w:p w:rsidR="00BD3FAE" w:rsidRDefault="00BD3FAE">
          <w:pPr>
            <w:pStyle w:val="TOC1"/>
            <w:tabs>
              <w:tab w:val="right" w:leader="dot" w:pos="9060"/>
            </w:tabs>
            <w:rPr>
              <w:noProof/>
              <w:kern w:val="2"/>
              <w:sz w:val="21"/>
              <w:szCs w:val="24"/>
            </w:rPr>
          </w:pPr>
          <w:hyperlink w:anchor="_Toc7953849" w:history="1">
            <w:r w:rsidRPr="00474338">
              <w:rPr>
                <w:rStyle w:val="ae"/>
                <w:noProof/>
              </w:rPr>
              <w:t>致</w:t>
            </w:r>
            <w:r w:rsidRPr="00474338">
              <w:rPr>
                <w:rStyle w:val="ae"/>
                <w:noProof/>
              </w:rPr>
              <w:t xml:space="preserve">    </w:t>
            </w:r>
            <w:r w:rsidRPr="00474338">
              <w:rPr>
                <w:rStyle w:val="ae"/>
                <w:noProof/>
              </w:rPr>
              <w:t>谢</w:t>
            </w:r>
            <w:r>
              <w:rPr>
                <w:noProof/>
                <w:webHidden/>
              </w:rPr>
              <w:tab/>
            </w:r>
            <w:r>
              <w:rPr>
                <w:noProof/>
                <w:webHidden/>
              </w:rPr>
              <w:fldChar w:fldCharType="begin"/>
            </w:r>
            <w:r>
              <w:rPr>
                <w:noProof/>
                <w:webHidden/>
              </w:rPr>
              <w:instrText xml:space="preserve"> PAGEREF _Toc7953849 \h </w:instrText>
            </w:r>
            <w:r>
              <w:rPr>
                <w:noProof/>
                <w:webHidden/>
              </w:rPr>
            </w:r>
            <w:r>
              <w:rPr>
                <w:noProof/>
                <w:webHidden/>
              </w:rPr>
              <w:fldChar w:fldCharType="separate"/>
            </w:r>
            <w:r>
              <w:rPr>
                <w:noProof/>
                <w:webHidden/>
              </w:rPr>
              <w:t>15</w:t>
            </w:r>
            <w:r>
              <w:rPr>
                <w:noProof/>
                <w:webHidden/>
              </w:rPr>
              <w:fldChar w:fldCharType="end"/>
            </w:r>
          </w:hyperlink>
        </w:p>
        <w:p w:rsidR="00BD3FAE" w:rsidRDefault="00BD3FAE">
          <w:pPr>
            <w:pStyle w:val="TOC1"/>
            <w:tabs>
              <w:tab w:val="right" w:leader="dot" w:pos="9060"/>
            </w:tabs>
            <w:rPr>
              <w:noProof/>
              <w:kern w:val="2"/>
              <w:sz w:val="21"/>
              <w:szCs w:val="24"/>
            </w:rPr>
          </w:pPr>
          <w:hyperlink w:anchor="_Toc7953850" w:history="1">
            <w:r w:rsidRPr="00474338">
              <w:rPr>
                <w:rStyle w:val="ae"/>
                <w:noProof/>
              </w:rPr>
              <w:t>附</w:t>
            </w:r>
            <w:r w:rsidRPr="00474338">
              <w:rPr>
                <w:rStyle w:val="ae"/>
                <w:noProof/>
              </w:rPr>
              <w:t xml:space="preserve">    </w:t>
            </w:r>
            <w:r w:rsidRPr="00474338">
              <w:rPr>
                <w:rStyle w:val="ae"/>
                <w:noProof/>
              </w:rPr>
              <w:t>录</w:t>
            </w:r>
            <w:r>
              <w:rPr>
                <w:noProof/>
                <w:webHidden/>
              </w:rPr>
              <w:tab/>
            </w:r>
            <w:r>
              <w:rPr>
                <w:noProof/>
                <w:webHidden/>
              </w:rPr>
              <w:fldChar w:fldCharType="begin"/>
            </w:r>
            <w:r>
              <w:rPr>
                <w:noProof/>
                <w:webHidden/>
              </w:rPr>
              <w:instrText xml:space="preserve"> PAGEREF _Toc7953850 \h </w:instrText>
            </w:r>
            <w:r>
              <w:rPr>
                <w:noProof/>
                <w:webHidden/>
              </w:rPr>
            </w:r>
            <w:r>
              <w:rPr>
                <w:noProof/>
                <w:webHidden/>
              </w:rPr>
              <w:fldChar w:fldCharType="separate"/>
            </w:r>
            <w:r>
              <w:rPr>
                <w:noProof/>
                <w:webHidden/>
              </w:rPr>
              <w:t>16</w:t>
            </w:r>
            <w:r>
              <w:rPr>
                <w:noProof/>
                <w:webHidden/>
              </w:rPr>
              <w:fldChar w:fldCharType="end"/>
            </w:r>
          </w:hyperlink>
        </w:p>
        <w:p w:rsidR="00BD3FAE" w:rsidRDefault="00BD3FAE">
          <w:pPr>
            <w:pStyle w:val="TOC1"/>
            <w:tabs>
              <w:tab w:val="right" w:leader="dot" w:pos="9060"/>
            </w:tabs>
            <w:rPr>
              <w:noProof/>
              <w:kern w:val="2"/>
              <w:sz w:val="21"/>
              <w:szCs w:val="24"/>
            </w:rPr>
          </w:pPr>
          <w:hyperlink w:anchor="_Toc7953851"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资</w:t>
            </w:r>
            <w:r w:rsidRPr="00474338">
              <w:rPr>
                <w:rStyle w:val="ae"/>
                <w:noProof/>
              </w:rPr>
              <w:t xml:space="preserve"> </w:t>
            </w:r>
            <w:r w:rsidRPr="00474338">
              <w:rPr>
                <w:rStyle w:val="ae"/>
                <w:noProof/>
              </w:rPr>
              <w:t>料</w:t>
            </w:r>
            <w:r>
              <w:rPr>
                <w:noProof/>
                <w:webHidden/>
              </w:rPr>
              <w:tab/>
            </w:r>
            <w:r>
              <w:rPr>
                <w:noProof/>
                <w:webHidden/>
              </w:rPr>
              <w:fldChar w:fldCharType="begin"/>
            </w:r>
            <w:r>
              <w:rPr>
                <w:noProof/>
                <w:webHidden/>
              </w:rPr>
              <w:instrText xml:space="preserve"> PAGEREF _Toc7953851 \h </w:instrText>
            </w:r>
            <w:r>
              <w:rPr>
                <w:noProof/>
                <w:webHidden/>
              </w:rPr>
            </w:r>
            <w:r>
              <w:rPr>
                <w:noProof/>
                <w:webHidden/>
              </w:rPr>
              <w:fldChar w:fldCharType="separate"/>
            </w:r>
            <w:r>
              <w:rPr>
                <w:noProof/>
                <w:webHidden/>
              </w:rPr>
              <w:t>17</w:t>
            </w:r>
            <w:r>
              <w:rPr>
                <w:noProof/>
                <w:webHidden/>
              </w:rPr>
              <w:fldChar w:fldCharType="end"/>
            </w:r>
          </w:hyperlink>
        </w:p>
        <w:p w:rsidR="00BD3FAE" w:rsidRDefault="00BD3FAE">
          <w:pPr>
            <w:pStyle w:val="TOC1"/>
            <w:tabs>
              <w:tab w:val="right" w:leader="dot" w:pos="9060"/>
            </w:tabs>
            <w:rPr>
              <w:noProof/>
              <w:kern w:val="2"/>
              <w:sz w:val="21"/>
              <w:szCs w:val="24"/>
            </w:rPr>
          </w:pPr>
          <w:hyperlink w:anchor="_Toc7953852"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译</w:t>
            </w:r>
            <w:r w:rsidRPr="00474338">
              <w:rPr>
                <w:rStyle w:val="ae"/>
                <w:noProof/>
              </w:rPr>
              <w:t xml:space="preserve"> </w:t>
            </w:r>
            <w:r w:rsidRPr="00474338">
              <w:rPr>
                <w:rStyle w:val="ae"/>
                <w:noProof/>
              </w:rPr>
              <w:t>文</w:t>
            </w:r>
            <w:r>
              <w:rPr>
                <w:noProof/>
                <w:webHidden/>
              </w:rPr>
              <w:tab/>
            </w:r>
            <w:r>
              <w:rPr>
                <w:noProof/>
                <w:webHidden/>
              </w:rPr>
              <w:fldChar w:fldCharType="begin"/>
            </w:r>
            <w:r>
              <w:rPr>
                <w:noProof/>
                <w:webHidden/>
              </w:rPr>
              <w:instrText xml:space="preserve"> PAGEREF _Toc7953852 \h </w:instrText>
            </w:r>
            <w:r>
              <w:rPr>
                <w:noProof/>
                <w:webHidden/>
              </w:rPr>
            </w:r>
            <w:r>
              <w:rPr>
                <w:noProof/>
                <w:webHidden/>
              </w:rPr>
              <w:fldChar w:fldCharType="separate"/>
            </w:r>
            <w:r>
              <w:rPr>
                <w:noProof/>
                <w:webHidden/>
              </w:rPr>
              <w:t>18</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r w:rsidR="000B6D9E">
            <w:rPr>
              <w:rFonts w:ascii="宋体" w:eastAsia="宋体" w:hAnsi="宋体"/>
              <w:sz w:val="24"/>
              <w:szCs w:val="24"/>
            </w:rPr>
            <w:t xml:space="preserve"> </w:t>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7953803"/>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hint="eastAsia"/>
        </w:rPr>
      </w:pPr>
      <w:bookmarkStart w:id="4" w:name="_Toc7953804"/>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7953805"/>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7953806"/>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用户的购买偏好，潜在因子模型（如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6528C5">
        <w:rPr>
          <w:rFonts w:ascii="宋体" w:eastAsia="宋体" w:hAnsi="宋体" w:hint="eastAsia"/>
          <w:sz w:val="24"/>
          <w:szCs w:val="24"/>
        </w:rPr>
        <w:t>潜在因子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由于潜在因子模型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扩展潜在因子模型，如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引入基于元路径的潜在特征来表示沿不同</w:t>
      </w:r>
      <w:r w:rsidRPr="00BD6363">
        <w:rPr>
          <w:rFonts w:ascii="宋体" w:eastAsia="宋体" w:hAnsi="宋体" w:hint="eastAsia"/>
          <w:sz w:val="24"/>
          <w:szCs w:val="24"/>
        </w:rPr>
        <w:lastRenderedPageBreak/>
        <w:t>类型路径的用户和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模拟和融合不同方面级别的潜在</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提出基于上下文的矩阵分解模型，考虑每个实体的一般潜在因子和依赖于上下文的潜在因子。使用用户隐式反馈数据，Yu等人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7953807"/>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7953808"/>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7953809"/>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7953810"/>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Pr="00BC3892">
        <w:rPr>
          <w:rFonts w:ascii="宋体" w:eastAsia="宋体" w:hAnsi="宋体" w:hint="eastAsia"/>
          <w:sz w:val="24"/>
          <w:szCs w:val="24"/>
        </w:rPr>
        <w:t>背景技术，包括异质信息网络的关键概念、基本模型</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的具体框架及度量学习的基础知识。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Pr="00BC3892">
        <w:rPr>
          <w:rFonts w:ascii="宋体" w:eastAsia="宋体" w:hAnsi="宋体" w:hint="eastAsia"/>
          <w:sz w:val="24"/>
          <w:szCs w:val="24"/>
        </w:rPr>
        <w:t>主要介绍模型的改进方案。首先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Pr="00BC3892">
        <w:rPr>
          <w:rFonts w:ascii="宋体" w:eastAsia="宋体" w:hAnsi="宋体" w:hint="eastAsia"/>
          <w:sz w:val="24"/>
          <w:szCs w:val="24"/>
        </w:rPr>
        <w:t>。其次，介绍如何结合先进方法完善</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910087"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656AAA" w:rsidRPr="00BC3892" w:rsidRDefault="00656AAA" w:rsidP="00FC6153">
      <w:pPr>
        <w:spacing w:line="288" w:lineRule="auto"/>
        <w:rPr>
          <w:rFonts w:ascii="宋体" w:eastAsia="宋体" w:hAnsi="宋体" w:hint="eastAsia"/>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7953811"/>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7953812"/>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7953813"/>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kern w:val="0"/>
          <w:sz w:val="24"/>
          <w:szCs w:val="24"/>
        </w:rPr>
        <w:drawing>
          <wp:anchor distT="0" distB="0" distL="114300" distR="114300" simplePos="0" relativeHeight="251664384" behindDoc="1" locked="0" layoutInCell="1" allowOverlap="1" wp14:anchorId="26DBC891">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kern w:val="0"/>
          <w:sz w:val="24"/>
          <w:szCs w:val="24"/>
        </w:rPr>
        <w:drawing>
          <wp:inline distT="0" distB="0" distL="0" distR="0" wp14:anchorId="054D1E63" wp14:editId="03E80215">
            <wp:extent cx="1237786" cy="16652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888" cy="1678814"/>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7667" w:rsidRDefault="002C7667" w:rsidP="00A173D0">
      <w:pPr>
        <w:autoSpaceDE w:val="0"/>
        <w:autoSpaceDN w:val="0"/>
        <w:adjustRightInd w:val="0"/>
        <w:spacing w:line="288" w:lineRule="auto"/>
        <w:ind w:firstLineChars="700" w:firstLine="1470"/>
        <w:rPr>
          <w:rFonts w:ascii="Kaiti SC" w:eastAsia="Kaiti SC" w:hAnsi="Kaiti SC" w:cs="瀹嬩綋"/>
          <w:kern w:val="0"/>
        </w:rPr>
      </w:pPr>
      <w:r>
        <w:rPr>
          <w:rFonts w:ascii="Kaiti SC" w:eastAsia="Kaiti SC" w:hAnsi="Kaiti SC" w:cs="瀹嬩綋" w:hint="eastAsia"/>
          <w:kern w:val="0"/>
        </w:rPr>
        <w:t>（</w:t>
      </w:r>
      <w:r w:rsidRPr="002C7667">
        <w:rPr>
          <w:rFonts w:ascii="Times New Roman" w:eastAsia="Kaiti SC" w:hAnsi="Times New Roman" w:cs="Times New Roman"/>
          <w:kern w:val="0"/>
        </w:rPr>
        <w:t>a</w:t>
      </w:r>
      <w:r>
        <w:rPr>
          <w:rFonts w:ascii="Kaiti SC" w:eastAsia="Kaiti SC" w:hAnsi="Kaiti SC" w:cs="瀹嬩綋" w:hint="eastAsia"/>
          <w:kern w:val="0"/>
        </w:rPr>
        <w:t>）</w:t>
      </w:r>
      <w:r w:rsidR="00444359" w:rsidRPr="002C7667">
        <w:rPr>
          <w:rFonts w:ascii="Kaiti SC" w:eastAsia="Kaiti SC" w:hAnsi="Kaiti SC" w:cs="瀹嬩綋"/>
          <w:kern w:val="0"/>
        </w:rPr>
        <w:t>网络实例</w:t>
      </w:r>
      <w:r w:rsidR="006C72B8" w:rsidRPr="002C7667">
        <w:rPr>
          <w:rFonts w:ascii="Kaiti SC" w:eastAsia="Kaiti SC" w:hAnsi="Kaiti SC" w:cs="瀹嬩綋"/>
          <w:kern w:val="0"/>
        </w:rPr>
        <w:t xml:space="preserve">                        </w:t>
      </w:r>
      <w:r w:rsidR="00A173D0">
        <w:rPr>
          <w:rFonts w:ascii="Kaiti SC" w:eastAsia="Kaiti SC" w:hAnsi="Kaiti SC" w:cs="瀹嬩綋"/>
          <w:kern w:val="0"/>
        </w:rPr>
        <w:t xml:space="preserve">    </w:t>
      </w:r>
      <w:r w:rsidR="006C72B8" w:rsidRPr="002C7667">
        <w:rPr>
          <w:rFonts w:ascii="Kaiti SC" w:eastAsia="Kaiti SC" w:hAnsi="Kaiti SC" w:cs="瀹嬩綋"/>
          <w:kern w:val="0"/>
        </w:rPr>
        <w:t>（</w:t>
      </w:r>
      <w:r w:rsidRPr="002C7667">
        <w:rPr>
          <w:rFonts w:ascii="Times New Roman" w:eastAsia="Kaiti SC" w:hAnsi="Times New Roman" w:cs="Times New Roman"/>
          <w:kern w:val="0"/>
        </w:rPr>
        <w:t>b</w:t>
      </w:r>
      <w:r w:rsidR="006C72B8" w:rsidRPr="002C7667">
        <w:rPr>
          <w:rFonts w:ascii="Kaiti SC" w:eastAsia="Kaiti SC" w:hAnsi="Kaiti SC" w:cs="瀹嬩綋"/>
          <w:kern w:val="0"/>
        </w:rPr>
        <w:t>）网络架构</w:t>
      </w:r>
    </w:p>
    <w:p w:rsidR="00444359" w:rsidRPr="002C7667" w:rsidRDefault="006C72B8" w:rsidP="00444359">
      <w:pPr>
        <w:autoSpaceDE w:val="0"/>
        <w:autoSpaceDN w:val="0"/>
        <w:adjustRightInd w:val="0"/>
        <w:spacing w:line="288" w:lineRule="auto"/>
        <w:ind w:firstLine="420"/>
        <w:jc w:val="center"/>
        <w:rPr>
          <w:rFonts w:ascii="Kaiti SC" w:eastAsia="Kaiti SC" w:hAnsi="Kaiti SC" w:cs="瀹嬩綋" w:hint="eastAsia"/>
          <w:kern w:val="0"/>
        </w:rPr>
      </w:pPr>
      <w:r w:rsidRPr="002C7667">
        <w:rPr>
          <w:rFonts w:ascii="Kaiti SC" w:eastAsia="Kaiti SC" w:hAnsi="Kaiti SC" w:cs="瀹嬩綋"/>
          <w:kern w:val="0"/>
        </w:rPr>
        <w:t>图</w:t>
      </w:r>
      <w:r w:rsidR="00B648F4">
        <w:rPr>
          <w:rFonts w:ascii="Kaiti SC" w:eastAsia="Kaiti SC" w:hAnsi="Kaiti SC" w:cs="瀹嬩綋"/>
          <w:kern w:val="0"/>
        </w:rPr>
        <w:t>2-1</w:t>
      </w:r>
      <w:r w:rsidRPr="002C7667">
        <w:rPr>
          <w:rFonts w:ascii="Kaiti SC" w:eastAsia="Kaiti SC" w:hAnsi="Kaiti SC" w:cs="瀹嬩綋"/>
          <w:kern w:val="0"/>
        </w:rPr>
        <w:t xml:space="preserve"> 文献数据的</w:t>
      </w:r>
      <w:r w:rsidR="00A173D0">
        <w:rPr>
          <w:rFonts w:ascii="Kaiti SC" w:eastAsia="Kaiti SC" w:hAnsi="Kaiti SC" w:cs="瀹嬩綋" w:hint="eastAsia"/>
          <w:kern w:val="0"/>
        </w:rPr>
        <w:t>异质</w:t>
      </w:r>
      <w:r w:rsidRPr="002C7667">
        <w:rPr>
          <w:rFonts w:ascii="Kaiti SC" w:eastAsia="Kaiti SC" w:hAnsi="Kaiti SC" w:cs="瀹嬩綋"/>
          <w:kern w:val="0"/>
        </w:rPr>
        <w:t>信息网络</w:t>
      </w:r>
      <w:r w:rsidR="00496132" w:rsidRPr="00496132">
        <w:rPr>
          <w:rFonts w:ascii="Kaiti SC" w:eastAsia="Kaiti SC" w:hAnsi="Kaiti SC" w:cs="瀹嬩綋" w:hint="eastAsia"/>
          <w:kern w:val="0"/>
          <w:vertAlign w:val="superscript"/>
        </w:rPr>
        <w:t>[</w:t>
      </w:r>
      <w:r w:rsidR="00496132" w:rsidRPr="00496132">
        <w:rPr>
          <w:rFonts w:ascii="Kaiti SC" w:eastAsia="Kaiti SC" w:hAnsi="Kaiti SC" w:cs="瀹嬩綋"/>
          <w:kern w:val="0"/>
          <w:vertAlign w:val="superscript"/>
        </w:rPr>
        <w:t>20]</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hint="eastAsia"/>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hint="eastAsia"/>
        </w:rPr>
      </w:pPr>
      <w:bookmarkStart w:id="14" w:name="_Toc7953814"/>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hint="eastAsia"/>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m:t>
                    </m:r>
                    <m:r>
                      <m:rPr>
                        <m:sty m:val="p"/>
                      </m:rPr>
                      <w:rPr>
                        <w:rFonts w:ascii="Cambria Math" w:eastAsia="宋体" w:hAnsi="Cambria Math" w:cs="瀹嬩綋"/>
                        <w:kern w:val="0"/>
                        <w:sz w:val="24"/>
                        <w:szCs w:val="24"/>
                      </w:rPr>
                      <m:t>_</m:t>
                    </m:r>
                    <m:r>
                      <m:rPr>
                        <m:sty m:val="p"/>
                      </m:rPr>
                      <w:rPr>
                        <w:rFonts w:ascii="Cambria Math" w:eastAsia="宋体" w:hAnsi="Cambria Math" w:cs="瀹嬩綋"/>
                        <w:kern w:val="0"/>
                        <w:sz w:val="24"/>
                        <w:szCs w:val="24"/>
                      </w:rPr>
                      <m:t>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w:t>
      </w:r>
      <w:bookmarkStart w:id="15" w:name="_GoBack"/>
      <w:bookmarkEnd w:id="15"/>
      <w:r w:rsidRPr="00F03B09">
        <w:rPr>
          <w:rFonts w:ascii="宋体" w:eastAsia="宋体" w:hAnsi="宋体" w:cs="瀹嬩綋"/>
          <w:kern w:val="0"/>
          <w:sz w:val="24"/>
          <w:szCs w:val="24"/>
        </w:rPr>
        <w:t>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F03B09" w:rsidRDefault="005907DF" w:rsidP="00E12A67">
      <w:pPr>
        <w:autoSpaceDE w:val="0"/>
        <w:autoSpaceDN w:val="0"/>
        <w:adjustRightInd w:val="0"/>
        <w:spacing w:line="288" w:lineRule="auto"/>
        <w:ind w:firstLine="420"/>
        <w:rPr>
          <w:rFonts w:ascii="宋体" w:eastAsia="宋体" w:hAnsi="宋体" w:cs="瀹嬩綋" w:hint="eastAsia"/>
          <w:kern w:val="0"/>
          <w:sz w:val="24"/>
          <w:szCs w:val="24"/>
        </w:rPr>
      </w:pPr>
      <w:r w:rsidRPr="00F03B09">
        <w:rPr>
          <w:rFonts w:ascii="宋体" w:eastAsia="宋体" w:hAnsi="宋体" w:cs="瀹嬩綋"/>
          <w:kern w:val="0"/>
          <w:sz w:val="24"/>
          <w:szCs w:val="24"/>
        </w:rPr>
        <w:drawing>
          <wp:inline distT="0" distB="0" distL="0" distR="0" wp14:anchorId="3F0B0FA0" wp14:editId="69DCB948">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B648F4" w:rsidRDefault="005907DF" w:rsidP="00185732">
      <w:pPr>
        <w:autoSpaceDE w:val="0"/>
        <w:autoSpaceDN w:val="0"/>
        <w:adjustRightInd w:val="0"/>
        <w:spacing w:line="288" w:lineRule="auto"/>
        <w:ind w:firstLineChars="500" w:firstLine="1050"/>
        <w:rPr>
          <w:rFonts w:ascii="Kaiti SC" w:eastAsia="Kaiti SC" w:hAnsi="Kaiti SC" w:cs="瀹嬩綋"/>
          <w:kern w:val="0"/>
        </w:rPr>
      </w:pPr>
      <w:r w:rsidRPr="00B648F4">
        <w:rPr>
          <w:rFonts w:ascii="Kaiti SC" w:eastAsia="Kaiti SC" w:hAnsi="Kaiti SC" w:cs="瀹嬩綋"/>
          <w:kern w:val="0"/>
        </w:rPr>
        <w:t>(</w:t>
      </w:r>
      <w:r w:rsidRPr="00B648F4">
        <w:rPr>
          <w:rFonts w:ascii="Times New Roman" w:eastAsia="Kaiti SC" w:hAnsi="Times New Roman" w:cs="Times New Roman"/>
          <w:kern w:val="0"/>
        </w:rPr>
        <w:t>a</w:t>
      </w:r>
      <w:r w:rsidRPr="00B648F4">
        <w:rPr>
          <w:rFonts w:ascii="Kaiti SC" w:eastAsia="Kaiti SC" w:hAnsi="Kaiti SC" w:cs="瀹嬩綋"/>
          <w:kern w:val="0"/>
        </w:rPr>
        <w:t xml:space="preserve">) APA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proofErr w:type="gramStart"/>
      <w:r w:rsidR="00185732">
        <w:rPr>
          <w:rFonts w:ascii="Kaiti SC" w:eastAsia="Kaiti SC" w:hAnsi="Kaiti SC" w:cs="瀹嬩綋"/>
          <w:kern w:val="0"/>
        </w:rPr>
        <w:t xml:space="preserve">   </w:t>
      </w:r>
      <w:r w:rsidRPr="00B648F4">
        <w:rPr>
          <w:rFonts w:ascii="Kaiti SC" w:eastAsia="Kaiti SC" w:hAnsi="Kaiti SC" w:cs="瀹嬩綋"/>
          <w:kern w:val="0"/>
        </w:rPr>
        <w:t>(</w:t>
      </w:r>
      <w:proofErr w:type="gramEnd"/>
      <w:r w:rsidRPr="00B648F4">
        <w:rPr>
          <w:rFonts w:ascii="Times New Roman" w:eastAsia="Kaiti SC" w:hAnsi="Times New Roman" w:cs="Times New Roman"/>
          <w:kern w:val="0"/>
        </w:rPr>
        <w:t>b</w:t>
      </w:r>
      <w:r w:rsidRPr="00B648F4">
        <w:rPr>
          <w:rFonts w:ascii="Kaiti SC" w:eastAsia="Kaiti SC" w:hAnsi="Kaiti SC" w:cs="瀹嬩綋"/>
          <w:kern w:val="0"/>
        </w:rPr>
        <w:t xml:space="preserve">) APVPA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r w:rsidRPr="00B648F4">
        <w:rPr>
          <w:rFonts w:ascii="Kaiti SC" w:eastAsia="Kaiti SC" w:hAnsi="Kaiti SC" w:cs="瀹嬩綋"/>
          <w:kern w:val="0"/>
        </w:rPr>
        <w:t>(</w:t>
      </w:r>
      <w:r w:rsidRPr="00B648F4">
        <w:rPr>
          <w:rFonts w:ascii="Times New Roman" w:eastAsia="Kaiti SC" w:hAnsi="Times New Roman" w:cs="Times New Roman"/>
          <w:kern w:val="0"/>
        </w:rPr>
        <w:t>c</w:t>
      </w:r>
      <w:r w:rsidRPr="00B648F4">
        <w:rPr>
          <w:rFonts w:ascii="Kaiti SC" w:eastAsia="Kaiti SC" w:hAnsi="Kaiti SC" w:cs="瀹嬩綋"/>
          <w:kern w:val="0"/>
        </w:rPr>
        <w:t>) APV</w:t>
      </w:r>
    </w:p>
    <w:p w:rsidR="005907DF" w:rsidRPr="007D6684" w:rsidRDefault="005907DF" w:rsidP="007D6684">
      <w:pPr>
        <w:autoSpaceDE w:val="0"/>
        <w:autoSpaceDN w:val="0"/>
        <w:adjustRightInd w:val="0"/>
        <w:spacing w:line="288" w:lineRule="auto"/>
        <w:ind w:firstLine="420"/>
        <w:jc w:val="center"/>
        <w:rPr>
          <w:rFonts w:ascii="Kaiti SC" w:eastAsia="Kaiti SC" w:hAnsi="Kaiti SC" w:cs="瀹嬩綋" w:hint="eastAsia"/>
          <w:kern w:val="0"/>
        </w:rPr>
      </w:pPr>
      <w:r w:rsidRPr="00B648F4">
        <w:rPr>
          <w:rFonts w:ascii="Kaiti SC" w:eastAsia="Kaiti SC" w:hAnsi="Kaiti SC" w:cs="瀹嬩綋"/>
          <w:kern w:val="0"/>
        </w:rPr>
        <w:t>图</w:t>
      </w:r>
      <w:r w:rsidR="00B648F4">
        <w:rPr>
          <w:rFonts w:ascii="Kaiti SC" w:eastAsia="Kaiti SC" w:hAnsi="Kaiti SC" w:cs="瀹嬩綋"/>
          <w:kern w:val="0"/>
        </w:rPr>
        <w:t>2-2</w:t>
      </w:r>
      <w:r w:rsidRPr="00B648F4">
        <w:rPr>
          <w:rFonts w:ascii="Kaiti SC" w:eastAsia="Kaiti SC" w:hAnsi="Kaiti SC" w:cs="瀹嬩綋"/>
          <w:kern w:val="0"/>
        </w:rPr>
        <w:t xml:space="preserve"> </w:t>
      </w:r>
      <w:r w:rsidRPr="00B648F4">
        <w:rPr>
          <w:rFonts w:ascii="Kaiti SC" w:eastAsia="Kaiti SC" w:hAnsi="Kaiti SC" w:cs="瀹嬩綋" w:hint="eastAsia"/>
          <w:kern w:val="0"/>
        </w:rPr>
        <w:t>文献</w:t>
      </w:r>
      <w:r w:rsidRPr="00B648F4">
        <w:rPr>
          <w:rFonts w:ascii="Kaiti SC" w:eastAsia="Kaiti SC" w:hAnsi="Kaiti SC" w:cs="瀹嬩綋"/>
          <w:kern w:val="0"/>
        </w:rPr>
        <w:t>数据的元路径</w:t>
      </w:r>
      <w:r w:rsidR="00185732">
        <w:rPr>
          <w:rFonts w:ascii="Kaiti SC" w:eastAsia="Kaiti SC" w:hAnsi="Kaiti SC" w:cs="瀹嬩綋" w:hint="eastAsia"/>
          <w:kern w:val="0"/>
        </w:rPr>
        <w:t>示例</w:t>
      </w:r>
      <w:r w:rsidR="00B648F4" w:rsidRPr="00B648F4">
        <w:rPr>
          <w:rFonts w:ascii="Kaiti SC" w:eastAsia="Kaiti SC" w:hAnsi="Kaiti SC" w:cs="瀹嬩綋" w:hint="eastAsia"/>
          <w:kern w:val="0"/>
          <w:vertAlign w:val="superscript"/>
        </w:rPr>
        <w:t>[</w:t>
      </w:r>
      <w:r w:rsidR="00B648F4" w:rsidRPr="00B648F4">
        <w:rPr>
          <w:rFonts w:ascii="Kaiti SC" w:eastAsia="Kaiti SC" w:hAnsi="Kaiti SC" w:cs="瀹嬩綋"/>
          <w:kern w:val="0"/>
          <w:vertAlign w:val="superscript"/>
        </w:rPr>
        <w:t>20]</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7D6684" w:rsidRDefault="007D6684" w:rsidP="007D6684">
      <w:pPr>
        <w:autoSpaceDE w:val="0"/>
        <w:autoSpaceDN w:val="0"/>
        <w:adjustRightInd w:val="0"/>
        <w:spacing w:line="288" w:lineRule="auto"/>
        <w:ind w:firstLineChars="200" w:firstLine="420"/>
        <w:jc w:val="center"/>
        <w:rPr>
          <w:rFonts w:ascii="Kaiti SC" w:eastAsia="Kaiti SC" w:hAnsi="Kaiti SC" w:cs="瀹嬩綋"/>
          <w:kern w:val="0"/>
        </w:rPr>
      </w:pPr>
      <w:r w:rsidRPr="007D6684">
        <w:rPr>
          <w:rFonts w:ascii="Kaiti SC" w:eastAsia="Kaiti SC" w:hAnsi="Kaiti SC" w:cs="瀹嬩綋" w:hint="eastAsia"/>
          <w:kern w:val="0"/>
        </w:rPr>
        <w:lastRenderedPageBreak/>
        <w:t>表</w:t>
      </w:r>
      <w:r w:rsidRPr="007D6684">
        <w:rPr>
          <w:rFonts w:ascii="Kaiti SC" w:eastAsia="Kaiti SC" w:hAnsi="Kaiti SC" w:cs="瀹嬩綋"/>
          <w:kern w:val="0"/>
        </w:rPr>
        <w:t>2-1 关于</w:t>
      </w:r>
      <w:r w:rsidRPr="007D6684">
        <w:rPr>
          <w:rFonts w:ascii="Kaiti SC" w:eastAsia="Kaiti SC" w:hAnsi="Kaiti SC" w:cs="瀹嬩綋" w:hint="eastAsia"/>
          <w:kern w:val="0"/>
        </w:rPr>
        <w:t>文献</w:t>
      </w:r>
      <w:r w:rsidRPr="007D6684">
        <w:rPr>
          <w:rFonts w:ascii="Kaiti SC" w:eastAsia="Kaiti SC" w:hAnsi="Kaiti SC" w:cs="瀹嬩綋"/>
          <w:kern w:val="0"/>
        </w:rPr>
        <w:t>数据的元路径示例及其</w:t>
      </w:r>
      <w:r w:rsidRPr="007D6684">
        <w:rPr>
          <w:rFonts w:ascii="Kaiti SC" w:eastAsia="Kaiti SC" w:hAnsi="Kaiti SC" w:cs="瀹嬩綋" w:hint="eastAsia"/>
          <w:kern w:val="0"/>
        </w:rPr>
        <w:t>实际</w:t>
      </w:r>
      <w:r w:rsidRPr="007D6684">
        <w:rPr>
          <w:rFonts w:ascii="Kaiti SC" w:eastAsia="Kaiti SC" w:hAnsi="Kaiti SC"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19</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Pr="00B031F9" w:rsidRDefault="000E4A72" w:rsidP="000E4A72">
      <w:pPr>
        <w:pStyle w:val="2"/>
        <w:spacing w:before="100" w:beforeAutospacing="1" w:after="100" w:afterAutospacing="1"/>
        <w:rPr>
          <w:rFonts w:ascii="黑体" w:hAnsi="黑体" w:hint="eastAsia"/>
        </w:rPr>
      </w:pPr>
      <w:bookmarkStart w:id="16" w:name="_Toc7953815"/>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D43645" w:rsidRPr="00D43645">
        <w:rPr>
          <w:rFonts w:ascii="黑体" w:hAnsi="黑体"/>
        </w:rPr>
        <w:t>Neural network based Aspect-level Collaborative Filtering model</w:t>
      </w:r>
      <w:r w:rsidR="00144C92">
        <w:rPr>
          <w:rFonts w:ascii="黑体" w:hAnsi="黑体" w:hint="eastAsia"/>
        </w:rPr>
        <w:t>（</w:t>
      </w:r>
      <w:proofErr w:type="spellStart"/>
      <w:r w:rsidR="00144C92">
        <w:rPr>
          <w:rFonts w:ascii="黑体" w:hAnsi="黑体" w:hint="eastAsia"/>
        </w:rPr>
        <w:t>NeuACF</w:t>
      </w:r>
      <w:proofErr w:type="spellEnd"/>
      <w:r w:rsidR="00144C92">
        <w:rPr>
          <w:rFonts w:ascii="黑体" w:hAnsi="黑体" w:hint="eastAsia"/>
        </w:rPr>
        <w:t>）</w:t>
      </w:r>
      <w:bookmarkEnd w:id="16"/>
    </w:p>
    <w:p w:rsidR="000E4A72" w:rsidRPr="00B031F9" w:rsidRDefault="000E4A72" w:rsidP="000E4A72">
      <w:pPr>
        <w:pStyle w:val="2"/>
        <w:spacing w:before="100" w:beforeAutospacing="1" w:after="100" w:afterAutospacing="1"/>
        <w:rPr>
          <w:rFonts w:ascii="黑体" w:hAnsi="黑体"/>
        </w:rPr>
      </w:pPr>
    </w:p>
    <w:p w:rsidR="000E4A72" w:rsidRPr="003E1D7B" w:rsidRDefault="000E4A72" w:rsidP="000E4A72">
      <w:pPr>
        <w:pStyle w:val="2"/>
        <w:spacing w:before="100" w:beforeAutospacing="1" w:after="100" w:afterAutospacing="1"/>
        <w:rPr>
          <w:rFonts w:ascii="黑体" w:hAnsi="黑体" w:hint="eastAsia"/>
        </w:rPr>
      </w:pPr>
      <w:bookmarkStart w:id="17" w:name="_Toc7953816"/>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7"/>
    </w:p>
    <w:p w:rsidR="0063694D" w:rsidRPr="00B031F9" w:rsidRDefault="0063694D" w:rsidP="0063694D">
      <w:pPr>
        <w:pStyle w:val="2"/>
        <w:spacing w:before="100" w:beforeAutospacing="1" w:after="100" w:afterAutospacing="1"/>
        <w:rPr>
          <w:rFonts w:ascii="黑体" w:hAnsi="黑体"/>
        </w:rPr>
      </w:pPr>
      <w:r w:rsidRPr="00B031F9">
        <w:rPr>
          <w:rFonts w:ascii="黑体" w:hAnsi="黑体"/>
        </w:rPr>
        <w:tab/>
      </w:r>
    </w:p>
    <w:p w:rsidR="0063694D" w:rsidRPr="00A32C9B" w:rsidRDefault="0063694D" w:rsidP="0063694D">
      <w:pPr>
        <w:pStyle w:val="2"/>
        <w:spacing w:before="100" w:beforeAutospacing="1" w:after="100" w:afterAutospacing="1"/>
      </w:pPr>
      <w:bookmarkStart w:id="18" w:name="_Toc7953817"/>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63694D" w:rsidRDefault="0063694D" w:rsidP="0063694D">
      <w:pPr>
        <w:pStyle w:val="af"/>
        <w:numPr>
          <w:ins w:id="19" w:author="ibm" w:date="2008-06-07T11:07:00Z"/>
        </w:numPr>
        <w:adjustRightInd/>
        <w:snapToGrid/>
        <w:spacing w:before="0" w:after="0" w:line="400" w:lineRule="exact"/>
        <w:jc w:val="both"/>
        <w:rPr>
          <w:rFonts w:ascii="宋体" w:hAnsi="宋体"/>
          <w:sz w:val="24"/>
        </w:rPr>
      </w:pPr>
      <w:r>
        <w:rPr>
          <w:rFonts w:asciiTheme="minorEastAsia" w:eastAsiaTheme="minorEastAsia" w:hAnsiTheme="minorEastAsia" w:cstheme="minorBidi" w:hint="eastAsia"/>
          <w:bCs/>
          <w:sz w:val="24"/>
        </w:rPr>
        <w:t xml:space="preserve">    </w:t>
      </w:r>
      <w:r>
        <w:rPr>
          <w:rFonts w:ascii="宋体" w:hAnsi="宋体" w:hint="eastAsia"/>
          <w:sz w:val="24"/>
        </w:rPr>
        <w:t>（从第二章到结束语前，每章结束后要有一个小结，对本章的内容进行总结。）</w:t>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0" w:name="_Toc7953818"/>
      <w:r>
        <w:rPr>
          <w:rFonts w:hint="eastAsia"/>
        </w:rPr>
        <w:lastRenderedPageBreak/>
        <w:t>第三章</w:t>
      </w:r>
      <w:r>
        <w:rPr>
          <w:rFonts w:hint="eastAsia"/>
        </w:rPr>
        <w:t xml:space="preserve"> </w:t>
      </w:r>
      <w:r w:rsidR="00167CE3">
        <w:t xml:space="preserve"> </w:t>
      </w:r>
      <w:r w:rsidR="0063694D">
        <w:rPr>
          <w:rFonts w:hint="eastAsia"/>
        </w:rPr>
        <w:t>系统的需求分析</w:t>
      </w:r>
      <w:bookmarkEnd w:id="20"/>
    </w:p>
    <w:p w:rsidR="00D013A7" w:rsidRPr="00B031F9" w:rsidRDefault="00D013A7" w:rsidP="00D013A7">
      <w:pPr>
        <w:pStyle w:val="2"/>
        <w:rPr>
          <w:rFonts w:ascii="黑体" w:hAnsi="黑体"/>
        </w:rPr>
      </w:pPr>
      <w:bookmarkStart w:id="21" w:name="_Toc7953819"/>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系统用户角色分析（可选）</w:t>
      </w:r>
      <w:bookmarkEnd w:id="21"/>
    </w:p>
    <w:p w:rsidR="00D013A7" w:rsidRPr="00B031F9" w:rsidRDefault="00D013A7" w:rsidP="00D013A7">
      <w:pPr>
        <w:pStyle w:val="3"/>
        <w:ind w:firstLine="482"/>
        <w:rPr>
          <w:rFonts w:ascii="黑体" w:hAnsi="黑体"/>
        </w:rPr>
      </w:pPr>
      <w:bookmarkStart w:id="22" w:name="_Toc7953820"/>
      <w:proofErr w:type="gramStart"/>
      <w:r w:rsidRPr="00B031F9">
        <w:rPr>
          <w:rFonts w:ascii="黑体" w:hAnsi="黑体" w:hint="eastAsia"/>
        </w:rPr>
        <w:t xml:space="preserve">3.1.1 </w:t>
      </w:r>
      <w:r w:rsidR="00167CE3">
        <w:rPr>
          <w:rFonts w:ascii="黑体" w:hAnsi="黑体"/>
        </w:rPr>
        <w:t xml:space="preserve"> </w:t>
      </w:r>
      <w:r w:rsidRPr="00B031F9">
        <w:rPr>
          <w:rFonts w:ascii="黑体" w:hAnsi="黑体" w:hint="eastAsia"/>
        </w:rPr>
        <w:t>XXXXX</w:t>
      </w:r>
      <w:bookmarkEnd w:id="22"/>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23" w:name="_Toc7953821"/>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23"/>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24" w:name="_Toc7953822"/>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24"/>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25" w:name="_Toc7953823"/>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25"/>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26" w:name="_Toc7953824"/>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26"/>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7" w:name="_Toc7953825"/>
      <w:r>
        <w:rPr>
          <w:rFonts w:hint="eastAsia"/>
        </w:rPr>
        <w:lastRenderedPageBreak/>
        <w:t>第四章</w:t>
      </w:r>
      <w:r>
        <w:rPr>
          <w:rFonts w:hint="eastAsia"/>
        </w:rPr>
        <w:t xml:space="preserve"> </w:t>
      </w:r>
      <w:r w:rsidR="00167CE3">
        <w:t xml:space="preserve"> </w:t>
      </w:r>
      <w:r w:rsidR="00372BF7">
        <w:rPr>
          <w:rFonts w:hint="eastAsia"/>
        </w:rPr>
        <w:t>系统的总体设计</w:t>
      </w:r>
      <w:bookmarkEnd w:id="27"/>
    </w:p>
    <w:p w:rsidR="00D013A7" w:rsidRPr="00B031F9" w:rsidRDefault="00D013A7" w:rsidP="00D013A7">
      <w:pPr>
        <w:pStyle w:val="2"/>
        <w:rPr>
          <w:rFonts w:ascii="黑体" w:hAnsi="黑体"/>
        </w:rPr>
      </w:pPr>
      <w:bookmarkStart w:id="28" w:name="_Toc7953826"/>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28"/>
    </w:p>
    <w:p w:rsidR="00D013A7" w:rsidRPr="00B031F9" w:rsidRDefault="00D013A7" w:rsidP="00D013A7">
      <w:pPr>
        <w:pStyle w:val="3"/>
        <w:ind w:firstLine="482"/>
        <w:rPr>
          <w:rFonts w:ascii="黑体" w:hAnsi="黑体"/>
        </w:rPr>
      </w:pPr>
      <w:bookmarkStart w:id="29" w:name="_Toc7953827"/>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29"/>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0" w:name="_Toc7953828"/>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1" w:name="_Toc7953829"/>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1"/>
    </w:p>
    <w:p w:rsidR="00372BF7" w:rsidRDefault="00D013A7" w:rsidP="00372BF7">
      <w:pPr>
        <w:rPr>
          <w:noProof/>
          <w:sz w:val="24"/>
        </w:rPr>
      </w:pPr>
      <w:r w:rsidRPr="00B031F9">
        <w:rPr>
          <w:rFonts w:ascii="黑体" w:hAnsi="黑体"/>
        </w:rPr>
        <w:tab/>
      </w:r>
      <w:r w:rsidR="00372BF7">
        <w:rPr>
          <w:noProof/>
          <w:sz w:val="24"/>
        </w:rPr>
        <w:drawing>
          <wp:inline distT="0" distB="0" distL="0" distR="0">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17"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32"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32"/>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33" w:name="_Toc7953830"/>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33"/>
    </w:p>
    <w:p w:rsidR="00372BF7" w:rsidRDefault="00372BF7" w:rsidP="00372BF7">
      <w:pPr>
        <w:pStyle w:val="2"/>
        <w:spacing w:before="100" w:beforeAutospacing="1" w:after="100" w:afterAutospacing="1"/>
        <w:rPr>
          <w:rFonts w:ascii="黑体" w:hAnsi="黑体"/>
        </w:rPr>
      </w:pPr>
      <w:bookmarkStart w:id="34" w:name="_Toc7953831"/>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34"/>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35" w:name="_Toc7953832"/>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5"/>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6" w:name="_Toc7953833"/>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36"/>
    </w:p>
    <w:p w:rsidR="00D013A7" w:rsidRPr="00B031F9" w:rsidRDefault="00D013A7" w:rsidP="00D013A7">
      <w:pPr>
        <w:pStyle w:val="2"/>
        <w:rPr>
          <w:rFonts w:ascii="黑体" w:hAnsi="黑体"/>
        </w:rPr>
      </w:pPr>
      <w:bookmarkStart w:id="37" w:name="_Toc7953834"/>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37"/>
    </w:p>
    <w:p w:rsidR="00D013A7" w:rsidRPr="00510475" w:rsidRDefault="00D013A7" w:rsidP="00D013A7">
      <w:pPr>
        <w:pStyle w:val="3"/>
        <w:ind w:firstLine="482"/>
      </w:pPr>
      <w:bookmarkStart w:id="38" w:name="_Toc7953835"/>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38"/>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9" w:name="_Toc7953836"/>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39"/>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0" w:name="_Toc7953837"/>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0"/>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1" w:name="_Toc7953838"/>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1"/>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42" w:name="_Toc7953839"/>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2"/>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3" w:name="_Toc7953840"/>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43"/>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44" w:name="_Toc7953841"/>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44"/>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5" w:name="_Toc7953842"/>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45"/>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6" w:name="_Toc7953843"/>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46"/>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47" w:name="_Toc7953844"/>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7"/>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8" w:name="_Toc7953845"/>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48"/>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9" w:name="_Toc451957481"/>
      <w:bookmarkStart w:id="50" w:name="_Toc795384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9"/>
      <w:bookmarkEnd w:id="50"/>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1" w:name="_Toc451957482"/>
      <w:bookmarkStart w:id="52" w:name="_Toc7953847"/>
      <w:r>
        <w:rPr>
          <w:rFonts w:ascii="黑体" w:hint="eastAsia"/>
        </w:rPr>
        <w:t xml:space="preserve">N.2 </w:t>
      </w:r>
      <w:r w:rsidR="00167CE3">
        <w:rPr>
          <w:rFonts w:ascii="黑体"/>
        </w:rPr>
        <w:t xml:space="preserve"> </w:t>
      </w:r>
      <w:r>
        <w:rPr>
          <w:rFonts w:ascii="黑体" w:hint="eastAsia"/>
        </w:rPr>
        <w:t>问题和展望</w:t>
      </w:r>
      <w:bookmarkEnd w:id="51"/>
      <w:bookmarkEnd w:id="52"/>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3" w:name="_Toc7953848"/>
      <w:r w:rsidRPr="006D66DC">
        <w:rPr>
          <w:rFonts w:hint="eastAsia"/>
        </w:rPr>
        <w:lastRenderedPageBreak/>
        <w:t>参考文献</w:t>
      </w:r>
      <w:bookmarkEnd w:id="53"/>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16] </w:t>
      </w:r>
      <w:r w:rsidRPr="00D10F23">
        <w:rPr>
          <w:rFonts w:ascii="宋体" w:hAnsi="宋体"/>
        </w:rPr>
        <w:t xml:space="preserve">Li Y, Shi C, Philip S Y, et al. </w:t>
      </w:r>
      <w:proofErr w:type="spellStart"/>
      <w:r w:rsidRPr="00D10F23">
        <w:rPr>
          <w:rFonts w:ascii="宋体" w:hAnsi="宋体"/>
        </w:rPr>
        <w:t>Hrank</w:t>
      </w:r>
      <w:proofErr w:type="spellEnd"/>
      <w:r w:rsidRPr="00D10F23">
        <w:rPr>
          <w:rFonts w:ascii="宋体" w:hAnsi="宋体"/>
        </w:rPr>
        <w:t>: a path based ranking method in heterogeneous information network[C]//International Conference on Web-Age Information Management. Springer, Cham, 2014: 553-565.</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17]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18]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19]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hint="eastAsia"/>
        </w:rPr>
      </w:pPr>
      <w:r>
        <w:rPr>
          <w:rFonts w:ascii="宋体" w:hAnsi="宋体" w:hint="eastAsia"/>
        </w:rPr>
        <w:t>[</w:t>
      </w:r>
      <w:r>
        <w:rPr>
          <w:rFonts w:ascii="宋体" w:hAnsi="宋体"/>
        </w:rPr>
        <w:t xml:space="preserve">20] </w:t>
      </w:r>
      <w:r w:rsidRPr="00496132">
        <w:rPr>
          <w:rFonts w:ascii="宋体" w:hAnsi="宋体"/>
        </w:rPr>
        <w:t>Shi C, Philip S Y. Heterogeneous information network analysis and applications[M]. Springer International Publishing, 2017.</w:t>
      </w:r>
    </w:p>
    <w:p w:rsidR="00B12C79" w:rsidRDefault="00B12C79" w:rsidP="00212869">
      <w:pPr>
        <w:spacing w:line="288" w:lineRule="auto"/>
        <w:ind w:rightChars="50" w:right="105"/>
        <w:rPr>
          <w:rFonts w:ascii="宋体" w:hAnsi="宋体" w:hint="eastAsia"/>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hint="eastAsia"/>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4" w:name="_Toc13094"/>
      <w:bookmarkStart w:id="55" w:name="_Toc450552536"/>
      <w:bookmarkStart w:id="56" w:name="_Toc20211"/>
      <w:bookmarkStart w:id="57" w:name="_Toc446427273"/>
      <w:bookmarkStart w:id="58" w:name="_Toc795384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4"/>
      <w:bookmarkEnd w:id="55"/>
      <w:bookmarkEnd w:id="56"/>
      <w:bookmarkEnd w:id="57"/>
      <w:bookmarkEnd w:id="58"/>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9" w:name="_Toc795385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9"/>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0" w:name="_Toc795385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0"/>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18"/>
          <w:footerReference w:type="default" r:id="rId19"/>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1" w:name="_Toc795385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1"/>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。为充分利用关系异质性，Yu等人引入基于元路径的潜在特征来表示沿不同类型路径的用户和产品间的连接，然后利用贝</w:t>
            </w:r>
            <w:r w:rsidRPr="00E32C86">
              <w:rPr>
                <w:rFonts w:ascii="宋体" w:eastAsia="宋体" w:hAnsi="宋体" w:cs="Times New Roman" w:hint="eastAsia"/>
              </w:rPr>
              <w:lastRenderedPageBreak/>
              <w:t>叶斯排名优化技术在全局和个性化水平上定义推荐模型。同样基于元路径，Burke等人提出在加权混合中包含多个关系的推荐方法。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潜在因子和依赖于上下文的潜在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Zaremba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Bresson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0"/>
          <w:footerReference w:type="default" r:id="rId21"/>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潜在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搭建TensorFlow</w:t>
            </w:r>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hint="eastAsia"/>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3DE" w:rsidRDefault="003B23DE" w:rsidP="0054351C">
      <w:r>
        <w:separator/>
      </w:r>
    </w:p>
  </w:endnote>
  <w:endnote w:type="continuationSeparator" w:id="0">
    <w:p w:rsidR="003B23DE" w:rsidRDefault="003B23DE"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瀹嬩綋">
    <w:altName w:val="方正舒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Kaiti SC">
    <w:panose1 w:val="02010600040101010101"/>
    <w:charset w:val="86"/>
    <w:family w:val="auto"/>
    <w:pitch w:val="variable"/>
    <w:sig w:usb0="80000287" w:usb1="280F3C52" w:usb2="00000016" w:usb3="00000000" w:csb0="0004001F" w:csb1="00000000"/>
  </w:font>
  <w:font w:name="å®‹ä½“">
    <w:altName w:val="Arial"/>
    <w:panose1 w:val="020B0604020202020204"/>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5D2384" w:rsidRDefault="005D2384">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A16143">
          <w:rPr>
            <w:rFonts w:ascii="Times New Roman" w:hAnsi="Times New Roman" w:cs="Times New Roman"/>
            <w:noProof/>
            <w:lang w:val="zh-CN"/>
          </w:rPr>
          <w:t>I</w:t>
        </w:r>
        <w:r w:rsidRPr="00A16143">
          <w:rPr>
            <w:rFonts w:ascii="Times New Roman" w:hAnsi="Times New Roman" w:cs="Times New Roman"/>
            <w:noProof/>
            <w:lang w:val="zh-CN"/>
          </w:rPr>
          <w:t>I</w:t>
        </w:r>
        <w:r w:rsidRPr="0014414F">
          <w:rPr>
            <w:rFonts w:ascii="Times New Roman" w:hAnsi="Times New Roman" w:cs="Times New Roman"/>
          </w:rPr>
          <w:fldChar w:fldCharType="end"/>
        </w:r>
      </w:p>
    </w:sdtContent>
  </w:sdt>
  <w:p w:rsidR="005D2384" w:rsidRDefault="005D238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5D2384" w:rsidRDefault="005D2384">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A16143">
          <w:rPr>
            <w:rFonts w:ascii="Times New Roman" w:hAnsi="Times New Roman" w:cs="Times New Roman"/>
            <w:noProof/>
            <w:lang w:val="zh-CN"/>
          </w:rPr>
          <w:t>11</w:t>
        </w:r>
        <w:r w:rsidRPr="00C7780A">
          <w:rPr>
            <w:rFonts w:ascii="Times New Roman" w:hAnsi="Times New Roman" w:cs="Times New Roman"/>
          </w:rPr>
          <w:fldChar w:fldCharType="end"/>
        </w:r>
      </w:p>
    </w:sdtContent>
  </w:sdt>
  <w:p w:rsidR="005D2384" w:rsidRDefault="005D238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Default="005D238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Default="005D23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3DE" w:rsidRDefault="003B23DE" w:rsidP="0054351C">
      <w:r>
        <w:separator/>
      </w:r>
    </w:p>
  </w:footnote>
  <w:footnote w:type="continuationSeparator" w:id="0">
    <w:p w:rsidR="003B23DE" w:rsidRDefault="003B23DE"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Default="005D2384"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Pr="00E36344" w:rsidRDefault="005D2384">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5D2384" w:rsidRDefault="005D2384"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Pr="00E36344" w:rsidRDefault="005D2384"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384" w:rsidRPr="00E36344" w:rsidRDefault="005D2384"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9"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5"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3"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8"/>
  </w:num>
  <w:num w:numId="3">
    <w:abstractNumId w:val="8"/>
  </w:num>
  <w:num w:numId="4">
    <w:abstractNumId w:val="22"/>
  </w:num>
  <w:num w:numId="5">
    <w:abstractNumId w:val="16"/>
  </w:num>
  <w:num w:numId="6">
    <w:abstractNumId w:val="10"/>
  </w:num>
  <w:num w:numId="7">
    <w:abstractNumId w:val="2"/>
  </w:num>
  <w:num w:numId="8">
    <w:abstractNumId w:val="4"/>
  </w:num>
  <w:num w:numId="9">
    <w:abstractNumId w:val="13"/>
  </w:num>
  <w:num w:numId="10">
    <w:abstractNumId w:val="20"/>
  </w:num>
  <w:num w:numId="11">
    <w:abstractNumId w:val="19"/>
  </w:num>
  <w:num w:numId="12">
    <w:abstractNumId w:val="0"/>
  </w:num>
  <w:num w:numId="13">
    <w:abstractNumId w:val="6"/>
  </w:num>
  <w:num w:numId="14">
    <w:abstractNumId w:val="3"/>
  </w:num>
  <w:num w:numId="15">
    <w:abstractNumId w:val="17"/>
  </w:num>
  <w:num w:numId="16">
    <w:abstractNumId w:val="11"/>
  </w:num>
  <w:num w:numId="17">
    <w:abstractNumId w:val="9"/>
  </w:num>
  <w:num w:numId="18">
    <w:abstractNumId w:val="15"/>
  </w:num>
  <w:num w:numId="19">
    <w:abstractNumId w:val="12"/>
  </w:num>
  <w:num w:numId="20">
    <w:abstractNumId w:val="1"/>
  </w:num>
  <w:num w:numId="21">
    <w:abstractNumId w:val="21"/>
  </w:num>
  <w:num w:numId="22">
    <w:abstractNumId w:val="7"/>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24C8"/>
    <w:rsid w:val="00004565"/>
    <w:rsid w:val="00006F50"/>
    <w:rsid w:val="000144C4"/>
    <w:rsid w:val="00016588"/>
    <w:rsid w:val="00027539"/>
    <w:rsid w:val="000330C4"/>
    <w:rsid w:val="000428DA"/>
    <w:rsid w:val="00042E5A"/>
    <w:rsid w:val="00043886"/>
    <w:rsid w:val="000438F2"/>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902A6"/>
    <w:rsid w:val="000914A5"/>
    <w:rsid w:val="000970FB"/>
    <w:rsid w:val="000B0CB6"/>
    <w:rsid w:val="000B2B5C"/>
    <w:rsid w:val="000B4513"/>
    <w:rsid w:val="000B6D9E"/>
    <w:rsid w:val="000C21B8"/>
    <w:rsid w:val="000C7B33"/>
    <w:rsid w:val="000D177F"/>
    <w:rsid w:val="000D3A16"/>
    <w:rsid w:val="000D3ACF"/>
    <w:rsid w:val="000D6586"/>
    <w:rsid w:val="000E166F"/>
    <w:rsid w:val="000E33F8"/>
    <w:rsid w:val="000E4A72"/>
    <w:rsid w:val="000E6223"/>
    <w:rsid w:val="000E7621"/>
    <w:rsid w:val="000F0F80"/>
    <w:rsid w:val="000F644F"/>
    <w:rsid w:val="00101756"/>
    <w:rsid w:val="00104FD2"/>
    <w:rsid w:val="001072D1"/>
    <w:rsid w:val="001126B0"/>
    <w:rsid w:val="00125407"/>
    <w:rsid w:val="00126762"/>
    <w:rsid w:val="00126AFD"/>
    <w:rsid w:val="001314C1"/>
    <w:rsid w:val="0013156F"/>
    <w:rsid w:val="00131805"/>
    <w:rsid w:val="00131E83"/>
    <w:rsid w:val="00133146"/>
    <w:rsid w:val="001343BE"/>
    <w:rsid w:val="001361C4"/>
    <w:rsid w:val="001374A3"/>
    <w:rsid w:val="0014414F"/>
    <w:rsid w:val="00144C92"/>
    <w:rsid w:val="00156141"/>
    <w:rsid w:val="00162201"/>
    <w:rsid w:val="00165C18"/>
    <w:rsid w:val="00166960"/>
    <w:rsid w:val="0016696E"/>
    <w:rsid w:val="00167CE3"/>
    <w:rsid w:val="0017395A"/>
    <w:rsid w:val="00175731"/>
    <w:rsid w:val="00175CB5"/>
    <w:rsid w:val="00175FE7"/>
    <w:rsid w:val="00176FF6"/>
    <w:rsid w:val="00181F8D"/>
    <w:rsid w:val="0018233B"/>
    <w:rsid w:val="00185732"/>
    <w:rsid w:val="00187F6F"/>
    <w:rsid w:val="0019405E"/>
    <w:rsid w:val="00194523"/>
    <w:rsid w:val="00196650"/>
    <w:rsid w:val="001A0104"/>
    <w:rsid w:val="001A2824"/>
    <w:rsid w:val="001B32F9"/>
    <w:rsid w:val="001B3886"/>
    <w:rsid w:val="001B39B9"/>
    <w:rsid w:val="001B3B6E"/>
    <w:rsid w:val="001B709D"/>
    <w:rsid w:val="001C4B77"/>
    <w:rsid w:val="001C6451"/>
    <w:rsid w:val="001C70DE"/>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412E9"/>
    <w:rsid w:val="00244840"/>
    <w:rsid w:val="00251AE4"/>
    <w:rsid w:val="002520FF"/>
    <w:rsid w:val="002605AF"/>
    <w:rsid w:val="00271F5D"/>
    <w:rsid w:val="00272460"/>
    <w:rsid w:val="0027458D"/>
    <w:rsid w:val="00274BC1"/>
    <w:rsid w:val="00293294"/>
    <w:rsid w:val="00295DEA"/>
    <w:rsid w:val="002A3E22"/>
    <w:rsid w:val="002A7E09"/>
    <w:rsid w:val="002B50C3"/>
    <w:rsid w:val="002B771E"/>
    <w:rsid w:val="002C0C4E"/>
    <w:rsid w:val="002C765A"/>
    <w:rsid w:val="002C7667"/>
    <w:rsid w:val="002D3C21"/>
    <w:rsid w:val="002D5566"/>
    <w:rsid w:val="002D7CF8"/>
    <w:rsid w:val="002E2439"/>
    <w:rsid w:val="002E33A2"/>
    <w:rsid w:val="002E3F07"/>
    <w:rsid w:val="002E4724"/>
    <w:rsid w:val="002E62DB"/>
    <w:rsid w:val="002F0DCD"/>
    <w:rsid w:val="002F12CC"/>
    <w:rsid w:val="002F1CC9"/>
    <w:rsid w:val="002F5879"/>
    <w:rsid w:val="002F7286"/>
    <w:rsid w:val="002F7BBB"/>
    <w:rsid w:val="00304865"/>
    <w:rsid w:val="00305119"/>
    <w:rsid w:val="0030521A"/>
    <w:rsid w:val="003060EF"/>
    <w:rsid w:val="00310478"/>
    <w:rsid w:val="003122FD"/>
    <w:rsid w:val="00312C69"/>
    <w:rsid w:val="0031493F"/>
    <w:rsid w:val="0031653D"/>
    <w:rsid w:val="0031723C"/>
    <w:rsid w:val="00322798"/>
    <w:rsid w:val="00327C5E"/>
    <w:rsid w:val="003318E5"/>
    <w:rsid w:val="00333091"/>
    <w:rsid w:val="003377C0"/>
    <w:rsid w:val="00340148"/>
    <w:rsid w:val="00341533"/>
    <w:rsid w:val="00342F50"/>
    <w:rsid w:val="00345C9A"/>
    <w:rsid w:val="003468B2"/>
    <w:rsid w:val="003473E8"/>
    <w:rsid w:val="003478C0"/>
    <w:rsid w:val="003478E4"/>
    <w:rsid w:val="00355552"/>
    <w:rsid w:val="00357C02"/>
    <w:rsid w:val="00357F8F"/>
    <w:rsid w:val="00363500"/>
    <w:rsid w:val="00364E21"/>
    <w:rsid w:val="00365F5C"/>
    <w:rsid w:val="0036687A"/>
    <w:rsid w:val="00372BF7"/>
    <w:rsid w:val="00375CCB"/>
    <w:rsid w:val="003765F6"/>
    <w:rsid w:val="00377298"/>
    <w:rsid w:val="00383221"/>
    <w:rsid w:val="00386A53"/>
    <w:rsid w:val="00391507"/>
    <w:rsid w:val="00397588"/>
    <w:rsid w:val="003A0A82"/>
    <w:rsid w:val="003A3054"/>
    <w:rsid w:val="003A480F"/>
    <w:rsid w:val="003A7BEC"/>
    <w:rsid w:val="003B23DE"/>
    <w:rsid w:val="003B5F6C"/>
    <w:rsid w:val="003B5FA4"/>
    <w:rsid w:val="003C04FD"/>
    <w:rsid w:val="003C2230"/>
    <w:rsid w:val="003C6B72"/>
    <w:rsid w:val="003C7405"/>
    <w:rsid w:val="003D28E8"/>
    <w:rsid w:val="003D3BD7"/>
    <w:rsid w:val="003D3DC3"/>
    <w:rsid w:val="003D5F9E"/>
    <w:rsid w:val="003E1D7B"/>
    <w:rsid w:val="003E480E"/>
    <w:rsid w:val="003E5F32"/>
    <w:rsid w:val="003E65E1"/>
    <w:rsid w:val="003F0695"/>
    <w:rsid w:val="003F10CB"/>
    <w:rsid w:val="00405509"/>
    <w:rsid w:val="00405BC4"/>
    <w:rsid w:val="0040623E"/>
    <w:rsid w:val="00414B0B"/>
    <w:rsid w:val="00416ED0"/>
    <w:rsid w:val="00417813"/>
    <w:rsid w:val="004212A0"/>
    <w:rsid w:val="0042680B"/>
    <w:rsid w:val="00431B12"/>
    <w:rsid w:val="00431B1E"/>
    <w:rsid w:val="0043254E"/>
    <w:rsid w:val="00434130"/>
    <w:rsid w:val="00435867"/>
    <w:rsid w:val="004378C6"/>
    <w:rsid w:val="004401E2"/>
    <w:rsid w:val="00442EC0"/>
    <w:rsid w:val="004432F2"/>
    <w:rsid w:val="0044417B"/>
    <w:rsid w:val="00444359"/>
    <w:rsid w:val="004460FD"/>
    <w:rsid w:val="00446713"/>
    <w:rsid w:val="0044778A"/>
    <w:rsid w:val="004477F9"/>
    <w:rsid w:val="004478E0"/>
    <w:rsid w:val="004503E9"/>
    <w:rsid w:val="004561DB"/>
    <w:rsid w:val="00465266"/>
    <w:rsid w:val="00467966"/>
    <w:rsid w:val="00471613"/>
    <w:rsid w:val="00475E69"/>
    <w:rsid w:val="004760CC"/>
    <w:rsid w:val="00481DFC"/>
    <w:rsid w:val="00486708"/>
    <w:rsid w:val="00496132"/>
    <w:rsid w:val="00497EC6"/>
    <w:rsid w:val="004A5E34"/>
    <w:rsid w:val="004B21D7"/>
    <w:rsid w:val="004B4418"/>
    <w:rsid w:val="004C120D"/>
    <w:rsid w:val="004C4648"/>
    <w:rsid w:val="004C69C9"/>
    <w:rsid w:val="004D7A29"/>
    <w:rsid w:val="004E0680"/>
    <w:rsid w:val="004E0818"/>
    <w:rsid w:val="004F30E4"/>
    <w:rsid w:val="004F547B"/>
    <w:rsid w:val="004F793B"/>
    <w:rsid w:val="005020C1"/>
    <w:rsid w:val="00507435"/>
    <w:rsid w:val="00510475"/>
    <w:rsid w:val="005130E5"/>
    <w:rsid w:val="00513A0C"/>
    <w:rsid w:val="00524D91"/>
    <w:rsid w:val="00526DDF"/>
    <w:rsid w:val="00527E54"/>
    <w:rsid w:val="005335D0"/>
    <w:rsid w:val="00533CF6"/>
    <w:rsid w:val="00533FF3"/>
    <w:rsid w:val="005403BC"/>
    <w:rsid w:val="00542979"/>
    <w:rsid w:val="0054351C"/>
    <w:rsid w:val="00546A76"/>
    <w:rsid w:val="005507EE"/>
    <w:rsid w:val="005522E0"/>
    <w:rsid w:val="005623EB"/>
    <w:rsid w:val="00567489"/>
    <w:rsid w:val="0057203E"/>
    <w:rsid w:val="00576113"/>
    <w:rsid w:val="00577B0B"/>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12003"/>
    <w:rsid w:val="00612D3D"/>
    <w:rsid w:val="00615BD5"/>
    <w:rsid w:val="00616851"/>
    <w:rsid w:val="0062066A"/>
    <w:rsid w:val="0063041C"/>
    <w:rsid w:val="00631926"/>
    <w:rsid w:val="00633323"/>
    <w:rsid w:val="0063694D"/>
    <w:rsid w:val="00636A1A"/>
    <w:rsid w:val="006406CE"/>
    <w:rsid w:val="00644F15"/>
    <w:rsid w:val="006528C5"/>
    <w:rsid w:val="00653282"/>
    <w:rsid w:val="00653B53"/>
    <w:rsid w:val="00654F17"/>
    <w:rsid w:val="0065501E"/>
    <w:rsid w:val="00656AAA"/>
    <w:rsid w:val="006607E9"/>
    <w:rsid w:val="00662E28"/>
    <w:rsid w:val="00665C21"/>
    <w:rsid w:val="0067765C"/>
    <w:rsid w:val="00681870"/>
    <w:rsid w:val="00681B71"/>
    <w:rsid w:val="006821E9"/>
    <w:rsid w:val="00685E2F"/>
    <w:rsid w:val="006861F2"/>
    <w:rsid w:val="006872E9"/>
    <w:rsid w:val="006A4224"/>
    <w:rsid w:val="006C3BD7"/>
    <w:rsid w:val="006C3BE7"/>
    <w:rsid w:val="006C50DD"/>
    <w:rsid w:val="006C6967"/>
    <w:rsid w:val="006C7110"/>
    <w:rsid w:val="006C72B8"/>
    <w:rsid w:val="006D1054"/>
    <w:rsid w:val="006D511B"/>
    <w:rsid w:val="006D614F"/>
    <w:rsid w:val="006D66DC"/>
    <w:rsid w:val="006E193D"/>
    <w:rsid w:val="006E640F"/>
    <w:rsid w:val="006E7790"/>
    <w:rsid w:val="006F01A4"/>
    <w:rsid w:val="006F7171"/>
    <w:rsid w:val="00702DA2"/>
    <w:rsid w:val="00705128"/>
    <w:rsid w:val="00706DE2"/>
    <w:rsid w:val="0071104E"/>
    <w:rsid w:val="007114E4"/>
    <w:rsid w:val="0071435C"/>
    <w:rsid w:val="0071526C"/>
    <w:rsid w:val="0071662E"/>
    <w:rsid w:val="00717D48"/>
    <w:rsid w:val="007263EA"/>
    <w:rsid w:val="00731A96"/>
    <w:rsid w:val="00732BD0"/>
    <w:rsid w:val="00741211"/>
    <w:rsid w:val="0074209B"/>
    <w:rsid w:val="007476F8"/>
    <w:rsid w:val="007508F1"/>
    <w:rsid w:val="007509AD"/>
    <w:rsid w:val="007527D0"/>
    <w:rsid w:val="0075738C"/>
    <w:rsid w:val="007619ED"/>
    <w:rsid w:val="00764505"/>
    <w:rsid w:val="00764BA5"/>
    <w:rsid w:val="00767FDB"/>
    <w:rsid w:val="00774246"/>
    <w:rsid w:val="007772D5"/>
    <w:rsid w:val="00780279"/>
    <w:rsid w:val="007806F9"/>
    <w:rsid w:val="007838BC"/>
    <w:rsid w:val="00784D0A"/>
    <w:rsid w:val="007939AA"/>
    <w:rsid w:val="007A24B1"/>
    <w:rsid w:val="007A4FA9"/>
    <w:rsid w:val="007A5712"/>
    <w:rsid w:val="007A6415"/>
    <w:rsid w:val="007B3B36"/>
    <w:rsid w:val="007B6B69"/>
    <w:rsid w:val="007B7EA7"/>
    <w:rsid w:val="007C2E99"/>
    <w:rsid w:val="007C7243"/>
    <w:rsid w:val="007D35ED"/>
    <w:rsid w:val="007D6684"/>
    <w:rsid w:val="007E5DFC"/>
    <w:rsid w:val="007F3C11"/>
    <w:rsid w:val="007F51B1"/>
    <w:rsid w:val="007F6A9E"/>
    <w:rsid w:val="007F70EB"/>
    <w:rsid w:val="0080112D"/>
    <w:rsid w:val="00805568"/>
    <w:rsid w:val="00805F13"/>
    <w:rsid w:val="00811141"/>
    <w:rsid w:val="00816ACC"/>
    <w:rsid w:val="008235DB"/>
    <w:rsid w:val="008248B8"/>
    <w:rsid w:val="00834338"/>
    <w:rsid w:val="00836120"/>
    <w:rsid w:val="00842E69"/>
    <w:rsid w:val="00853289"/>
    <w:rsid w:val="008532C8"/>
    <w:rsid w:val="00856804"/>
    <w:rsid w:val="00860723"/>
    <w:rsid w:val="00862BFD"/>
    <w:rsid w:val="008703FB"/>
    <w:rsid w:val="008711DD"/>
    <w:rsid w:val="0087309E"/>
    <w:rsid w:val="008742AA"/>
    <w:rsid w:val="00875D5B"/>
    <w:rsid w:val="00876BBE"/>
    <w:rsid w:val="0087710B"/>
    <w:rsid w:val="00884C25"/>
    <w:rsid w:val="008A03C8"/>
    <w:rsid w:val="008A0D50"/>
    <w:rsid w:val="008A0E90"/>
    <w:rsid w:val="008A2BA3"/>
    <w:rsid w:val="008A62C0"/>
    <w:rsid w:val="008B1E39"/>
    <w:rsid w:val="008B6D4E"/>
    <w:rsid w:val="008B7234"/>
    <w:rsid w:val="008B7875"/>
    <w:rsid w:val="008C1D1C"/>
    <w:rsid w:val="008C3247"/>
    <w:rsid w:val="008D061E"/>
    <w:rsid w:val="008D25C9"/>
    <w:rsid w:val="008D34A1"/>
    <w:rsid w:val="008D6A96"/>
    <w:rsid w:val="008E12E6"/>
    <w:rsid w:val="008E3BB1"/>
    <w:rsid w:val="008E4B57"/>
    <w:rsid w:val="008E5C2A"/>
    <w:rsid w:val="008F02EC"/>
    <w:rsid w:val="008F1FDF"/>
    <w:rsid w:val="008F2390"/>
    <w:rsid w:val="008F7F95"/>
    <w:rsid w:val="00900146"/>
    <w:rsid w:val="00910087"/>
    <w:rsid w:val="00910816"/>
    <w:rsid w:val="009122ED"/>
    <w:rsid w:val="00927618"/>
    <w:rsid w:val="009349C9"/>
    <w:rsid w:val="00935255"/>
    <w:rsid w:val="0094062B"/>
    <w:rsid w:val="00940E42"/>
    <w:rsid w:val="0094193B"/>
    <w:rsid w:val="00942EC6"/>
    <w:rsid w:val="00944AFD"/>
    <w:rsid w:val="00946828"/>
    <w:rsid w:val="00951391"/>
    <w:rsid w:val="00964995"/>
    <w:rsid w:val="009649D8"/>
    <w:rsid w:val="009742F3"/>
    <w:rsid w:val="0097555C"/>
    <w:rsid w:val="00980777"/>
    <w:rsid w:val="00981EDB"/>
    <w:rsid w:val="00986055"/>
    <w:rsid w:val="00986C53"/>
    <w:rsid w:val="009931DC"/>
    <w:rsid w:val="009A48C7"/>
    <w:rsid w:val="009A6262"/>
    <w:rsid w:val="009A632D"/>
    <w:rsid w:val="009A764E"/>
    <w:rsid w:val="009B13E8"/>
    <w:rsid w:val="009C39B3"/>
    <w:rsid w:val="009C46F3"/>
    <w:rsid w:val="009C4A4E"/>
    <w:rsid w:val="009C69FC"/>
    <w:rsid w:val="009C70A9"/>
    <w:rsid w:val="009C768D"/>
    <w:rsid w:val="009D139C"/>
    <w:rsid w:val="009D174B"/>
    <w:rsid w:val="009D3C0A"/>
    <w:rsid w:val="009F0C91"/>
    <w:rsid w:val="009F3A45"/>
    <w:rsid w:val="00A04934"/>
    <w:rsid w:val="00A16143"/>
    <w:rsid w:val="00A1717C"/>
    <w:rsid w:val="00A173D0"/>
    <w:rsid w:val="00A177FA"/>
    <w:rsid w:val="00A20770"/>
    <w:rsid w:val="00A220EC"/>
    <w:rsid w:val="00A27AC9"/>
    <w:rsid w:val="00A32C9B"/>
    <w:rsid w:val="00A332AD"/>
    <w:rsid w:val="00A35093"/>
    <w:rsid w:val="00A35A36"/>
    <w:rsid w:val="00A3621E"/>
    <w:rsid w:val="00A37FF8"/>
    <w:rsid w:val="00A42825"/>
    <w:rsid w:val="00A46BD6"/>
    <w:rsid w:val="00A52645"/>
    <w:rsid w:val="00A5377F"/>
    <w:rsid w:val="00A56B9A"/>
    <w:rsid w:val="00A629F3"/>
    <w:rsid w:val="00A62F33"/>
    <w:rsid w:val="00A63128"/>
    <w:rsid w:val="00A64B7A"/>
    <w:rsid w:val="00A75F8D"/>
    <w:rsid w:val="00A82209"/>
    <w:rsid w:val="00A83209"/>
    <w:rsid w:val="00A856D0"/>
    <w:rsid w:val="00A85943"/>
    <w:rsid w:val="00A90C01"/>
    <w:rsid w:val="00AA12F3"/>
    <w:rsid w:val="00AB5412"/>
    <w:rsid w:val="00AB7C1E"/>
    <w:rsid w:val="00AC1738"/>
    <w:rsid w:val="00AC28C0"/>
    <w:rsid w:val="00AC3044"/>
    <w:rsid w:val="00AC4572"/>
    <w:rsid w:val="00AC6E65"/>
    <w:rsid w:val="00AD084C"/>
    <w:rsid w:val="00AD6156"/>
    <w:rsid w:val="00AD70F8"/>
    <w:rsid w:val="00AE0947"/>
    <w:rsid w:val="00AE1A61"/>
    <w:rsid w:val="00AE7164"/>
    <w:rsid w:val="00AF1935"/>
    <w:rsid w:val="00AF235D"/>
    <w:rsid w:val="00AF374C"/>
    <w:rsid w:val="00AF5C24"/>
    <w:rsid w:val="00AF6262"/>
    <w:rsid w:val="00AF6754"/>
    <w:rsid w:val="00AF74BD"/>
    <w:rsid w:val="00B031F9"/>
    <w:rsid w:val="00B04911"/>
    <w:rsid w:val="00B10FEA"/>
    <w:rsid w:val="00B11EE0"/>
    <w:rsid w:val="00B12C79"/>
    <w:rsid w:val="00B20A37"/>
    <w:rsid w:val="00B325CE"/>
    <w:rsid w:val="00B33401"/>
    <w:rsid w:val="00B43FC0"/>
    <w:rsid w:val="00B47F3C"/>
    <w:rsid w:val="00B51171"/>
    <w:rsid w:val="00B52261"/>
    <w:rsid w:val="00B55C68"/>
    <w:rsid w:val="00B648F4"/>
    <w:rsid w:val="00B64D51"/>
    <w:rsid w:val="00B66608"/>
    <w:rsid w:val="00B76BFD"/>
    <w:rsid w:val="00B92717"/>
    <w:rsid w:val="00B93AC7"/>
    <w:rsid w:val="00B946D5"/>
    <w:rsid w:val="00BA2F3A"/>
    <w:rsid w:val="00BA36B6"/>
    <w:rsid w:val="00BA429A"/>
    <w:rsid w:val="00BA47AD"/>
    <w:rsid w:val="00BB1873"/>
    <w:rsid w:val="00BB1F41"/>
    <w:rsid w:val="00BC11FA"/>
    <w:rsid w:val="00BC3892"/>
    <w:rsid w:val="00BD3FAE"/>
    <w:rsid w:val="00BD6363"/>
    <w:rsid w:val="00BD640D"/>
    <w:rsid w:val="00BE659C"/>
    <w:rsid w:val="00BF024E"/>
    <w:rsid w:val="00BF026B"/>
    <w:rsid w:val="00BF5352"/>
    <w:rsid w:val="00C01734"/>
    <w:rsid w:val="00C03F95"/>
    <w:rsid w:val="00C04DB4"/>
    <w:rsid w:val="00C06230"/>
    <w:rsid w:val="00C103E0"/>
    <w:rsid w:val="00C13C54"/>
    <w:rsid w:val="00C20507"/>
    <w:rsid w:val="00C23D41"/>
    <w:rsid w:val="00C23FB1"/>
    <w:rsid w:val="00C34596"/>
    <w:rsid w:val="00C3620C"/>
    <w:rsid w:val="00C36D68"/>
    <w:rsid w:val="00C47E3C"/>
    <w:rsid w:val="00C50C1A"/>
    <w:rsid w:val="00C50D47"/>
    <w:rsid w:val="00C53C6E"/>
    <w:rsid w:val="00C55863"/>
    <w:rsid w:val="00C70E48"/>
    <w:rsid w:val="00C71EDB"/>
    <w:rsid w:val="00C72598"/>
    <w:rsid w:val="00C72D47"/>
    <w:rsid w:val="00C73C34"/>
    <w:rsid w:val="00C7780A"/>
    <w:rsid w:val="00C823EE"/>
    <w:rsid w:val="00C852E9"/>
    <w:rsid w:val="00C907FF"/>
    <w:rsid w:val="00C91A4C"/>
    <w:rsid w:val="00C91E55"/>
    <w:rsid w:val="00C9467B"/>
    <w:rsid w:val="00C95AFC"/>
    <w:rsid w:val="00C96D5A"/>
    <w:rsid w:val="00CA57D8"/>
    <w:rsid w:val="00CB3291"/>
    <w:rsid w:val="00CC2C81"/>
    <w:rsid w:val="00CC472D"/>
    <w:rsid w:val="00CC4A92"/>
    <w:rsid w:val="00CC758C"/>
    <w:rsid w:val="00CD7F98"/>
    <w:rsid w:val="00CE1D69"/>
    <w:rsid w:val="00CE4015"/>
    <w:rsid w:val="00CF17C1"/>
    <w:rsid w:val="00CF46FA"/>
    <w:rsid w:val="00CF640C"/>
    <w:rsid w:val="00D013A7"/>
    <w:rsid w:val="00D04AF3"/>
    <w:rsid w:val="00D10F23"/>
    <w:rsid w:val="00D13233"/>
    <w:rsid w:val="00D13E88"/>
    <w:rsid w:val="00D17E22"/>
    <w:rsid w:val="00D24538"/>
    <w:rsid w:val="00D3073B"/>
    <w:rsid w:val="00D37553"/>
    <w:rsid w:val="00D40E27"/>
    <w:rsid w:val="00D41EE7"/>
    <w:rsid w:val="00D43645"/>
    <w:rsid w:val="00D454D3"/>
    <w:rsid w:val="00D45C8A"/>
    <w:rsid w:val="00D4614D"/>
    <w:rsid w:val="00D468A2"/>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DA8"/>
    <w:rsid w:val="00DB680D"/>
    <w:rsid w:val="00DC1BFE"/>
    <w:rsid w:val="00DC225C"/>
    <w:rsid w:val="00DC6E12"/>
    <w:rsid w:val="00DC7691"/>
    <w:rsid w:val="00DD2656"/>
    <w:rsid w:val="00DD45F1"/>
    <w:rsid w:val="00DD46A9"/>
    <w:rsid w:val="00DD48BB"/>
    <w:rsid w:val="00DE3295"/>
    <w:rsid w:val="00DE3FBD"/>
    <w:rsid w:val="00E03DAE"/>
    <w:rsid w:val="00E04CBD"/>
    <w:rsid w:val="00E05D01"/>
    <w:rsid w:val="00E05DE8"/>
    <w:rsid w:val="00E06142"/>
    <w:rsid w:val="00E12A67"/>
    <w:rsid w:val="00E26BCA"/>
    <w:rsid w:val="00E322F2"/>
    <w:rsid w:val="00E32C86"/>
    <w:rsid w:val="00E35ACC"/>
    <w:rsid w:val="00E36344"/>
    <w:rsid w:val="00E3676C"/>
    <w:rsid w:val="00E45F3B"/>
    <w:rsid w:val="00E55B8A"/>
    <w:rsid w:val="00E61959"/>
    <w:rsid w:val="00E6445B"/>
    <w:rsid w:val="00E64A76"/>
    <w:rsid w:val="00E70DF5"/>
    <w:rsid w:val="00E7218D"/>
    <w:rsid w:val="00E74907"/>
    <w:rsid w:val="00E81234"/>
    <w:rsid w:val="00E84A0A"/>
    <w:rsid w:val="00E856DA"/>
    <w:rsid w:val="00E86DF4"/>
    <w:rsid w:val="00E91F1E"/>
    <w:rsid w:val="00E95762"/>
    <w:rsid w:val="00E96854"/>
    <w:rsid w:val="00EA0834"/>
    <w:rsid w:val="00EA453E"/>
    <w:rsid w:val="00EA718D"/>
    <w:rsid w:val="00EA7626"/>
    <w:rsid w:val="00EB153F"/>
    <w:rsid w:val="00EB3ED2"/>
    <w:rsid w:val="00EB65B8"/>
    <w:rsid w:val="00EC7739"/>
    <w:rsid w:val="00ED110C"/>
    <w:rsid w:val="00ED2343"/>
    <w:rsid w:val="00ED68ED"/>
    <w:rsid w:val="00EE07B9"/>
    <w:rsid w:val="00EE20E9"/>
    <w:rsid w:val="00EE5D47"/>
    <w:rsid w:val="00EF1B62"/>
    <w:rsid w:val="00F0065F"/>
    <w:rsid w:val="00F03B09"/>
    <w:rsid w:val="00F062A7"/>
    <w:rsid w:val="00F07939"/>
    <w:rsid w:val="00F11A34"/>
    <w:rsid w:val="00F1364C"/>
    <w:rsid w:val="00F13EFC"/>
    <w:rsid w:val="00F21990"/>
    <w:rsid w:val="00F22494"/>
    <w:rsid w:val="00F236AA"/>
    <w:rsid w:val="00F24737"/>
    <w:rsid w:val="00F255A5"/>
    <w:rsid w:val="00F27187"/>
    <w:rsid w:val="00F36252"/>
    <w:rsid w:val="00F40504"/>
    <w:rsid w:val="00F40EC7"/>
    <w:rsid w:val="00F43D7C"/>
    <w:rsid w:val="00F44599"/>
    <w:rsid w:val="00F4473B"/>
    <w:rsid w:val="00F46E8C"/>
    <w:rsid w:val="00F52CC5"/>
    <w:rsid w:val="00F566E4"/>
    <w:rsid w:val="00F61557"/>
    <w:rsid w:val="00F61800"/>
    <w:rsid w:val="00F62CC8"/>
    <w:rsid w:val="00F6440F"/>
    <w:rsid w:val="00F674E4"/>
    <w:rsid w:val="00F7039F"/>
    <w:rsid w:val="00F76883"/>
    <w:rsid w:val="00F80D7F"/>
    <w:rsid w:val="00F81D26"/>
    <w:rsid w:val="00F877AF"/>
    <w:rsid w:val="00F87C90"/>
    <w:rsid w:val="00F90551"/>
    <w:rsid w:val="00F9140C"/>
    <w:rsid w:val="00F93C90"/>
    <w:rsid w:val="00F94C06"/>
    <w:rsid w:val="00F979C3"/>
    <w:rsid w:val="00F97B69"/>
    <w:rsid w:val="00FA1653"/>
    <w:rsid w:val="00FA6005"/>
    <w:rsid w:val="00FA6355"/>
    <w:rsid w:val="00FA7E6D"/>
    <w:rsid w:val="00FB30A3"/>
    <w:rsid w:val="00FB42C0"/>
    <w:rsid w:val="00FB6F9C"/>
    <w:rsid w:val="00FC6153"/>
    <w:rsid w:val="00FC6C0E"/>
    <w:rsid w:val="00FD54F3"/>
    <w:rsid w:val="00FE13BD"/>
    <w:rsid w:val="00FE3CD0"/>
    <w:rsid w:val="00FE4307"/>
    <w:rsid w:val="00FF0297"/>
    <w:rsid w:val="00FF171C"/>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0E50A"/>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nul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669CE9-6E83-414F-9735-89517ECA1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40</Pages>
  <Words>4754</Words>
  <Characters>27102</Characters>
  <Application>Microsoft Office Word</Application>
  <DocSecurity>0</DocSecurity>
  <Lines>225</Lines>
  <Paragraphs>63</Paragraphs>
  <ScaleCrop>false</ScaleCrop>
  <Company>微软中国</Company>
  <LinksUpToDate>false</LinksUpToDate>
  <CharactersWithSpaces>31793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王睿嘉</cp:lastModifiedBy>
  <cp:revision>209</cp:revision>
  <dcterms:created xsi:type="dcterms:W3CDTF">2018-11-12T02:13:00Z</dcterms:created>
  <dcterms:modified xsi:type="dcterms:W3CDTF">2019-05-05T05:41:00Z</dcterms:modified>
</cp:coreProperties>
</file>