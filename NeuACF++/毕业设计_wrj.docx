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w:t>
            </w:r>
            <w:proofErr w:type="gramStart"/>
            <w:r w:rsidRPr="000555D3">
              <w:rPr>
                <w:rFonts w:ascii="Times New Roman" w:eastAsia="宋体" w:hAnsi="Times New Roman" w:cs="Times New Roman" w:hint="eastAsia"/>
                <w:szCs w:val="24"/>
              </w:rPr>
              <w:t>高效实现</w:t>
            </w:r>
            <w:proofErr w:type="gramEnd"/>
            <w:r w:rsidRPr="000555D3">
              <w:rPr>
                <w:rFonts w:ascii="Times New Roman" w:eastAsia="宋体" w:hAnsi="Times New Roman" w:cs="Times New Roman" w:hint="eastAsia"/>
                <w:szCs w:val="24"/>
              </w:rPr>
              <w:t>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Jiawei</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w:t>
            </w:r>
            <w:proofErr w:type="gramStart"/>
            <w:r w:rsidRPr="000555D3">
              <w:rPr>
                <w:rFonts w:ascii="宋体" w:eastAsia="宋体" w:hAnsi="宋体" w:cs="Times New Roman"/>
                <w:szCs w:val="24"/>
              </w:rPr>
              <w:t>view</w:t>
            </w:r>
            <w:proofErr w:type="gramEnd"/>
            <w:r w:rsidRPr="000555D3">
              <w:rPr>
                <w:rFonts w:ascii="宋体" w:eastAsia="宋体" w:hAnsi="宋体" w:cs="Times New Roman"/>
                <w:szCs w:val="24"/>
              </w:rPr>
              <w:t xml:space="preserve">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Meta-path based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lastRenderedPageBreak/>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w:t>
            </w:r>
            <w:proofErr w:type="gramStart"/>
            <w:r w:rsidRPr="004760CC">
              <w:rPr>
                <w:rFonts w:ascii="宋体" w:eastAsia="宋体" w:hAnsi="宋体" w:hint="eastAsia"/>
              </w:rPr>
              <w:t>制成绩</w:t>
            </w:r>
            <w:proofErr w:type="gramEnd"/>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w:t>
      </w:r>
      <w:proofErr w:type="gramStart"/>
      <w:r w:rsidR="00D41EE7" w:rsidRPr="008C3247">
        <w:rPr>
          <w:rFonts w:ascii="宋体" w:eastAsia="宋体" w:hAnsi="宋体" w:cs="瀹嬩綋" w:hint="eastAsia"/>
          <w:kern w:val="0"/>
          <w:sz w:val="24"/>
          <w:szCs w:val="24"/>
        </w:rPr>
        <w:t>利用点积度量</w:t>
      </w:r>
      <w:proofErr w:type="gramEnd"/>
      <w:r w:rsidR="00D41EE7" w:rsidRPr="008C3247">
        <w:rPr>
          <w:rFonts w:ascii="宋体" w:eastAsia="宋体" w:hAnsi="宋体" w:cs="瀹嬩綋" w:hint="eastAsia"/>
          <w:kern w:val="0"/>
          <w:sz w:val="24"/>
          <w:szCs w:val="24"/>
        </w:rPr>
        <w:t>，可能导致相似性的传递特征被破坏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使用point-wise损失函数，关注于交互可能性的绝对数值。但对于Top-N推荐而言，相对交互可能性更为重要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w:t>
      </w:r>
      <w:proofErr w:type="spellStart"/>
      <w:r w:rsidR="007A6415" w:rsidRPr="008C3247">
        <w:rPr>
          <w:rFonts w:ascii="宋体" w:eastAsia="宋体" w:hAnsi="宋体" w:cs="瀹嬩綋" w:hint="eastAsia"/>
          <w:kern w:val="0"/>
          <w:sz w:val="24"/>
          <w:szCs w:val="24"/>
        </w:rPr>
        <w:t>NeuACF</w:t>
      </w:r>
      <w:proofErr w:type="spellEnd"/>
      <w:r w:rsidR="007A6415" w:rsidRPr="008C3247">
        <w:rPr>
          <w:rFonts w:ascii="宋体" w:eastAsia="宋体" w:hAnsi="宋体" w:cs="瀹嬩綋" w:hint="eastAsia"/>
          <w:kern w:val="0"/>
          <w:sz w:val="24"/>
          <w:szCs w:val="24"/>
        </w:rPr>
        <w:t>等经典算法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At the same time,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uses a point-wise loss function to </w:t>
      </w:r>
      <w:r w:rsidR="00D45C8A" w:rsidRPr="00D45C8A">
        <w:rPr>
          <w:rFonts w:ascii="Times New Roman" w:hAnsi="Times New Roman" w:cs="Times New Roman"/>
          <w:sz w:val="24"/>
          <w:szCs w:val="24"/>
        </w:rPr>
        <w:t>highlight</w:t>
      </w:r>
      <w:r w:rsidRPr="007838BC">
        <w:rPr>
          <w:rFonts w:ascii="Times New Roman" w:hAnsi="Times New Roman" w:cs="Times New Roman"/>
          <w:sz w:val="24"/>
          <w:szCs w:val="24"/>
        </w:rPr>
        <w:t xml:space="preserve"> the absolute value of the interaction possibilities. But for Top-N recommendation, the relative interaction possibilities are more important.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5771C7" w:rsidRPr="00DE6F11" w:rsidRDefault="00FA6355">
          <w:pPr>
            <w:pStyle w:val="11"/>
            <w:tabs>
              <w:tab w:val="left" w:pos="1050"/>
              <w:tab w:val="right" w:leader="dot" w:pos="9060"/>
            </w:tabs>
            <w:rPr>
              <w:rFonts w:asciiTheme="minorEastAsia" w:hAnsiTheme="minorEastAsia"/>
              <w:noProof/>
              <w:kern w:val="2"/>
              <w:sz w:val="21"/>
              <w:szCs w:val="22"/>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8135347" w:history="1">
            <w:r w:rsidR="005771C7" w:rsidRPr="00DE6F11">
              <w:rPr>
                <w:rStyle w:val="ae"/>
                <w:rFonts w:asciiTheme="minorEastAsia" w:hAnsiTheme="minorEastAsia"/>
                <w:noProof/>
              </w:rPr>
              <w:t>第一章</w:t>
            </w:r>
            <w:r w:rsidR="005771C7" w:rsidRPr="00DE6F11">
              <w:rPr>
                <w:rFonts w:asciiTheme="minorEastAsia" w:hAnsiTheme="minorEastAsia"/>
                <w:noProof/>
                <w:kern w:val="2"/>
                <w:sz w:val="21"/>
                <w:szCs w:val="22"/>
              </w:rPr>
              <w:tab/>
            </w:r>
            <w:r w:rsidR="005771C7" w:rsidRPr="00DE6F11">
              <w:rPr>
                <w:rStyle w:val="ae"/>
                <w:rFonts w:asciiTheme="minorEastAsia" w:hAnsiTheme="minorEastAsia"/>
                <w:noProof/>
              </w:rPr>
              <w:t>引言</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_Toc8135347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1</w:t>
            </w:r>
            <w:r w:rsidR="005771C7" w:rsidRPr="00DE6F11">
              <w:rPr>
                <w:rFonts w:asciiTheme="minorEastAsia" w:hAnsiTheme="minorEastAsia"/>
                <w:noProof/>
                <w:webHidden/>
              </w:rPr>
              <w:fldChar w:fldCharType="end"/>
            </w:r>
          </w:hyperlink>
        </w:p>
        <w:p w:rsidR="005771C7" w:rsidRPr="00DE6F11" w:rsidRDefault="00CA0CDC">
          <w:pPr>
            <w:pStyle w:val="21"/>
            <w:rPr>
              <w:rFonts w:asciiTheme="minorEastAsia" w:hAnsiTheme="minorEastAsia"/>
              <w:noProof/>
              <w:kern w:val="2"/>
              <w:sz w:val="21"/>
              <w:szCs w:val="22"/>
            </w:rPr>
          </w:pPr>
          <w:hyperlink w:anchor="_Toc8135348" w:history="1">
            <w:r w:rsidR="005771C7" w:rsidRPr="00DE6F11">
              <w:rPr>
                <w:rStyle w:val="ae"/>
                <w:rFonts w:asciiTheme="minorEastAsia" w:hAnsiTheme="minorEastAsia"/>
                <w:noProof/>
              </w:rPr>
              <w:t>1.1  课题背景</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_Toc8135348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1</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49" w:history="1">
            <w:r w:rsidR="005771C7" w:rsidRPr="00DE6F11">
              <w:rPr>
                <w:rStyle w:val="ae"/>
                <w:rFonts w:asciiTheme="minorEastAsia" w:hAnsiTheme="minorEastAsia"/>
                <w:noProof/>
              </w:rPr>
              <w:t>1.1.1  研究意义</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_Toc8135349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1</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50" w:history="1">
            <w:r w:rsidR="005771C7" w:rsidRPr="00DE6F11">
              <w:rPr>
                <w:rStyle w:val="ae"/>
                <w:rFonts w:asciiTheme="minorEastAsia" w:hAnsiTheme="minorEastAsia"/>
                <w:noProof/>
              </w:rPr>
              <w:t>1.1.2  研究现状</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_Toc8135350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1</w:t>
            </w:r>
            <w:r w:rsidR="005771C7" w:rsidRPr="00DE6F11">
              <w:rPr>
                <w:rFonts w:asciiTheme="minorEastAsia" w:hAnsiTheme="minorEastAsia"/>
                <w:noProof/>
                <w:webHidden/>
              </w:rPr>
              <w:fldChar w:fldCharType="end"/>
            </w:r>
          </w:hyperlink>
        </w:p>
        <w:p w:rsidR="005771C7" w:rsidRPr="00DE6F11" w:rsidRDefault="00CA0CDC">
          <w:pPr>
            <w:pStyle w:val="21"/>
            <w:rPr>
              <w:rFonts w:asciiTheme="minorEastAsia" w:hAnsiTheme="minorEastAsia"/>
              <w:noProof/>
              <w:kern w:val="2"/>
              <w:sz w:val="21"/>
              <w:szCs w:val="22"/>
            </w:rPr>
          </w:pPr>
          <w:hyperlink w:anchor="_Toc8135351" w:history="1">
            <w:r w:rsidR="005771C7" w:rsidRPr="00DE6F11">
              <w:rPr>
                <w:rStyle w:val="ae"/>
                <w:rFonts w:asciiTheme="minorEastAsia" w:hAnsiTheme="minorEastAsia"/>
                <w:noProof/>
              </w:rPr>
              <w:t>1.2  课题任务</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_Toc8135351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2</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52" w:history="1">
            <w:r w:rsidR="005771C7" w:rsidRPr="00DE6F11">
              <w:rPr>
                <w:rStyle w:val="ae"/>
                <w:rFonts w:asciiTheme="minorEastAsia" w:hAnsiTheme="minorEastAsia"/>
                <w:noProof/>
              </w:rPr>
              <w:t>1.2.1  课题内容</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_Toc8135352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2</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53" w:history="1">
            <w:r w:rsidR="005771C7" w:rsidRPr="00DE6F11">
              <w:rPr>
                <w:rStyle w:val="ae"/>
                <w:rFonts w:asciiTheme="minorEastAsia" w:hAnsiTheme="minorEastAsia"/>
                <w:noProof/>
              </w:rPr>
              <w:t>1.2.2  本人承担任务</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_Toc8135353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2</w:t>
            </w:r>
            <w:r w:rsidR="005771C7" w:rsidRPr="00DE6F11">
              <w:rPr>
                <w:rFonts w:asciiTheme="minorEastAsia" w:hAnsiTheme="minorEastAsia"/>
                <w:noProof/>
                <w:webHidden/>
              </w:rPr>
              <w:fldChar w:fldCharType="end"/>
            </w:r>
          </w:hyperlink>
        </w:p>
        <w:p w:rsidR="005771C7" w:rsidRPr="00DE6F11" w:rsidRDefault="00CA0CDC">
          <w:pPr>
            <w:pStyle w:val="21"/>
            <w:rPr>
              <w:rFonts w:asciiTheme="minorEastAsia" w:hAnsiTheme="minorEastAsia"/>
              <w:noProof/>
              <w:kern w:val="2"/>
              <w:sz w:val="21"/>
              <w:szCs w:val="22"/>
            </w:rPr>
          </w:pPr>
          <w:hyperlink w:anchor="_Toc8135354" w:history="1">
            <w:r w:rsidR="005771C7" w:rsidRPr="00DE6F11">
              <w:rPr>
                <w:rStyle w:val="ae"/>
                <w:rFonts w:asciiTheme="minorEastAsia" w:hAnsiTheme="minorEastAsia"/>
                <w:noProof/>
              </w:rPr>
              <w:t>1.3  论文结构</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_Toc8135354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3</w:t>
            </w:r>
            <w:r w:rsidR="005771C7" w:rsidRPr="00DE6F11">
              <w:rPr>
                <w:rFonts w:asciiTheme="minorEastAsia" w:hAnsiTheme="minorEastAsia"/>
                <w:noProof/>
                <w:webHidden/>
              </w:rPr>
              <w:fldChar w:fldCharType="end"/>
            </w:r>
          </w:hyperlink>
        </w:p>
        <w:p w:rsidR="005771C7" w:rsidRPr="00DE6F11" w:rsidRDefault="00CA0CDC">
          <w:pPr>
            <w:pStyle w:val="11"/>
            <w:tabs>
              <w:tab w:val="right" w:leader="dot" w:pos="9060"/>
            </w:tabs>
            <w:rPr>
              <w:rFonts w:asciiTheme="minorEastAsia" w:hAnsiTheme="minorEastAsia"/>
              <w:noProof/>
              <w:kern w:val="2"/>
              <w:sz w:val="21"/>
              <w:szCs w:val="22"/>
            </w:rPr>
          </w:pPr>
          <w:hyperlink w:anchor="_Toc8135355" w:history="1">
            <w:r w:rsidR="005771C7" w:rsidRPr="00DE6F11">
              <w:rPr>
                <w:rStyle w:val="ae"/>
                <w:rFonts w:asciiTheme="minorEastAsia" w:hAnsiTheme="minorEastAsia"/>
                <w:noProof/>
              </w:rPr>
              <w:t>第二章  相关技术介绍</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_Toc8135355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4</w:t>
            </w:r>
            <w:r w:rsidR="005771C7" w:rsidRPr="00DE6F11">
              <w:rPr>
                <w:rFonts w:asciiTheme="minorEastAsia" w:hAnsiTheme="minorEastAsia"/>
                <w:noProof/>
                <w:webHidden/>
              </w:rPr>
              <w:fldChar w:fldCharType="end"/>
            </w:r>
          </w:hyperlink>
        </w:p>
        <w:p w:rsidR="005771C7" w:rsidRPr="00DE6F11" w:rsidRDefault="00CA0CDC">
          <w:pPr>
            <w:pStyle w:val="21"/>
            <w:rPr>
              <w:rFonts w:asciiTheme="minorEastAsia" w:hAnsiTheme="minorEastAsia"/>
              <w:noProof/>
              <w:kern w:val="2"/>
              <w:sz w:val="21"/>
              <w:szCs w:val="22"/>
            </w:rPr>
          </w:pPr>
          <w:hyperlink w:anchor="_Toc8135356" w:history="1">
            <w:r w:rsidR="005771C7" w:rsidRPr="00DE6F11">
              <w:rPr>
                <w:rStyle w:val="ae"/>
                <w:rFonts w:asciiTheme="minorEastAsia" w:hAnsiTheme="minorEastAsia"/>
                <w:noProof/>
              </w:rPr>
              <w:t>2.1  异质信息网络</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_Toc8135356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4</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57" w:history="1">
            <w:r w:rsidR="005771C7" w:rsidRPr="00DE6F11">
              <w:rPr>
                <w:rStyle w:val="ae"/>
                <w:rFonts w:asciiTheme="minorEastAsia" w:hAnsiTheme="minorEastAsia"/>
                <w:noProof/>
              </w:rPr>
              <w:t>2.1.1  基本定义</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_Toc8135357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4</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58" w:history="1">
            <w:r w:rsidR="005771C7" w:rsidRPr="00DE6F11">
              <w:rPr>
                <w:rStyle w:val="ae"/>
                <w:rFonts w:asciiTheme="minorEastAsia" w:hAnsiTheme="minorEastAsia"/>
                <w:noProof/>
              </w:rPr>
              <w:t>2.1.2  元路径</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_Toc8135358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5</w:t>
            </w:r>
            <w:r w:rsidR="005771C7" w:rsidRPr="00DE6F11">
              <w:rPr>
                <w:rFonts w:asciiTheme="minorEastAsia" w:hAnsiTheme="minorEastAsia"/>
                <w:noProof/>
                <w:webHidden/>
              </w:rPr>
              <w:fldChar w:fldCharType="end"/>
            </w:r>
          </w:hyperlink>
        </w:p>
        <w:p w:rsidR="005771C7" w:rsidRPr="00DE6F11" w:rsidRDefault="00CA0CDC">
          <w:pPr>
            <w:pStyle w:val="21"/>
            <w:rPr>
              <w:rFonts w:asciiTheme="minorEastAsia" w:hAnsiTheme="minorEastAsia"/>
              <w:noProof/>
              <w:kern w:val="2"/>
              <w:sz w:val="21"/>
              <w:szCs w:val="22"/>
            </w:rPr>
          </w:pPr>
          <w:hyperlink w:anchor="_Toc8135359" w:history="1">
            <w:r w:rsidR="005771C7" w:rsidRPr="00DE6F11">
              <w:rPr>
                <w:rStyle w:val="ae"/>
                <w:rFonts w:asciiTheme="minorEastAsia" w:hAnsiTheme="minorEastAsia"/>
                <w:noProof/>
              </w:rPr>
              <w:t>2.2  Neural network based Aspect-level Collaborative Filtering model（NeuACF）</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_Toc8135359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6</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60" w:history="1">
            <w:r w:rsidR="005771C7" w:rsidRPr="00DE6F11">
              <w:rPr>
                <w:rStyle w:val="ae"/>
                <w:rFonts w:asciiTheme="minorEastAsia" w:hAnsiTheme="minorEastAsia"/>
                <w:noProof/>
              </w:rPr>
              <w:t>2.2.1 模型框架</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_Toc8135360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7</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61" w:history="1">
            <w:r w:rsidR="005771C7" w:rsidRPr="00DE6F11">
              <w:rPr>
                <w:rStyle w:val="ae"/>
                <w:rFonts w:asciiTheme="minorEastAsia" w:hAnsiTheme="minorEastAsia"/>
                <w:noProof/>
              </w:rPr>
              <w:t>2.2.2 方面级相似性矩阵计算</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_Toc8135361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7</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62" w:history="1">
            <w:r w:rsidR="005771C7" w:rsidRPr="00DE6F11">
              <w:rPr>
                <w:rStyle w:val="ae"/>
                <w:rFonts w:asciiTheme="minorEastAsia" w:hAnsiTheme="minorEastAsia"/>
                <w:noProof/>
              </w:rPr>
              <w:t>2.2.3 方面级隐因子学习</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_Toc8135362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7</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63" w:history="1">
            <w:r w:rsidR="005771C7" w:rsidRPr="00DE6F11">
              <w:rPr>
                <w:rStyle w:val="ae"/>
                <w:rFonts w:asciiTheme="minorEastAsia" w:hAnsiTheme="minorEastAsia"/>
                <w:noProof/>
              </w:rPr>
              <w:t>2.2.4 基于注意力机制的方面级隐因子融合</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_Toc8135363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8</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64" w:history="1">
            <w:r w:rsidR="005771C7" w:rsidRPr="00DE6F11">
              <w:rPr>
                <w:rStyle w:val="ae"/>
                <w:rFonts w:asciiTheme="minorEastAsia" w:hAnsiTheme="minorEastAsia"/>
                <w:noProof/>
              </w:rPr>
              <w:t>2.2.5 模型优化</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_Toc8135364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8</w:t>
            </w:r>
            <w:r w:rsidR="005771C7" w:rsidRPr="00DE6F11">
              <w:rPr>
                <w:rFonts w:asciiTheme="minorEastAsia" w:hAnsiTheme="minorEastAsia"/>
                <w:noProof/>
                <w:webHidden/>
              </w:rPr>
              <w:fldChar w:fldCharType="end"/>
            </w:r>
          </w:hyperlink>
        </w:p>
        <w:p w:rsidR="005771C7" w:rsidRPr="00DE6F11" w:rsidRDefault="00CA0CDC">
          <w:pPr>
            <w:pStyle w:val="21"/>
            <w:rPr>
              <w:rFonts w:asciiTheme="minorEastAsia" w:hAnsiTheme="minorEastAsia"/>
              <w:noProof/>
              <w:kern w:val="2"/>
              <w:sz w:val="21"/>
              <w:szCs w:val="22"/>
            </w:rPr>
          </w:pPr>
          <w:hyperlink w:anchor="_Toc8135365" w:history="1">
            <w:r w:rsidR="005771C7" w:rsidRPr="00DE6F11">
              <w:rPr>
                <w:rStyle w:val="ae"/>
                <w:rFonts w:asciiTheme="minorEastAsia" w:hAnsiTheme="minorEastAsia"/>
                <w:noProof/>
              </w:rPr>
              <w:t>2.3  度量学习</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_Toc8135365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9</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66" w:history="1">
            <w:r w:rsidR="005771C7" w:rsidRPr="00DE6F11">
              <w:rPr>
                <w:rStyle w:val="ae"/>
                <w:rFonts w:asciiTheme="minorEastAsia" w:hAnsiTheme="minorEastAsia"/>
                <w:noProof/>
              </w:rPr>
              <w:t>2.3.1 形式化定义</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_Toc8135366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9</w:t>
            </w:r>
            <w:r w:rsidR="005771C7" w:rsidRPr="00DE6F11">
              <w:rPr>
                <w:rFonts w:asciiTheme="minorEastAsia" w:hAnsiTheme="minorEastAsia"/>
                <w:noProof/>
                <w:webHidden/>
              </w:rPr>
              <w:fldChar w:fldCharType="end"/>
            </w:r>
          </w:hyperlink>
        </w:p>
        <w:p w:rsidR="005771C7" w:rsidRPr="00DE6F11" w:rsidRDefault="00CA0CDC">
          <w:pPr>
            <w:pStyle w:val="31"/>
            <w:tabs>
              <w:tab w:val="right" w:leader="dot" w:pos="9060"/>
            </w:tabs>
            <w:rPr>
              <w:rFonts w:asciiTheme="minorEastAsia" w:hAnsiTheme="minorEastAsia"/>
              <w:noProof/>
              <w:kern w:val="2"/>
              <w:sz w:val="21"/>
              <w:szCs w:val="22"/>
            </w:rPr>
          </w:pPr>
          <w:hyperlink w:anchor="_Toc8135367" w:history="1">
            <w:r w:rsidR="005771C7" w:rsidRPr="00DE6F11">
              <w:rPr>
                <w:rStyle w:val="ae"/>
                <w:rFonts w:asciiTheme="minorEastAsia" w:hAnsiTheme="minorEastAsia"/>
                <w:noProof/>
              </w:rPr>
              <w:t>2.3.2 kNN的度量学习</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_Toc8135367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10</w:t>
            </w:r>
            <w:r w:rsidR="005771C7" w:rsidRPr="00DE6F11">
              <w:rPr>
                <w:rFonts w:asciiTheme="minorEastAsia" w:hAnsiTheme="minorEastAsia"/>
                <w:noProof/>
                <w:webHidden/>
              </w:rPr>
              <w:fldChar w:fldCharType="end"/>
            </w:r>
          </w:hyperlink>
        </w:p>
        <w:p w:rsidR="005771C7" w:rsidRPr="00DE6F11" w:rsidRDefault="00CA0CDC">
          <w:pPr>
            <w:pStyle w:val="21"/>
            <w:rPr>
              <w:rFonts w:asciiTheme="minorEastAsia" w:hAnsiTheme="minorEastAsia"/>
              <w:noProof/>
              <w:kern w:val="2"/>
              <w:sz w:val="21"/>
              <w:szCs w:val="22"/>
            </w:rPr>
          </w:pPr>
          <w:hyperlink w:anchor="_Toc8135368" w:history="1">
            <w:r w:rsidR="005771C7" w:rsidRPr="00DE6F11">
              <w:rPr>
                <w:rStyle w:val="ae"/>
                <w:rFonts w:asciiTheme="minorEastAsia" w:hAnsiTheme="minorEastAsia"/>
                <w:noProof/>
              </w:rPr>
              <w:t>2.4  本章小结</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_Toc8135368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10</w:t>
            </w:r>
            <w:r w:rsidR="005771C7" w:rsidRPr="00DE6F11">
              <w:rPr>
                <w:rFonts w:asciiTheme="minorEastAsia" w:hAnsiTheme="minorEastAsia"/>
                <w:noProof/>
                <w:webHidden/>
              </w:rPr>
              <w:fldChar w:fldCharType="end"/>
            </w:r>
          </w:hyperlink>
        </w:p>
        <w:p w:rsidR="005771C7" w:rsidRDefault="00CA0CDC">
          <w:pPr>
            <w:pStyle w:val="11"/>
            <w:tabs>
              <w:tab w:val="right" w:leader="dot" w:pos="9060"/>
            </w:tabs>
            <w:rPr>
              <w:noProof/>
              <w:kern w:val="2"/>
              <w:sz w:val="21"/>
              <w:szCs w:val="22"/>
            </w:rPr>
          </w:pPr>
          <w:hyperlink w:anchor="_Toc8135369" w:history="1">
            <w:r w:rsidR="005771C7" w:rsidRPr="00DE6F11">
              <w:rPr>
                <w:rStyle w:val="ae"/>
                <w:rFonts w:asciiTheme="minorEastAsia" w:hAnsiTheme="minorEastAsia"/>
                <w:noProof/>
              </w:rPr>
              <w:t>第三章  系统的需求分析</w:t>
            </w:r>
            <w:r w:rsidR="005771C7" w:rsidRPr="00DE6F11">
              <w:rPr>
                <w:rFonts w:asciiTheme="minorEastAsia" w:hAnsiTheme="minorEastAsia"/>
                <w:noProof/>
                <w:webHidden/>
              </w:rPr>
              <w:tab/>
            </w:r>
            <w:r w:rsidR="005771C7" w:rsidRPr="00DE6F11">
              <w:rPr>
                <w:rFonts w:asciiTheme="minorEastAsia" w:hAnsiTheme="minorEastAsia"/>
                <w:noProof/>
                <w:webHidden/>
              </w:rPr>
              <w:fldChar w:fldCharType="begin"/>
            </w:r>
            <w:r w:rsidR="005771C7" w:rsidRPr="00DE6F11">
              <w:rPr>
                <w:rFonts w:asciiTheme="minorEastAsia" w:hAnsiTheme="minorEastAsia"/>
                <w:noProof/>
                <w:webHidden/>
              </w:rPr>
              <w:instrText xml:space="preserve"> PAGEREF _Toc8135369 \h </w:instrText>
            </w:r>
            <w:r w:rsidR="005771C7" w:rsidRPr="00DE6F11">
              <w:rPr>
                <w:rFonts w:asciiTheme="minorEastAsia" w:hAnsiTheme="minorEastAsia"/>
                <w:noProof/>
                <w:webHidden/>
              </w:rPr>
            </w:r>
            <w:r w:rsidR="005771C7" w:rsidRPr="00DE6F11">
              <w:rPr>
                <w:rFonts w:asciiTheme="minorEastAsia" w:hAnsiTheme="minorEastAsia"/>
                <w:noProof/>
                <w:webHidden/>
              </w:rPr>
              <w:fldChar w:fldCharType="separate"/>
            </w:r>
            <w:r w:rsidR="005771C7" w:rsidRPr="00DE6F11">
              <w:rPr>
                <w:rFonts w:asciiTheme="minorEastAsia" w:hAnsiTheme="minorEastAsia"/>
                <w:noProof/>
                <w:webHidden/>
              </w:rPr>
              <w:t>11</w:t>
            </w:r>
            <w:r w:rsidR="005771C7" w:rsidRPr="00DE6F11">
              <w:rPr>
                <w:rFonts w:asciiTheme="minorEastAsia" w:hAnsiTheme="minorEastAsia"/>
                <w:noProof/>
                <w:webHidden/>
              </w:rPr>
              <w:fldChar w:fldCharType="end"/>
            </w:r>
          </w:hyperlink>
        </w:p>
        <w:p w:rsidR="005771C7" w:rsidRDefault="00CA0CDC">
          <w:pPr>
            <w:pStyle w:val="21"/>
            <w:rPr>
              <w:noProof/>
              <w:kern w:val="2"/>
              <w:sz w:val="21"/>
              <w:szCs w:val="22"/>
            </w:rPr>
          </w:pPr>
          <w:hyperlink w:anchor="_Toc8135370" w:history="1">
            <w:r w:rsidR="005771C7" w:rsidRPr="00073467">
              <w:rPr>
                <w:rStyle w:val="ae"/>
                <w:rFonts w:ascii="黑体" w:hAnsi="黑体"/>
                <w:noProof/>
              </w:rPr>
              <w:t xml:space="preserve">3.1  </w:t>
            </w:r>
            <w:r w:rsidR="005771C7" w:rsidRPr="00073467">
              <w:rPr>
                <w:rStyle w:val="ae"/>
                <w:rFonts w:ascii="黑体" w:hAnsi="黑体"/>
                <w:noProof/>
              </w:rPr>
              <w:t>系统用户角色分析（可选）</w:t>
            </w:r>
            <w:r w:rsidR="005771C7">
              <w:rPr>
                <w:noProof/>
                <w:webHidden/>
              </w:rPr>
              <w:tab/>
            </w:r>
            <w:r w:rsidR="005771C7">
              <w:rPr>
                <w:noProof/>
                <w:webHidden/>
              </w:rPr>
              <w:fldChar w:fldCharType="begin"/>
            </w:r>
            <w:r w:rsidR="005771C7">
              <w:rPr>
                <w:noProof/>
                <w:webHidden/>
              </w:rPr>
              <w:instrText xml:space="preserve"> PAGEREF _Toc8135370 \h </w:instrText>
            </w:r>
            <w:r w:rsidR="005771C7">
              <w:rPr>
                <w:noProof/>
                <w:webHidden/>
              </w:rPr>
            </w:r>
            <w:r w:rsidR="005771C7">
              <w:rPr>
                <w:noProof/>
                <w:webHidden/>
              </w:rPr>
              <w:fldChar w:fldCharType="separate"/>
            </w:r>
            <w:r w:rsidR="005771C7">
              <w:rPr>
                <w:noProof/>
                <w:webHidden/>
              </w:rPr>
              <w:t>11</w:t>
            </w:r>
            <w:r w:rsidR="005771C7">
              <w:rPr>
                <w:noProof/>
                <w:webHidden/>
              </w:rPr>
              <w:fldChar w:fldCharType="end"/>
            </w:r>
          </w:hyperlink>
        </w:p>
        <w:p w:rsidR="005771C7" w:rsidRDefault="00CA0CDC">
          <w:pPr>
            <w:pStyle w:val="31"/>
            <w:tabs>
              <w:tab w:val="right" w:leader="dot" w:pos="9060"/>
            </w:tabs>
            <w:rPr>
              <w:noProof/>
              <w:kern w:val="2"/>
              <w:sz w:val="21"/>
              <w:szCs w:val="22"/>
            </w:rPr>
          </w:pPr>
          <w:hyperlink w:anchor="_Toc8135371" w:history="1">
            <w:r w:rsidR="005771C7" w:rsidRPr="00073467">
              <w:rPr>
                <w:rStyle w:val="ae"/>
                <w:rFonts w:ascii="黑体" w:hAnsi="黑体"/>
                <w:noProof/>
              </w:rPr>
              <w:t>3.1.1  XXXXX</w:t>
            </w:r>
            <w:r w:rsidR="005771C7">
              <w:rPr>
                <w:noProof/>
                <w:webHidden/>
              </w:rPr>
              <w:tab/>
            </w:r>
            <w:r w:rsidR="005771C7">
              <w:rPr>
                <w:noProof/>
                <w:webHidden/>
              </w:rPr>
              <w:fldChar w:fldCharType="begin"/>
            </w:r>
            <w:r w:rsidR="005771C7">
              <w:rPr>
                <w:noProof/>
                <w:webHidden/>
              </w:rPr>
              <w:instrText xml:space="preserve"> PAGEREF _Toc8135371 \h </w:instrText>
            </w:r>
            <w:r w:rsidR="005771C7">
              <w:rPr>
                <w:noProof/>
                <w:webHidden/>
              </w:rPr>
            </w:r>
            <w:r w:rsidR="005771C7">
              <w:rPr>
                <w:noProof/>
                <w:webHidden/>
              </w:rPr>
              <w:fldChar w:fldCharType="separate"/>
            </w:r>
            <w:r w:rsidR="005771C7">
              <w:rPr>
                <w:noProof/>
                <w:webHidden/>
              </w:rPr>
              <w:t>11</w:t>
            </w:r>
            <w:r w:rsidR="005771C7">
              <w:rPr>
                <w:noProof/>
                <w:webHidden/>
              </w:rPr>
              <w:fldChar w:fldCharType="end"/>
            </w:r>
          </w:hyperlink>
        </w:p>
        <w:p w:rsidR="005771C7" w:rsidRDefault="00CA0CDC">
          <w:pPr>
            <w:pStyle w:val="21"/>
            <w:rPr>
              <w:noProof/>
              <w:kern w:val="2"/>
              <w:sz w:val="21"/>
              <w:szCs w:val="22"/>
            </w:rPr>
          </w:pPr>
          <w:hyperlink w:anchor="_Toc8135372" w:history="1">
            <w:r w:rsidR="005771C7" w:rsidRPr="00073467">
              <w:rPr>
                <w:rStyle w:val="ae"/>
                <w:rFonts w:ascii="黑体" w:hAnsi="黑体"/>
                <w:noProof/>
              </w:rPr>
              <w:t xml:space="preserve">3.2  </w:t>
            </w:r>
            <w:r w:rsidR="005771C7" w:rsidRPr="00073467">
              <w:rPr>
                <w:rStyle w:val="ae"/>
                <w:rFonts w:ascii="黑体" w:hAnsi="黑体"/>
                <w:noProof/>
              </w:rPr>
              <w:t>系统功能需求分析</w:t>
            </w:r>
            <w:r w:rsidR="005771C7">
              <w:rPr>
                <w:noProof/>
                <w:webHidden/>
              </w:rPr>
              <w:tab/>
            </w:r>
            <w:r w:rsidR="005771C7">
              <w:rPr>
                <w:noProof/>
                <w:webHidden/>
              </w:rPr>
              <w:fldChar w:fldCharType="begin"/>
            </w:r>
            <w:r w:rsidR="005771C7">
              <w:rPr>
                <w:noProof/>
                <w:webHidden/>
              </w:rPr>
              <w:instrText xml:space="preserve"> PAGEREF _Toc8135372 \h </w:instrText>
            </w:r>
            <w:r w:rsidR="005771C7">
              <w:rPr>
                <w:noProof/>
                <w:webHidden/>
              </w:rPr>
            </w:r>
            <w:r w:rsidR="005771C7">
              <w:rPr>
                <w:noProof/>
                <w:webHidden/>
              </w:rPr>
              <w:fldChar w:fldCharType="separate"/>
            </w:r>
            <w:r w:rsidR="005771C7">
              <w:rPr>
                <w:noProof/>
                <w:webHidden/>
              </w:rPr>
              <w:t>11</w:t>
            </w:r>
            <w:r w:rsidR="005771C7">
              <w:rPr>
                <w:noProof/>
                <w:webHidden/>
              </w:rPr>
              <w:fldChar w:fldCharType="end"/>
            </w:r>
          </w:hyperlink>
        </w:p>
        <w:p w:rsidR="005771C7" w:rsidRDefault="00CA0CDC">
          <w:pPr>
            <w:pStyle w:val="21"/>
            <w:rPr>
              <w:noProof/>
              <w:kern w:val="2"/>
              <w:sz w:val="21"/>
              <w:szCs w:val="22"/>
            </w:rPr>
          </w:pPr>
          <w:hyperlink w:anchor="_Toc8135373" w:history="1">
            <w:r w:rsidR="005771C7" w:rsidRPr="00073467">
              <w:rPr>
                <w:rStyle w:val="ae"/>
                <w:rFonts w:ascii="黑体" w:hAnsi="黑体"/>
                <w:noProof/>
              </w:rPr>
              <w:t xml:space="preserve">3.3  </w:t>
            </w:r>
            <w:r w:rsidR="005771C7" w:rsidRPr="00073467">
              <w:rPr>
                <w:rStyle w:val="ae"/>
                <w:rFonts w:ascii="黑体" w:hAnsi="黑体"/>
                <w:noProof/>
              </w:rPr>
              <w:t>系统非功能需求分析</w:t>
            </w:r>
            <w:r w:rsidR="005771C7">
              <w:rPr>
                <w:noProof/>
                <w:webHidden/>
              </w:rPr>
              <w:tab/>
            </w:r>
            <w:r w:rsidR="005771C7">
              <w:rPr>
                <w:noProof/>
                <w:webHidden/>
              </w:rPr>
              <w:fldChar w:fldCharType="begin"/>
            </w:r>
            <w:r w:rsidR="005771C7">
              <w:rPr>
                <w:noProof/>
                <w:webHidden/>
              </w:rPr>
              <w:instrText xml:space="preserve"> PAGEREF _Toc8135373 \h </w:instrText>
            </w:r>
            <w:r w:rsidR="005771C7">
              <w:rPr>
                <w:noProof/>
                <w:webHidden/>
              </w:rPr>
            </w:r>
            <w:r w:rsidR="005771C7">
              <w:rPr>
                <w:noProof/>
                <w:webHidden/>
              </w:rPr>
              <w:fldChar w:fldCharType="separate"/>
            </w:r>
            <w:r w:rsidR="005771C7">
              <w:rPr>
                <w:noProof/>
                <w:webHidden/>
              </w:rPr>
              <w:t>11</w:t>
            </w:r>
            <w:r w:rsidR="005771C7">
              <w:rPr>
                <w:noProof/>
                <w:webHidden/>
              </w:rPr>
              <w:fldChar w:fldCharType="end"/>
            </w:r>
          </w:hyperlink>
        </w:p>
        <w:p w:rsidR="005771C7" w:rsidRDefault="00CA0CDC">
          <w:pPr>
            <w:pStyle w:val="21"/>
            <w:rPr>
              <w:noProof/>
              <w:kern w:val="2"/>
              <w:sz w:val="21"/>
              <w:szCs w:val="22"/>
            </w:rPr>
          </w:pPr>
          <w:hyperlink w:anchor="_Toc8135374" w:history="1">
            <w:r w:rsidR="005771C7" w:rsidRPr="00073467">
              <w:rPr>
                <w:rStyle w:val="ae"/>
                <w:rFonts w:ascii="黑体" w:hAnsi="黑体"/>
                <w:noProof/>
              </w:rPr>
              <w:t>3.4  XXXXXX</w:t>
            </w:r>
            <w:r w:rsidR="005771C7">
              <w:rPr>
                <w:noProof/>
                <w:webHidden/>
              </w:rPr>
              <w:tab/>
            </w:r>
            <w:r w:rsidR="005771C7">
              <w:rPr>
                <w:noProof/>
                <w:webHidden/>
              </w:rPr>
              <w:fldChar w:fldCharType="begin"/>
            </w:r>
            <w:r w:rsidR="005771C7">
              <w:rPr>
                <w:noProof/>
                <w:webHidden/>
              </w:rPr>
              <w:instrText xml:space="preserve"> PAGEREF _Toc8135374 \h </w:instrText>
            </w:r>
            <w:r w:rsidR="005771C7">
              <w:rPr>
                <w:noProof/>
                <w:webHidden/>
              </w:rPr>
            </w:r>
            <w:r w:rsidR="005771C7">
              <w:rPr>
                <w:noProof/>
                <w:webHidden/>
              </w:rPr>
              <w:fldChar w:fldCharType="separate"/>
            </w:r>
            <w:r w:rsidR="005771C7">
              <w:rPr>
                <w:noProof/>
                <w:webHidden/>
              </w:rPr>
              <w:t>11</w:t>
            </w:r>
            <w:r w:rsidR="005771C7">
              <w:rPr>
                <w:noProof/>
                <w:webHidden/>
              </w:rPr>
              <w:fldChar w:fldCharType="end"/>
            </w:r>
          </w:hyperlink>
        </w:p>
        <w:p w:rsidR="005771C7" w:rsidRDefault="00CA0CDC">
          <w:pPr>
            <w:pStyle w:val="21"/>
            <w:rPr>
              <w:noProof/>
              <w:kern w:val="2"/>
              <w:sz w:val="21"/>
              <w:szCs w:val="22"/>
            </w:rPr>
          </w:pPr>
          <w:hyperlink w:anchor="_Toc8135375" w:history="1">
            <w:r w:rsidR="005771C7" w:rsidRPr="00073467">
              <w:rPr>
                <w:rStyle w:val="ae"/>
                <w:rFonts w:ascii="黑体" w:hAnsi="黑体"/>
                <w:noProof/>
              </w:rPr>
              <w:t xml:space="preserve">3.n  </w:t>
            </w:r>
            <w:r w:rsidR="005771C7" w:rsidRPr="00073467">
              <w:rPr>
                <w:rStyle w:val="ae"/>
                <w:rFonts w:ascii="黑体" w:hAnsi="黑体"/>
                <w:noProof/>
              </w:rPr>
              <w:t>本章小结</w:t>
            </w:r>
            <w:r w:rsidR="005771C7">
              <w:rPr>
                <w:noProof/>
                <w:webHidden/>
              </w:rPr>
              <w:tab/>
            </w:r>
            <w:r w:rsidR="005771C7">
              <w:rPr>
                <w:noProof/>
                <w:webHidden/>
              </w:rPr>
              <w:fldChar w:fldCharType="begin"/>
            </w:r>
            <w:r w:rsidR="005771C7">
              <w:rPr>
                <w:noProof/>
                <w:webHidden/>
              </w:rPr>
              <w:instrText xml:space="preserve"> PAGEREF _Toc8135375 \h </w:instrText>
            </w:r>
            <w:r w:rsidR="005771C7">
              <w:rPr>
                <w:noProof/>
                <w:webHidden/>
              </w:rPr>
            </w:r>
            <w:r w:rsidR="005771C7">
              <w:rPr>
                <w:noProof/>
                <w:webHidden/>
              </w:rPr>
              <w:fldChar w:fldCharType="separate"/>
            </w:r>
            <w:r w:rsidR="005771C7">
              <w:rPr>
                <w:noProof/>
                <w:webHidden/>
              </w:rPr>
              <w:t>11</w:t>
            </w:r>
            <w:r w:rsidR="005771C7">
              <w:rPr>
                <w:noProof/>
                <w:webHidden/>
              </w:rPr>
              <w:fldChar w:fldCharType="end"/>
            </w:r>
          </w:hyperlink>
        </w:p>
        <w:p w:rsidR="005771C7" w:rsidRDefault="00CA0CDC">
          <w:pPr>
            <w:pStyle w:val="11"/>
            <w:tabs>
              <w:tab w:val="right" w:leader="dot" w:pos="9060"/>
            </w:tabs>
            <w:rPr>
              <w:noProof/>
              <w:kern w:val="2"/>
              <w:sz w:val="21"/>
              <w:szCs w:val="22"/>
            </w:rPr>
          </w:pPr>
          <w:hyperlink w:anchor="_Toc8135376" w:history="1">
            <w:r w:rsidR="005771C7" w:rsidRPr="00073467">
              <w:rPr>
                <w:rStyle w:val="ae"/>
                <w:noProof/>
              </w:rPr>
              <w:t>第四章</w:t>
            </w:r>
            <w:r w:rsidR="005771C7" w:rsidRPr="00073467">
              <w:rPr>
                <w:rStyle w:val="ae"/>
                <w:noProof/>
              </w:rPr>
              <w:t xml:space="preserve">  </w:t>
            </w:r>
            <w:r w:rsidR="005771C7" w:rsidRPr="00073467">
              <w:rPr>
                <w:rStyle w:val="ae"/>
                <w:noProof/>
              </w:rPr>
              <w:t>系统的总体设计</w:t>
            </w:r>
            <w:r w:rsidR="005771C7">
              <w:rPr>
                <w:noProof/>
                <w:webHidden/>
              </w:rPr>
              <w:tab/>
            </w:r>
            <w:r w:rsidR="005771C7">
              <w:rPr>
                <w:noProof/>
                <w:webHidden/>
              </w:rPr>
              <w:fldChar w:fldCharType="begin"/>
            </w:r>
            <w:r w:rsidR="005771C7">
              <w:rPr>
                <w:noProof/>
                <w:webHidden/>
              </w:rPr>
              <w:instrText xml:space="preserve"> PAGEREF _Toc8135376 \h </w:instrText>
            </w:r>
            <w:r w:rsidR="005771C7">
              <w:rPr>
                <w:noProof/>
                <w:webHidden/>
              </w:rPr>
            </w:r>
            <w:r w:rsidR="005771C7">
              <w:rPr>
                <w:noProof/>
                <w:webHidden/>
              </w:rPr>
              <w:fldChar w:fldCharType="separate"/>
            </w:r>
            <w:r w:rsidR="005771C7">
              <w:rPr>
                <w:noProof/>
                <w:webHidden/>
              </w:rPr>
              <w:t>12</w:t>
            </w:r>
            <w:r w:rsidR="005771C7">
              <w:rPr>
                <w:noProof/>
                <w:webHidden/>
              </w:rPr>
              <w:fldChar w:fldCharType="end"/>
            </w:r>
          </w:hyperlink>
        </w:p>
        <w:p w:rsidR="005771C7" w:rsidRDefault="00CA0CDC">
          <w:pPr>
            <w:pStyle w:val="21"/>
            <w:rPr>
              <w:noProof/>
              <w:kern w:val="2"/>
              <w:sz w:val="21"/>
              <w:szCs w:val="22"/>
            </w:rPr>
          </w:pPr>
          <w:hyperlink w:anchor="_Toc8135377" w:history="1">
            <w:r w:rsidR="005771C7" w:rsidRPr="00073467">
              <w:rPr>
                <w:rStyle w:val="ae"/>
                <w:rFonts w:ascii="黑体" w:hAnsi="黑体"/>
                <w:noProof/>
              </w:rPr>
              <w:t xml:space="preserve">4.1  </w:t>
            </w:r>
            <w:r w:rsidR="005771C7" w:rsidRPr="00073467">
              <w:rPr>
                <w:rStyle w:val="ae"/>
                <w:rFonts w:ascii="黑体" w:hAnsi="黑体"/>
                <w:noProof/>
              </w:rPr>
              <w:t>系统网络结构设计</w:t>
            </w:r>
            <w:r w:rsidR="005771C7">
              <w:rPr>
                <w:noProof/>
                <w:webHidden/>
              </w:rPr>
              <w:tab/>
            </w:r>
            <w:r w:rsidR="005771C7">
              <w:rPr>
                <w:noProof/>
                <w:webHidden/>
              </w:rPr>
              <w:fldChar w:fldCharType="begin"/>
            </w:r>
            <w:r w:rsidR="005771C7">
              <w:rPr>
                <w:noProof/>
                <w:webHidden/>
              </w:rPr>
              <w:instrText xml:space="preserve"> PAGEREF _Toc8135377 \h </w:instrText>
            </w:r>
            <w:r w:rsidR="005771C7">
              <w:rPr>
                <w:noProof/>
                <w:webHidden/>
              </w:rPr>
            </w:r>
            <w:r w:rsidR="005771C7">
              <w:rPr>
                <w:noProof/>
                <w:webHidden/>
              </w:rPr>
              <w:fldChar w:fldCharType="separate"/>
            </w:r>
            <w:r w:rsidR="005771C7">
              <w:rPr>
                <w:noProof/>
                <w:webHidden/>
              </w:rPr>
              <w:t>12</w:t>
            </w:r>
            <w:r w:rsidR="005771C7">
              <w:rPr>
                <w:noProof/>
                <w:webHidden/>
              </w:rPr>
              <w:fldChar w:fldCharType="end"/>
            </w:r>
          </w:hyperlink>
        </w:p>
        <w:p w:rsidR="005771C7" w:rsidRDefault="00CA0CDC">
          <w:pPr>
            <w:pStyle w:val="31"/>
            <w:tabs>
              <w:tab w:val="right" w:leader="dot" w:pos="9060"/>
            </w:tabs>
            <w:rPr>
              <w:noProof/>
              <w:kern w:val="2"/>
              <w:sz w:val="21"/>
              <w:szCs w:val="22"/>
            </w:rPr>
          </w:pPr>
          <w:hyperlink w:anchor="_Toc8135378" w:history="1">
            <w:r w:rsidR="005771C7" w:rsidRPr="00073467">
              <w:rPr>
                <w:rStyle w:val="ae"/>
                <w:rFonts w:ascii="黑体" w:hAnsi="黑体"/>
                <w:noProof/>
              </w:rPr>
              <w:t>4.1.1  XXXXX</w:t>
            </w:r>
            <w:r w:rsidR="005771C7">
              <w:rPr>
                <w:noProof/>
                <w:webHidden/>
              </w:rPr>
              <w:tab/>
            </w:r>
            <w:r w:rsidR="005771C7">
              <w:rPr>
                <w:noProof/>
                <w:webHidden/>
              </w:rPr>
              <w:fldChar w:fldCharType="begin"/>
            </w:r>
            <w:r w:rsidR="005771C7">
              <w:rPr>
                <w:noProof/>
                <w:webHidden/>
              </w:rPr>
              <w:instrText xml:space="preserve"> PAGEREF _Toc8135378 \h </w:instrText>
            </w:r>
            <w:r w:rsidR="005771C7">
              <w:rPr>
                <w:noProof/>
                <w:webHidden/>
              </w:rPr>
            </w:r>
            <w:r w:rsidR="005771C7">
              <w:rPr>
                <w:noProof/>
                <w:webHidden/>
              </w:rPr>
              <w:fldChar w:fldCharType="separate"/>
            </w:r>
            <w:r w:rsidR="005771C7">
              <w:rPr>
                <w:noProof/>
                <w:webHidden/>
              </w:rPr>
              <w:t>12</w:t>
            </w:r>
            <w:r w:rsidR="005771C7">
              <w:rPr>
                <w:noProof/>
                <w:webHidden/>
              </w:rPr>
              <w:fldChar w:fldCharType="end"/>
            </w:r>
          </w:hyperlink>
        </w:p>
        <w:p w:rsidR="005771C7" w:rsidRDefault="00CA0CDC">
          <w:pPr>
            <w:pStyle w:val="21"/>
            <w:rPr>
              <w:noProof/>
              <w:kern w:val="2"/>
              <w:sz w:val="21"/>
              <w:szCs w:val="22"/>
            </w:rPr>
          </w:pPr>
          <w:hyperlink w:anchor="_Toc8135379" w:history="1">
            <w:r w:rsidR="005771C7" w:rsidRPr="00073467">
              <w:rPr>
                <w:rStyle w:val="ae"/>
                <w:rFonts w:ascii="黑体" w:hAnsi="黑体"/>
                <w:noProof/>
              </w:rPr>
              <w:t xml:space="preserve">4.2  </w:t>
            </w:r>
            <w:r w:rsidR="005771C7" w:rsidRPr="00073467">
              <w:rPr>
                <w:rStyle w:val="ae"/>
                <w:rFonts w:ascii="黑体" w:hAnsi="黑体"/>
                <w:noProof/>
              </w:rPr>
              <w:t>系统软件层次架构设计</w:t>
            </w:r>
            <w:r w:rsidR="005771C7">
              <w:rPr>
                <w:noProof/>
                <w:webHidden/>
              </w:rPr>
              <w:tab/>
            </w:r>
            <w:r w:rsidR="005771C7">
              <w:rPr>
                <w:noProof/>
                <w:webHidden/>
              </w:rPr>
              <w:fldChar w:fldCharType="begin"/>
            </w:r>
            <w:r w:rsidR="005771C7">
              <w:rPr>
                <w:noProof/>
                <w:webHidden/>
              </w:rPr>
              <w:instrText xml:space="preserve"> PAGEREF _Toc8135379 \h </w:instrText>
            </w:r>
            <w:r w:rsidR="005771C7">
              <w:rPr>
                <w:noProof/>
                <w:webHidden/>
              </w:rPr>
            </w:r>
            <w:r w:rsidR="005771C7">
              <w:rPr>
                <w:noProof/>
                <w:webHidden/>
              </w:rPr>
              <w:fldChar w:fldCharType="separate"/>
            </w:r>
            <w:r w:rsidR="005771C7">
              <w:rPr>
                <w:noProof/>
                <w:webHidden/>
              </w:rPr>
              <w:t>12</w:t>
            </w:r>
            <w:r w:rsidR="005771C7">
              <w:rPr>
                <w:noProof/>
                <w:webHidden/>
              </w:rPr>
              <w:fldChar w:fldCharType="end"/>
            </w:r>
          </w:hyperlink>
        </w:p>
        <w:p w:rsidR="005771C7" w:rsidRDefault="00CA0CDC">
          <w:pPr>
            <w:pStyle w:val="21"/>
            <w:rPr>
              <w:noProof/>
              <w:kern w:val="2"/>
              <w:sz w:val="21"/>
              <w:szCs w:val="22"/>
            </w:rPr>
          </w:pPr>
          <w:hyperlink w:anchor="_Toc8135380" w:history="1">
            <w:r w:rsidR="005771C7" w:rsidRPr="00073467">
              <w:rPr>
                <w:rStyle w:val="ae"/>
                <w:rFonts w:ascii="黑体" w:hAnsi="黑体"/>
                <w:noProof/>
              </w:rPr>
              <w:t xml:space="preserve">4.3  </w:t>
            </w:r>
            <w:r w:rsidR="005771C7" w:rsidRPr="00073467">
              <w:rPr>
                <w:rStyle w:val="ae"/>
                <w:rFonts w:ascii="黑体" w:hAnsi="黑体"/>
                <w:noProof/>
              </w:rPr>
              <w:t>系统功能模块设计</w:t>
            </w:r>
            <w:r w:rsidR="005771C7">
              <w:rPr>
                <w:noProof/>
                <w:webHidden/>
              </w:rPr>
              <w:tab/>
            </w:r>
            <w:r w:rsidR="005771C7">
              <w:rPr>
                <w:noProof/>
                <w:webHidden/>
              </w:rPr>
              <w:fldChar w:fldCharType="begin"/>
            </w:r>
            <w:r w:rsidR="005771C7">
              <w:rPr>
                <w:noProof/>
                <w:webHidden/>
              </w:rPr>
              <w:instrText xml:space="preserve"> PAGEREF _Toc8135380 \h </w:instrText>
            </w:r>
            <w:r w:rsidR="005771C7">
              <w:rPr>
                <w:noProof/>
                <w:webHidden/>
              </w:rPr>
            </w:r>
            <w:r w:rsidR="005771C7">
              <w:rPr>
                <w:noProof/>
                <w:webHidden/>
              </w:rPr>
              <w:fldChar w:fldCharType="separate"/>
            </w:r>
            <w:r w:rsidR="005771C7">
              <w:rPr>
                <w:noProof/>
                <w:webHidden/>
              </w:rPr>
              <w:t>12</w:t>
            </w:r>
            <w:r w:rsidR="005771C7">
              <w:rPr>
                <w:noProof/>
                <w:webHidden/>
              </w:rPr>
              <w:fldChar w:fldCharType="end"/>
            </w:r>
          </w:hyperlink>
        </w:p>
        <w:p w:rsidR="005771C7" w:rsidRDefault="00CA0CDC">
          <w:pPr>
            <w:pStyle w:val="21"/>
            <w:rPr>
              <w:noProof/>
              <w:kern w:val="2"/>
              <w:sz w:val="21"/>
              <w:szCs w:val="22"/>
            </w:rPr>
          </w:pPr>
          <w:hyperlink w:anchor="_Toc8135381" w:history="1">
            <w:r w:rsidR="005771C7" w:rsidRPr="00073467">
              <w:rPr>
                <w:rStyle w:val="ae"/>
                <w:rFonts w:ascii="黑体" w:hAnsi="黑体"/>
                <w:noProof/>
              </w:rPr>
              <w:t xml:space="preserve">4.4  </w:t>
            </w:r>
            <w:r w:rsidR="005771C7" w:rsidRPr="00073467">
              <w:rPr>
                <w:rStyle w:val="ae"/>
                <w:rFonts w:ascii="黑体" w:hAnsi="黑体"/>
                <w:noProof/>
              </w:rPr>
              <w:t>系统的数据库设计</w:t>
            </w:r>
            <w:r w:rsidR="005771C7">
              <w:rPr>
                <w:noProof/>
                <w:webHidden/>
              </w:rPr>
              <w:tab/>
            </w:r>
            <w:r w:rsidR="005771C7">
              <w:rPr>
                <w:noProof/>
                <w:webHidden/>
              </w:rPr>
              <w:fldChar w:fldCharType="begin"/>
            </w:r>
            <w:r w:rsidR="005771C7">
              <w:rPr>
                <w:noProof/>
                <w:webHidden/>
              </w:rPr>
              <w:instrText xml:space="preserve"> PAGEREF _Toc8135381 \h </w:instrText>
            </w:r>
            <w:r w:rsidR="005771C7">
              <w:rPr>
                <w:noProof/>
                <w:webHidden/>
              </w:rPr>
            </w:r>
            <w:r w:rsidR="005771C7">
              <w:rPr>
                <w:noProof/>
                <w:webHidden/>
              </w:rPr>
              <w:fldChar w:fldCharType="separate"/>
            </w:r>
            <w:r w:rsidR="005771C7">
              <w:rPr>
                <w:noProof/>
                <w:webHidden/>
              </w:rPr>
              <w:t>13</w:t>
            </w:r>
            <w:r w:rsidR="005771C7">
              <w:rPr>
                <w:noProof/>
                <w:webHidden/>
              </w:rPr>
              <w:fldChar w:fldCharType="end"/>
            </w:r>
          </w:hyperlink>
        </w:p>
        <w:p w:rsidR="005771C7" w:rsidRDefault="00CA0CDC">
          <w:pPr>
            <w:pStyle w:val="21"/>
            <w:rPr>
              <w:noProof/>
              <w:kern w:val="2"/>
              <w:sz w:val="21"/>
              <w:szCs w:val="22"/>
            </w:rPr>
          </w:pPr>
          <w:hyperlink w:anchor="_Toc8135382" w:history="1">
            <w:r w:rsidR="005771C7" w:rsidRPr="00073467">
              <w:rPr>
                <w:rStyle w:val="ae"/>
                <w:rFonts w:ascii="黑体" w:hAnsi="黑体"/>
                <w:noProof/>
              </w:rPr>
              <w:t xml:space="preserve">4.5  </w:t>
            </w:r>
            <w:r w:rsidR="005771C7" w:rsidRPr="00073467">
              <w:rPr>
                <w:rStyle w:val="ae"/>
                <w:rFonts w:ascii="黑体" w:hAnsi="黑体"/>
                <w:noProof/>
              </w:rPr>
              <w:t>系统的界面设计</w:t>
            </w:r>
            <w:r w:rsidR="005771C7">
              <w:rPr>
                <w:noProof/>
                <w:webHidden/>
              </w:rPr>
              <w:tab/>
            </w:r>
            <w:r w:rsidR="005771C7">
              <w:rPr>
                <w:noProof/>
                <w:webHidden/>
              </w:rPr>
              <w:fldChar w:fldCharType="begin"/>
            </w:r>
            <w:r w:rsidR="005771C7">
              <w:rPr>
                <w:noProof/>
                <w:webHidden/>
              </w:rPr>
              <w:instrText xml:space="preserve"> PAGEREF _Toc8135382 \h </w:instrText>
            </w:r>
            <w:r w:rsidR="005771C7">
              <w:rPr>
                <w:noProof/>
                <w:webHidden/>
              </w:rPr>
            </w:r>
            <w:r w:rsidR="005771C7">
              <w:rPr>
                <w:noProof/>
                <w:webHidden/>
              </w:rPr>
              <w:fldChar w:fldCharType="separate"/>
            </w:r>
            <w:r w:rsidR="005771C7">
              <w:rPr>
                <w:noProof/>
                <w:webHidden/>
              </w:rPr>
              <w:t>13</w:t>
            </w:r>
            <w:r w:rsidR="005771C7">
              <w:rPr>
                <w:noProof/>
                <w:webHidden/>
              </w:rPr>
              <w:fldChar w:fldCharType="end"/>
            </w:r>
          </w:hyperlink>
        </w:p>
        <w:p w:rsidR="005771C7" w:rsidRDefault="00CA0CDC">
          <w:pPr>
            <w:pStyle w:val="21"/>
            <w:rPr>
              <w:noProof/>
              <w:kern w:val="2"/>
              <w:sz w:val="21"/>
              <w:szCs w:val="22"/>
            </w:rPr>
          </w:pPr>
          <w:hyperlink w:anchor="_Toc8135383" w:history="1">
            <w:r w:rsidR="005771C7" w:rsidRPr="00073467">
              <w:rPr>
                <w:rStyle w:val="ae"/>
                <w:rFonts w:ascii="黑体" w:hAnsi="黑体"/>
                <w:noProof/>
              </w:rPr>
              <w:t xml:space="preserve">4.n  </w:t>
            </w:r>
            <w:r w:rsidR="005771C7" w:rsidRPr="00073467">
              <w:rPr>
                <w:rStyle w:val="ae"/>
                <w:rFonts w:ascii="黑体" w:hAnsi="黑体"/>
                <w:noProof/>
              </w:rPr>
              <w:t>本章小结</w:t>
            </w:r>
            <w:r w:rsidR="005771C7">
              <w:rPr>
                <w:noProof/>
                <w:webHidden/>
              </w:rPr>
              <w:tab/>
            </w:r>
            <w:r w:rsidR="005771C7">
              <w:rPr>
                <w:noProof/>
                <w:webHidden/>
              </w:rPr>
              <w:fldChar w:fldCharType="begin"/>
            </w:r>
            <w:r w:rsidR="005771C7">
              <w:rPr>
                <w:noProof/>
                <w:webHidden/>
              </w:rPr>
              <w:instrText xml:space="preserve"> PAGEREF _Toc8135383 \h </w:instrText>
            </w:r>
            <w:r w:rsidR="005771C7">
              <w:rPr>
                <w:noProof/>
                <w:webHidden/>
              </w:rPr>
            </w:r>
            <w:r w:rsidR="005771C7">
              <w:rPr>
                <w:noProof/>
                <w:webHidden/>
              </w:rPr>
              <w:fldChar w:fldCharType="separate"/>
            </w:r>
            <w:r w:rsidR="005771C7">
              <w:rPr>
                <w:noProof/>
                <w:webHidden/>
              </w:rPr>
              <w:t>13</w:t>
            </w:r>
            <w:r w:rsidR="005771C7">
              <w:rPr>
                <w:noProof/>
                <w:webHidden/>
              </w:rPr>
              <w:fldChar w:fldCharType="end"/>
            </w:r>
          </w:hyperlink>
        </w:p>
        <w:p w:rsidR="005771C7" w:rsidRDefault="00CA0CDC">
          <w:pPr>
            <w:pStyle w:val="11"/>
            <w:tabs>
              <w:tab w:val="right" w:leader="dot" w:pos="9060"/>
            </w:tabs>
            <w:rPr>
              <w:noProof/>
              <w:kern w:val="2"/>
              <w:sz w:val="21"/>
              <w:szCs w:val="22"/>
            </w:rPr>
          </w:pPr>
          <w:hyperlink w:anchor="_Toc8135384" w:history="1">
            <w:r w:rsidR="005771C7" w:rsidRPr="00073467">
              <w:rPr>
                <w:rStyle w:val="ae"/>
                <w:noProof/>
              </w:rPr>
              <w:t>第五章</w:t>
            </w:r>
            <w:r w:rsidR="005771C7" w:rsidRPr="00073467">
              <w:rPr>
                <w:rStyle w:val="ae"/>
                <w:noProof/>
              </w:rPr>
              <w:t xml:space="preserve">  </w:t>
            </w:r>
            <w:r w:rsidR="005771C7" w:rsidRPr="00073467">
              <w:rPr>
                <w:rStyle w:val="ae"/>
                <w:noProof/>
              </w:rPr>
              <w:t>系统主要功能模块的详细设计与实现</w:t>
            </w:r>
            <w:r w:rsidR="005771C7">
              <w:rPr>
                <w:noProof/>
                <w:webHidden/>
              </w:rPr>
              <w:tab/>
            </w:r>
            <w:r w:rsidR="005771C7">
              <w:rPr>
                <w:noProof/>
                <w:webHidden/>
              </w:rPr>
              <w:fldChar w:fldCharType="begin"/>
            </w:r>
            <w:r w:rsidR="005771C7">
              <w:rPr>
                <w:noProof/>
                <w:webHidden/>
              </w:rPr>
              <w:instrText xml:space="preserve"> PAGEREF _Toc8135384 \h </w:instrText>
            </w:r>
            <w:r w:rsidR="005771C7">
              <w:rPr>
                <w:noProof/>
                <w:webHidden/>
              </w:rPr>
            </w:r>
            <w:r w:rsidR="005771C7">
              <w:rPr>
                <w:noProof/>
                <w:webHidden/>
              </w:rPr>
              <w:fldChar w:fldCharType="separate"/>
            </w:r>
            <w:r w:rsidR="005771C7">
              <w:rPr>
                <w:noProof/>
                <w:webHidden/>
              </w:rPr>
              <w:t>14</w:t>
            </w:r>
            <w:r w:rsidR="005771C7">
              <w:rPr>
                <w:noProof/>
                <w:webHidden/>
              </w:rPr>
              <w:fldChar w:fldCharType="end"/>
            </w:r>
          </w:hyperlink>
        </w:p>
        <w:p w:rsidR="005771C7" w:rsidRDefault="00CA0CDC">
          <w:pPr>
            <w:pStyle w:val="21"/>
            <w:rPr>
              <w:noProof/>
              <w:kern w:val="2"/>
              <w:sz w:val="21"/>
              <w:szCs w:val="22"/>
            </w:rPr>
          </w:pPr>
          <w:hyperlink w:anchor="_Toc8135385" w:history="1">
            <w:r w:rsidR="005771C7" w:rsidRPr="00073467">
              <w:rPr>
                <w:rStyle w:val="ae"/>
                <w:rFonts w:ascii="黑体" w:hAnsi="黑体"/>
                <w:noProof/>
              </w:rPr>
              <w:t>5.1  XXXXX</w:t>
            </w:r>
            <w:r w:rsidR="005771C7" w:rsidRPr="00073467">
              <w:rPr>
                <w:rStyle w:val="ae"/>
                <w:rFonts w:ascii="黑体" w:hAnsi="黑体"/>
                <w:noProof/>
              </w:rPr>
              <w:t>模块的详细设计与实现</w:t>
            </w:r>
            <w:r w:rsidR="005771C7">
              <w:rPr>
                <w:noProof/>
                <w:webHidden/>
              </w:rPr>
              <w:tab/>
            </w:r>
            <w:r w:rsidR="005771C7">
              <w:rPr>
                <w:noProof/>
                <w:webHidden/>
              </w:rPr>
              <w:fldChar w:fldCharType="begin"/>
            </w:r>
            <w:r w:rsidR="005771C7">
              <w:rPr>
                <w:noProof/>
                <w:webHidden/>
              </w:rPr>
              <w:instrText xml:space="preserve"> PAGEREF _Toc8135385 \h </w:instrText>
            </w:r>
            <w:r w:rsidR="005771C7">
              <w:rPr>
                <w:noProof/>
                <w:webHidden/>
              </w:rPr>
            </w:r>
            <w:r w:rsidR="005771C7">
              <w:rPr>
                <w:noProof/>
                <w:webHidden/>
              </w:rPr>
              <w:fldChar w:fldCharType="separate"/>
            </w:r>
            <w:r w:rsidR="005771C7">
              <w:rPr>
                <w:noProof/>
                <w:webHidden/>
              </w:rPr>
              <w:t>14</w:t>
            </w:r>
            <w:r w:rsidR="005771C7">
              <w:rPr>
                <w:noProof/>
                <w:webHidden/>
              </w:rPr>
              <w:fldChar w:fldCharType="end"/>
            </w:r>
          </w:hyperlink>
        </w:p>
        <w:p w:rsidR="005771C7" w:rsidRDefault="00CA0CDC">
          <w:pPr>
            <w:pStyle w:val="31"/>
            <w:tabs>
              <w:tab w:val="right" w:leader="dot" w:pos="9060"/>
            </w:tabs>
            <w:rPr>
              <w:noProof/>
              <w:kern w:val="2"/>
              <w:sz w:val="21"/>
              <w:szCs w:val="22"/>
            </w:rPr>
          </w:pPr>
          <w:hyperlink w:anchor="_Toc8135386" w:history="1">
            <w:r w:rsidR="005771C7" w:rsidRPr="00073467">
              <w:rPr>
                <w:rStyle w:val="ae"/>
                <w:rFonts w:ascii="黑体" w:hAnsi="黑体"/>
                <w:noProof/>
              </w:rPr>
              <w:t>5.1.1  XXXXX</w:t>
            </w:r>
            <w:r w:rsidR="005771C7">
              <w:rPr>
                <w:noProof/>
                <w:webHidden/>
              </w:rPr>
              <w:tab/>
            </w:r>
            <w:r w:rsidR="005771C7">
              <w:rPr>
                <w:noProof/>
                <w:webHidden/>
              </w:rPr>
              <w:fldChar w:fldCharType="begin"/>
            </w:r>
            <w:r w:rsidR="005771C7">
              <w:rPr>
                <w:noProof/>
                <w:webHidden/>
              </w:rPr>
              <w:instrText xml:space="preserve"> PAGEREF _Toc8135386 \h </w:instrText>
            </w:r>
            <w:r w:rsidR="005771C7">
              <w:rPr>
                <w:noProof/>
                <w:webHidden/>
              </w:rPr>
            </w:r>
            <w:r w:rsidR="005771C7">
              <w:rPr>
                <w:noProof/>
                <w:webHidden/>
              </w:rPr>
              <w:fldChar w:fldCharType="separate"/>
            </w:r>
            <w:r w:rsidR="005771C7">
              <w:rPr>
                <w:noProof/>
                <w:webHidden/>
              </w:rPr>
              <w:t>14</w:t>
            </w:r>
            <w:r w:rsidR="005771C7">
              <w:rPr>
                <w:noProof/>
                <w:webHidden/>
              </w:rPr>
              <w:fldChar w:fldCharType="end"/>
            </w:r>
          </w:hyperlink>
        </w:p>
        <w:p w:rsidR="005771C7" w:rsidRDefault="00CA0CDC">
          <w:pPr>
            <w:pStyle w:val="21"/>
            <w:rPr>
              <w:noProof/>
              <w:kern w:val="2"/>
              <w:sz w:val="21"/>
              <w:szCs w:val="22"/>
            </w:rPr>
          </w:pPr>
          <w:hyperlink w:anchor="_Toc8135387" w:history="1">
            <w:r w:rsidR="005771C7" w:rsidRPr="00073467">
              <w:rPr>
                <w:rStyle w:val="ae"/>
                <w:rFonts w:ascii="黑体" w:hAnsi="黑体"/>
                <w:noProof/>
              </w:rPr>
              <w:t>5.2  XXX</w:t>
            </w:r>
            <w:r w:rsidR="005771C7" w:rsidRPr="00073467">
              <w:rPr>
                <w:rStyle w:val="ae"/>
                <w:rFonts w:ascii="黑体" w:hAnsi="黑体"/>
                <w:noProof/>
              </w:rPr>
              <w:t>模块的详细设计与实现</w:t>
            </w:r>
            <w:r w:rsidR="005771C7">
              <w:rPr>
                <w:noProof/>
                <w:webHidden/>
              </w:rPr>
              <w:tab/>
            </w:r>
            <w:r w:rsidR="005771C7">
              <w:rPr>
                <w:noProof/>
                <w:webHidden/>
              </w:rPr>
              <w:fldChar w:fldCharType="begin"/>
            </w:r>
            <w:r w:rsidR="005771C7">
              <w:rPr>
                <w:noProof/>
                <w:webHidden/>
              </w:rPr>
              <w:instrText xml:space="preserve"> PAGEREF _Toc8135387 \h </w:instrText>
            </w:r>
            <w:r w:rsidR="005771C7">
              <w:rPr>
                <w:noProof/>
                <w:webHidden/>
              </w:rPr>
            </w:r>
            <w:r w:rsidR="005771C7">
              <w:rPr>
                <w:noProof/>
                <w:webHidden/>
              </w:rPr>
              <w:fldChar w:fldCharType="separate"/>
            </w:r>
            <w:r w:rsidR="005771C7">
              <w:rPr>
                <w:noProof/>
                <w:webHidden/>
              </w:rPr>
              <w:t>14</w:t>
            </w:r>
            <w:r w:rsidR="005771C7">
              <w:rPr>
                <w:noProof/>
                <w:webHidden/>
              </w:rPr>
              <w:fldChar w:fldCharType="end"/>
            </w:r>
          </w:hyperlink>
        </w:p>
        <w:p w:rsidR="005771C7" w:rsidRDefault="00CA0CDC">
          <w:pPr>
            <w:pStyle w:val="21"/>
            <w:rPr>
              <w:noProof/>
              <w:kern w:val="2"/>
              <w:sz w:val="21"/>
              <w:szCs w:val="22"/>
            </w:rPr>
          </w:pPr>
          <w:hyperlink w:anchor="_Toc8135388" w:history="1">
            <w:r w:rsidR="005771C7" w:rsidRPr="00073467">
              <w:rPr>
                <w:rStyle w:val="ae"/>
                <w:rFonts w:ascii="黑体" w:hAnsi="黑体"/>
                <w:noProof/>
              </w:rPr>
              <w:t>5.3  XX</w:t>
            </w:r>
            <w:r w:rsidR="005771C7" w:rsidRPr="00073467">
              <w:rPr>
                <w:rStyle w:val="ae"/>
                <w:rFonts w:ascii="黑体" w:hAnsi="黑体"/>
                <w:noProof/>
              </w:rPr>
              <w:t>模块的详细设计与实现</w:t>
            </w:r>
            <w:r w:rsidR="005771C7">
              <w:rPr>
                <w:noProof/>
                <w:webHidden/>
              </w:rPr>
              <w:tab/>
            </w:r>
            <w:r w:rsidR="005771C7">
              <w:rPr>
                <w:noProof/>
                <w:webHidden/>
              </w:rPr>
              <w:fldChar w:fldCharType="begin"/>
            </w:r>
            <w:r w:rsidR="005771C7">
              <w:rPr>
                <w:noProof/>
                <w:webHidden/>
              </w:rPr>
              <w:instrText xml:space="preserve"> PAGEREF _Toc8135388 \h </w:instrText>
            </w:r>
            <w:r w:rsidR="005771C7">
              <w:rPr>
                <w:noProof/>
                <w:webHidden/>
              </w:rPr>
            </w:r>
            <w:r w:rsidR="005771C7">
              <w:rPr>
                <w:noProof/>
                <w:webHidden/>
              </w:rPr>
              <w:fldChar w:fldCharType="separate"/>
            </w:r>
            <w:r w:rsidR="005771C7">
              <w:rPr>
                <w:noProof/>
                <w:webHidden/>
              </w:rPr>
              <w:t>14</w:t>
            </w:r>
            <w:r w:rsidR="005771C7">
              <w:rPr>
                <w:noProof/>
                <w:webHidden/>
              </w:rPr>
              <w:fldChar w:fldCharType="end"/>
            </w:r>
          </w:hyperlink>
        </w:p>
        <w:p w:rsidR="005771C7" w:rsidRDefault="00CA0CDC">
          <w:pPr>
            <w:pStyle w:val="21"/>
            <w:rPr>
              <w:noProof/>
              <w:kern w:val="2"/>
              <w:sz w:val="21"/>
              <w:szCs w:val="22"/>
            </w:rPr>
          </w:pPr>
          <w:hyperlink w:anchor="_Toc8135389" w:history="1">
            <w:r w:rsidR="005771C7" w:rsidRPr="00073467">
              <w:rPr>
                <w:rStyle w:val="ae"/>
                <w:rFonts w:ascii="黑体" w:hAnsi="黑体"/>
                <w:noProof/>
              </w:rPr>
              <w:t>5.4  XXXXX</w:t>
            </w:r>
            <w:r w:rsidR="005771C7" w:rsidRPr="00073467">
              <w:rPr>
                <w:rStyle w:val="ae"/>
                <w:rFonts w:ascii="黑体" w:hAnsi="黑体"/>
                <w:noProof/>
              </w:rPr>
              <w:t>模块的详细设计与实现</w:t>
            </w:r>
            <w:r w:rsidR="005771C7">
              <w:rPr>
                <w:noProof/>
                <w:webHidden/>
              </w:rPr>
              <w:tab/>
            </w:r>
            <w:r w:rsidR="005771C7">
              <w:rPr>
                <w:noProof/>
                <w:webHidden/>
              </w:rPr>
              <w:fldChar w:fldCharType="begin"/>
            </w:r>
            <w:r w:rsidR="005771C7">
              <w:rPr>
                <w:noProof/>
                <w:webHidden/>
              </w:rPr>
              <w:instrText xml:space="preserve"> PAGEREF _Toc8135389 \h </w:instrText>
            </w:r>
            <w:r w:rsidR="005771C7">
              <w:rPr>
                <w:noProof/>
                <w:webHidden/>
              </w:rPr>
            </w:r>
            <w:r w:rsidR="005771C7">
              <w:rPr>
                <w:noProof/>
                <w:webHidden/>
              </w:rPr>
              <w:fldChar w:fldCharType="separate"/>
            </w:r>
            <w:r w:rsidR="005771C7">
              <w:rPr>
                <w:noProof/>
                <w:webHidden/>
              </w:rPr>
              <w:t>14</w:t>
            </w:r>
            <w:r w:rsidR="005771C7">
              <w:rPr>
                <w:noProof/>
                <w:webHidden/>
              </w:rPr>
              <w:fldChar w:fldCharType="end"/>
            </w:r>
          </w:hyperlink>
        </w:p>
        <w:p w:rsidR="005771C7" w:rsidRDefault="00CA0CDC">
          <w:pPr>
            <w:pStyle w:val="21"/>
            <w:rPr>
              <w:noProof/>
              <w:kern w:val="2"/>
              <w:sz w:val="21"/>
              <w:szCs w:val="22"/>
            </w:rPr>
          </w:pPr>
          <w:hyperlink w:anchor="_Toc8135390" w:history="1">
            <w:r w:rsidR="005771C7" w:rsidRPr="00073467">
              <w:rPr>
                <w:rStyle w:val="ae"/>
                <w:rFonts w:ascii="黑体" w:hAnsi="黑体"/>
                <w:noProof/>
              </w:rPr>
              <w:t xml:space="preserve">5.n  </w:t>
            </w:r>
            <w:r w:rsidR="005771C7" w:rsidRPr="00073467">
              <w:rPr>
                <w:rStyle w:val="ae"/>
                <w:rFonts w:ascii="黑体" w:hAnsi="黑体"/>
                <w:noProof/>
              </w:rPr>
              <w:t>本章小结</w:t>
            </w:r>
            <w:r w:rsidR="005771C7">
              <w:rPr>
                <w:noProof/>
                <w:webHidden/>
              </w:rPr>
              <w:tab/>
            </w:r>
            <w:r w:rsidR="005771C7">
              <w:rPr>
                <w:noProof/>
                <w:webHidden/>
              </w:rPr>
              <w:fldChar w:fldCharType="begin"/>
            </w:r>
            <w:r w:rsidR="005771C7">
              <w:rPr>
                <w:noProof/>
                <w:webHidden/>
              </w:rPr>
              <w:instrText xml:space="preserve"> PAGEREF _Toc8135390 \h </w:instrText>
            </w:r>
            <w:r w:rsidR="005771C7">
              <w:rPr>
                <w:noProof/>
                <w:webHidden/>
              </w:rPr>
            </w:r>
            <w:r w:rsidR="005771C7">
              <w:rPr>
                <w:noProof/>
                <w:webHidden/>
              </w:rPr>
              <w:fldChar w:fldCharType="separate"/>
            </w:r>
            <w:r w:rsidR="005771C7">
              <w:rPr>
                <w:noProof/>
                <w:webHidden/>
              </w:rPr>
              <w:t>14</w:t>
            </w:r>
            <w:r w:rsidR="005771C7">
              <w:rPr>
                <w:noProof/>
                <w:webHidden/>
              </w:rPr>
              <w:fldChar w:fldCharType="end"/>
            </w:r>
          </w:hyperlink>
        </w:p>
        <w:p w:rsidR="005771C7" w:rsidRDefault="00CA0CDC">
          <w:pPr>
            <w:pStyle w:val="11"/>
            <w:tabs>
              <w:tab w:val="right" w:leader="dot" w:pos="9060"/>
            </w:tabs>
            <w:rPr>
              <w:noProof/>
              <w:kern w:val="2"/>
              <w:sz w:val="21"/>
              <w:szCs w:val="22"/>
            </w:rPr>
          </w:pPr>
          <w:hyperlink w:anchor="_Toc8135391" w:history="1">
            <w:r w:rsidR="005771C7" w:rsidRPr="00073467">
              <w:rPr>
                <w:rStyle w:val="ae"/>
                <w:noProof/>
              </w:rPr>
              <w:t>第</w:t>
            </w:r>
            <w:r w:rsidR="005771C7" w:rsidRPr="00073467">
              <w:rPr>
                <w:rStyle w:val="ae"/>
                <w:noProof/>
              </w:rPr>
              <w:t>6</w:t>
            </w:r>
            <w:r w:rsidR="005771C7" w:rsidRPr="00073467">
              <w:rPr>
                <w:rStyle w:val="ae"/>
                <w:noProof/>
              </w:rPr>
              <w:t>章</w:t>
            </w:r>
            <w:r w:rsidR="005771C7" w:rsidRPr="00073467">
              <w:rPr>
                <w:rStyle w:val="ae"/>
                <w:noProof/>
              </w:rPr>
              <w:t xml:space="preserve">  </w:t>
            </w:r>
            <w:r w:rsidR="005771C7" w:rsidRPr="00073467">
              <w:rPr>
                <w:rStyle w:val="ae"/>
                <w:noProof/>
              </w:rPr>
              <w:t>系统测试</w:t>
            </w:r>
            <w:r w:rsidR="005771C7">
              <w:rPr>
                <w:noProof/>
                <w:webHidden/>
              </w:rPr>
              <w:tab/>
            </w:r>
            <w:r w:rsidR="005771C7">
              <w:rPr>
                <w:noProof/>
                <w:webHidden/>
              </w:rPr>
              <w:fldChar w:fldCharType="begin"/>
            </w:r>
            <w:r w:rsidR="005771C7">
              <w:rPr>
                <w:noProof/>
                <w:webHidden/>
              </w:rPr>
              <w:instrText xml:space="preserve"> PAGEREF _Toc8135391 \h </w:instrText>
            </w:r>
            <w:r w:rsidR="005771C7">
              <w:rPr>
                <w:noProof/>
                <w:webHidden/>
              </w:rPr>
            </w:r>
            <w:r w:rsidR="005771C7">
              <w:rPr>
                <w:noProof/>
                <w:webHidden/>
              </w:rPr>
              <w:fldChar w:fldCharType="separate"/>
            </w:r>
            <w:r w:rsidR="005771C7">
              <w:rPr>
                <w:noProof/>
                <w:webHidden/>
              </w:rPr>
              <w:t>15</w:t>
            </w:r>
            <w:r w:rsidR="005771C7">
              <w:rPr>
                <w:noProof/>
                <w:webHidden/>
              </w:rPr>
              <w:fldChar w:fldCharType="end"/>
            </w:r>
          </w:hyperlink>
        </w:p>
        <w:p w:rsidR="005771C7" w:rsidRDefault="00CA0CDC">
          <w:pPr>
            <w:pStyle w:val="21"/>
            <w:rPr>
              <w:noProof/>
              <w:kern w:val="2"/>
              <w:sz w:val="21"/>
              <w:szCs w:val="22"/>
            </w:rPr>
          </w:pPr>
          <w:hyperlink w:anchor="_Toc8135392" w:history="1">
            <w:r w:rsidR="005771C7" w:rsidRPr="00073467">
              <w:rPr>
                <w:rStyle w:val="ae"/>
                <w:rFonts w:ascii="黑体" w:hAnsi="黑体"/>
                <w:noProof/>
              </w:rPr>
              <w:t xml:space="preserve">6.1  </w:t>
            </w:r>
            <w:r w:rsidR="005771C7" w:rsidRPr="00073467">
              <w:rPr>
                <w:rStyle w:val="ae"/>
                <w:rFonts w:ascii="黑体" w:hAnsi="黑体"/>
                <w:noProof/>
              </w:rPr>
              <w:t>系统测试方法介绍</w:t>
            </w:r>
            <w:r w:rsidR="005771C7">
              <w:rPr>
                <w:noProof/>
                <w:webHidden/>
              </w:rPr>
              <w:tab/>
            </w:r>
            <w:r w:rsidR="005771C7">
              <w:rPr>
                <w:noProof/>
                <w:webHidden/>
              </w:rPr>
              <w:fldChar w:fldCharType="begin"/>
            </w:r>
            <w:r w:rsidR="005771C7">
              <w:rPr>
                <w:noProof/>
                <w:webHidden/>
              </w:rPr>
              <w:instrText xml:space="preserve"> PAGEREF _Toc8135392 \h </w:instrText>
            </w:r>
            <w:r w:rsidR="005771C7">
              <w:rPr>
                <w:noProof/>
                <w:webHidden/>
              </w:rPr>
            </w:r>
            <w:r w:rsidR="005771C7">
              <w:rPr>
                <w:noProof/>
                <w:webHidden/>
              </w:rPr>
              <w:fldChar w:fldCharType="separate"/>
            </w:r>
            <w:r w:rsidR="005771C7">
              <w:rPr>
                <w:noProof/>
                <w:webHidden/>
              </w:rPr>
              <w:t>15</w:t>
            </w:r>
            <w:r w:rsidR="005771C7">
              <w:rPr>
                <w:noProof/>
                <w:webHidden/>
              </w:rPr>
              <w:fldChar w:fldCharType="end"/>
            </w:r>
          </w:hyperlink>
        </w:p>
        <w:p w:rsidR="005771C7" w:rsidRDefault="00CA0CDC">
          <w:pPr>
            <w:pStyle w:val="21"/>
            <w:rPr>
              <w:noProof/>
              <w:kern w:val="2"/>
              <w:sz w:val="21"/>
              <w:szCs w:val="22"/>
            </w:rPr>
          </w:pPr>
          <w:hyperlink w:anchor="_Toc8135393" w:history="1">
            <w:r w:rsidR="005771C7" w:rsidRPr="00073467">
              <w:rPr>
                <w:rStyle w:val="ae"/>
                <w:rFonts w:ascii="黑体" w:hAnsi="黑体"/>
                <w:noProof/>
              </w:rPr>
              <w:t xml:space="preserve">6.2  </w:t>
            </w:r>
            <w:r w:rsidR="005771C7" w:rsidRPr="00073467">
              <w:rPr>
                <w:rStyle w:val="ae"/>
                <w:rFonts w:ascii="黑体" w:hAnsi="黑体"/>
                <w:noProof/>
              </w:rPr>
              <w:t>系统的功能测试</w:t>
            </w:r>
            <w:r w:rsidR="005771C7">
              <w:rPr>
                <w:noProof/>
                <w:webHidden/>
              </w:rPr>
              <w:tab/>
            </w:r>
            <w:r w:rsidR="005771C7">
              <w:rPr>
                <w:noProof/>
                <w:webHidden/>
              </w:rPr>
              <w:fldChar w:fldCharType="begin"/>
            </w:r>
            <w:r w:rsidR="005771C7">
              <w:rPr>
                <w:noProof/>
                <w:webHidden/>
              </w:rPr>
              <w:instrText xml:space="preserve"> PAGEREF _Toc8135393 \h </w:instrText>
            </w:r>
            <w:r w:rsidR="005771C7">
              <w:rPr>
                <w:noProof/>
                <w:webHidden/>
              </w:rPr>
            </w:r>
            <w:r w:rsidR="005771C7">
              <w:rPr>
                <w:noProof/>
                <w:webHidden/>
              </w:rPr>
              <w:fldChar w:fldCharType="separate"/>
            </w:r>
            <w:r w:rsidR="005771C7">
              <w:rPr>
                <w:noProof/>
                <w:webHidden/>
              </w:rPr>
              <w:t>15</w:t>
            </w:r>
            <w:r w:rsidR="005771C7">
              <w:rPr>
                <w:noProof/>
                <w:webHidden/>
              </w:rPr>
              <w:fldChar w:fldCharType="end"/>
            </w:r>
          </w:hyperlink>
        </w:p>
        <w:p w:rsidR="005771C7" w:rsidRDefault="00CA0CDC">
          <w:pPr>
            <w:pStyle w:val="21"/>
            <w:rPr>
              <w:noProof/>
              <w:kern w:val="2"/>
              <w:sz w:val="21"/>
              <w:szCs w:val="22"/>
            </w:rPr>
          </w:pPr>
          <w:hyperlink w:anchor="_Toc8135394" w:history="1">
            <w:r w:rsidR="005771C7" w:rsidRPr="00073467">
              <w:rPr>
                <w:rStyle w:val="ae"/>
                <w:rFonts w:ascii="黑体" w:hAnsi="黑体"/>
                <w:noProof/>
              </w:rPr>
              <w:t xml:space="preserve">6.3  </w:t>
            </w:r>
            <w:r w:rsidR="005771C7" w:rsidRPr="00073467">
              <w:rPr>
                <w:rStyle w:val="ae"/>
                <w:rFonts w:ascii="黑体" w:hAnsi="黑体"/>
                <w:noProof/>
              </w:rPr>
              <w:t>系统的性能测试</w:t>
            </w:r>
            <w:r w:rsidR="005771C7">
              <w:rPr>
                <w:noProof/>
                <w:webHidden/>
              </w:rPr>
              <w:tab/>
            </w:r>
            <w:r w:rsidR="005771C7">
              <w:rPr>
                <w:noProof/>
                <w:webHidden/>
              </w:rPr>
              <w:fldChar w:fldCharType="begin"/>
            </w:r>
            <w:r w:rsidR="005771C7">
              <w:rPr>
                <w:noProof/>
                <w:webHidden/>
              </w:rPr>
              <w:instrText xml:space="preserve"> PAGEREF _Toc8135394 \h </w:instrText>
            </w:r>
            <w:r w:rsidR="005771C7">
              <w:rPr>
                <w:noProof/>
                <w:webHidden/>
              </w:rPr>
            </w:r>
            <w:r w:rsidR="005771C7">
              <w:rPr>
                <w:noProof/>
                <w:webHidden/>
              </w:rPr>
              <w:fldChar w:fldCharType="separate"/>
            </w:r>
            <w:r w:rsidR="005771C7">
              <w:rPr>
                <w:noProof/>
                <w:webHidden/>
              </w:rPr>
              <w:t>15</w:t>
            </w:r>
            <w:r w:rsidR="005771C7">
              <w:rPr>
                <w:noProof/>
                <w:webHidden/>
              </w:rPr>
              <w:fldChar w:fldCharType="end"/>
            </w:r>
          </w:hyperlink>
        </w:p>
        <w:p w:rsidR="005771C7" w:rsidRDefault="00CA0CDC">
          <w:pPr>
            <w:pStyle w:val="21"/>
            <w:rPr>
              <w:noProof/>
              <w:kern w:val="2"/>
              <w:sz w:val="21"/>
              <w:szCs w:val="22"/>
            </w:rPr>
          </w:pPr>
          <w:hyperlink w:anchor="_Toc8135395" w:history="1">
            <w:r w:rsidR="005771C7" w:rsidRPr="00073467">
              <w:rPr>
                <w:rStyle w:val="ae"/>
                <w:rFonts w:ascii="黑体" w:hAnsi="黑体"/>
                <w:noProof/>
              </w:rPr>
              <w:t xml:space="preserve">6.n  </w:t>
            </w:r>
            <w:r w:rsidR="005771C7" w:rsidRPr="00073467">
              <w:rPr>
                <w:rStyle w:val="ae"/>
                <w:rFonts w:ascii="黑体" w:hAnsi="黑体"/>
                <w:noProof/>
              </w:rPr>
              <w:t>本章小结</w:t>
            </w:r>
            <w:r w:rsidR="005771C7">
              <w:rPr>
                <w:noProof/>
                <w:webHidden/>
              </w:rPr>
              <w:tab/>
            </w:r>
            <w:r w:rsidR="005771C7">
              <w:rPr>
                <w:noProof/>
                <w:webHidden/>
              </w:rPr>
              <w:fldChar w:fldCharType="begin"/>
            </w:r>
            <w:r w:rsidR="005771C7">
              <w:rPr>
                <w:noProof/>
                <w:webHidden/>
              </w:rPr>
              <w:instrText xml:space="preserve"> PAGEREF _Toc8135395 \h </w:instrText>
            </w:r>
            <w:r w:rsidR="005771C7">
              <w:rPr>
                <w:noProof/>
                <w:webHidden/>
              </w:rPr>
            </w:r>
            <w:r w:rsidR="005771C7">
              <w:rPr>
                <w:noProof/>
                <w:webHidden/>
              </w:rPr>
              <w:fldChar w:fldCharType="separate"/>
            </w:r>
            <w:r w:rsidR="005771C7">
              <w:rPr>
                <w:noProof/>
                <w:webHidden/>
              </w:rPr>
              <w:t>15</w:t>
            </w:r>
            <w:r w:rsidR="005771C7">
              <w:rPr>
                <w:noProof/>
                <w:webHidden/>
              </w:rPr>
              <w:fldChar w:fldCharType="end"/>
            </w:r>
          </w:hyperlink>
        </w:p>
        <w:p w:rsidR="005771C7" w:rsidRDefault="00CA0CDC">
          <w:pPr>
            <w:pStyle w:val="11"/>
            <w:tabs>
              <w:tab w:val="right" w:leader="dot" w:pos="9060"/>
            </w:tabs>
            <w:rPr>
              <w:noProof/>
              <w:kern w:val="2"/>
              <w:sz w:val="21"/>
              <w:szCs w:val="22"/>
            </w:rPr>
          </w:pPr>
          <w:hyperlink w:anchor="_Toc8135396" w:history="1">
            <w:r w:rsidR="005771C7" w:rsidRPr="00073467">
              <w:rPr>
                <w:rStyle w:val="ae"/>
                <w:noProof/>
              </w:rPr>
              <w:t>第</w:t>
            </w:r>
            <w:r w:rsidR="005771C7" w:rsidRPr="00073467">
              <w:rPr>
                <w:rStyle w:val="ae"/>
                <w:noProof/>
              </w:rPr>
              <w:t>N</w:t>
            </w:r>
            <w:r w:rsidR="005771C7" w:rsidRPr="00073467">
              <w:rPr>
                <w:rStyle w:val="ae"/>
                <w:noProof/>
              </w:rPr>
              <w:t>章</w:t>
            </w:r>
            <w:r w:rsidR="005771C7" w:rsidRPr="00073467">
              <w:rPr>
                <w:rStyle w:val="ae"/>
                <w:noProof/>
              </w:rPr>
              <w:t xml:space="preserve">  </w:t>
            </w:r>
            <w:r w:rsidR="005771C7" w:rsidRPr="00073467">
              <w:rPr>
                <w:rStyle w:val="ae"/>
                <w:noProof/>
              </w:rPr>
              <w:t>结束语</w:t>
            </w:r>
            <w:r w:rsidR="005771C7">
              <w:rPr>
                <w:noProof/>
                <w:webHidden/>
              </w:rPr>
              <w:tab/>
            </w:r>
            <w:r w:rsidR="005771C7">
              <w:rPr>
                <w:noProof/>
                <w:webHidden/>
              </w:rPr>
              <w:fldChar w:fldCharType="begin"/>
            </w:r>
            <w:r w:rsidR="005771C7">
              <w:rPr>
                <w:noProof/>
                <w:webHidden/>
              </w:rPr>
              <w:instrText xml:space="preserve"> PAGEREF _Toc8135396 \h </w:instrText>
            </w:r>
            <w:r w:rsidR="005771C7">
              <w:rPr>
                <w:noProof/>
                <w:webHidden/>
              </w:rPr>
            </w:r>
            <w:r w:rsidR="005771C7">
              <w:rPr>
                <w:noProof/>
                <w:webHidden/>
              </w:rPr>
              <w:fldChar w:fldCharType="separate"/>
            </w:r>
            <w:r w:rsidR="005771C7">
              <w:rPr>
                <w:noProof/>
                <w:webHidden/>
              </w:rPr>
              <w:t>16</w:t>
            </w:r>
            <w:r w:rsidR="005771C7">
              <w:rPr>
                <w:noProof/>
                <w:webHidden/>
              </w:rPr>
              <w:fldChar w:fldCharType="end"/>
            </w:r>
          </w:hyperlink>
        </w:p>
        <w:p w:rsidR="005771C7" w:rsidRDefault="00CA0CDC">
          <w:pPr>
            <w:pStyle w:val="21"/>
            <w:rPr>
              <w:noProof/>
              <w:kern w:val="2"/>
              <w:sz w:val="21"/>
              <w:szCs w:val="22"/>
            </w:rPr>
          </w:pPr>
          <w:hyperlink w:anchor="_Toc8135397" w:history="1">
            <w:r w:rsidR="005771C7" w:rsidRPr="00073467">
              <w:rPr>
                <w:rStyle w:val="ae"/>
                <w:rFonts w:ascii="黑体" w:hAnsi="黑体"/>
                <w:noProof/>
              </w:rPr>
              <w:t xml:space="preserve">N.1  </w:t>
            </w:r>
            <w:r w:rsidR="005771C7" w:rsidRPr="00073467">
              <w:rPr>
                <w:rStyle w:val="ae"/>
                <w:rFonts w:ascii="黑体" w:hAnsi="黑体"/>
                <w:noProof/>
              </w:rPr>
              <w:t>论文工作总结</w:t>
            </w:r>
            <w:r w:rsidR="005771C7">
              <w:rPr>
                <w:noProof/>
                <w:webHidden/>
              </w:rPr>
              <w:tab/>
            </w:r>
            <w:r w:rsidR="005771C7">
              <w:rPr>
                <w:noProof/>
                <w:webHidden/>
              </w:rPr>
              <w:fldChar w:fldCharType="begin"/>
            </w:r>
            <w:r w:rsidR="005771C7">
              <w:rPr>
                <w:noProof/>
                <w:webHidden/>
              </w:rPr>
              <w:instrText xml:space="preserve"> PAGEREF _Toc8135397 \h </w:instrText>
            </w:r>
            <w:r w:rsidR="005771C7">
              <w:rPr>
                <w:noProof/>
                <w:webHidden/>
              </w:rPr>
            </w:r>
            <w:r w:rsidR="005771C7">
              <w:rPr>
                <w:noProof/>
                <w:webHidden/>
              </w:rPr>
              <w:fldChar w:fldCharType="separate"/>
            </w:r>
            <w:r w:rsidR="005771C7">
              <w:rPr>
                <w:noProof/>
                <w:webHidden/>
              </w:rPr>
              <w:t>16</w:t>
            </w:r>
            <w:r w:rsidR="005771C7">
              <w:rPr>
                <w:noProof/>
                <w:webHidden/>
              </w:rPr>
              <w:fldChar w:fldCharType="end"/>
            </w:r>
          </w:hyperlink>
        </w:p>
        <w:p w:rsidR="005771C7" w:rsidRDefault="00CA0CDC">
          <w:pPr>
            <w:pStyle w:val="21"/>
            <w:rPr>
              <w:noProof/>
              <w:kern w:val="2"/>
              <w:sz w:val="21"/>
              <w:szCs w:val="22"/>
            </w:rPr>
          </w:pPr>
          <w:hyperlink w:anchor="_Toc8135398" w:history="1">
            <w:r w:rsidR="005771C7" w:rsidRPr="00073467">
              <w:rPr>
                <w:rStyle w:val="ae"/>
                <w:rFonts w:ascii="黑体"/>
                <w:noProof/>
              </w:rPr>
              <w:t xml:space="preserve">N.2  </w:t>
            </w:r>
            <w:r w:rsidR="005771C7" w:rsidRPr="00073467">
              <w:rPr>
                <w:rStyle w:val="ae"/>
                <w:rFonts w:ascii="黑体"/>
                <w:noProof/>
              </w:rPr>
              <w:t>问题和展望</w:t>
            </w:r>
            <w:r w:rsidR="005771C7">
              <w:rPr>
                <w:noProof/>
                <w:webHidden/>
              </w:rPr>
              <w:tab/>
            </w:r>
            <w:r w:rsidR="005771C7">
              <w:rPr>
                <w:noProof/>
                <w:webHidden/>
              </w:rPr>
              <w:fldChar w:fldCharType="begin"/>
            </w:r>
            <w:r w:rsidR="005771C7">
              <w:rPr>
                <w:noProof/>
                <w:webHidden/>
              </w:rPr>
              <w:instrText xml:space="preserve"> PAGEREF _Toc8135398 \h </w:instrText>
            </w:r>
            <w:r w:rsidR="005771C7">
              <w:rPr>
                <w:noProof/>
                <w:webHidden/>
              </w:rPr>
            </w:r>
            <w:r w:rsidR="005771C7">
              <w:rPr>
                <w:noProof/>
                <w:webHidden/>
              </w:rPr>
              <w:fldChar w:fldCharType="separate"/>
            </w:r>
            <w:r w:rsidR="005771C7">
              <w:rPr>
                <w:noProof/>
                <w:webHidden/>
              </w:rPr>
              <w:t>16</w:t>
            </w:r>
            <w:r w:rsidR="005771C7">
              <w:rPr>
                <w:noProof/>
                <w:webHidden/>
              </w:rPr>
              <w:fldChar w:fldCharType="end"/>
            </w:r>
          </w:hyperlink>
        </w:p>
        <w:p w:rsidR="005771C7" w:rsidRDefault="00CA0CDC">
          <w:pPr>
            <w:pStyle w:val="11"/>
            <w:tabs>
              <w:tab w:val="right" w:leader="dot" w:pos="9060"/>
            </w:tabs>
            <w:rPr>
              <w:noProof/>
              <w:kern w:val="2"/>
              <w:sz w:val="21"/>
              <w:szCs w:val="22"/>
            </w:rPr>
          </w:pPr>
          <w:hyperlink w:anchor="_Toc8135399" w:history="1">
            <w:r w:rsidR="005771C7" w:rsidRPr="00073467">
              <w:rPr>
                <w:rStyle w:val="ae"/>
                <w:noProof/>
              </w:rPr>
              <w:t>参考文献</w:t>
            </w:r>
            <w:r w:rsidR="005771C7">
              <w:rPr>
                <w:noProof/>
                <w:webHidden/>
              </w:rPr>
              <w:tab/>
            </w:r>
            <w:r w:rsidR="005771C7">
              <w:rPr>
                <w:noProof/>
                <w:webHidden/>
              </w:rPr>
              <w:fldChar w:fldCharType="begin"/>
            </w:r>
            <w:r w:rsidR="005771C7">
              <w:rPr>
                <w:noProof/>
                <w:webHidden/>
              </w:rPr>
              <w:instrText xml:space="preserve"> PAGEREF _Toc8135399 \h </w:instrText>
            </w:r>
            <w:r w:rsidR="005771C7">
              <w:rPr>
                <w:noProof/>
                <w:webHidden/>
              </w:rPr>
            </w:r>
            <w:r w:rsidR="005771C7">
              <w:rPr>
                <w:noProof/>
                <w:webHidden/>
              </w:rPr>
              <w:fldChar w:fldCharType="separate"/>
            </w:r>
            <w:r w:rsidR="005771C7">
              <w:rPr>
                <w:noProof/>
                <w:webHidden/>
              </w:rPr>
              <w:t>17</w:t>
            </w:r>
            <w:r w:rsidR="005771C7">
              <w:rPr>
                <w:noProof/>
                <w:webHidden/>
              </w:rPr>
              <w:fldChar w:fldCharType="end"/>
            </w:r>
          </w:hyperlink>
        </w:p>
        <w:p w:rsidR="005771C7" w:rsidRDefault="00CA0CDC">
          <w:pPr>
            <w:pStyle w:val="11"/>
            <w:tabs>
              <w:tab w:val="right" w:leader="dot" w:pos="9060"/>
            </w:tabs>
            <w:rPr>
              <w:noProof/>
              <w:kern w:val="2"/>
              <w:sz w:val="21"/>
              <w:szCs w:val="22"/>
            </w:rPr>
          </w:pPr>
          <w:hyperlink w:anchor="_Toc8135400" w:history="1">
            <w:r w:rsidR="005771C7" w:rsidRPr="00073467">
              <w:rPr>
                <w:rStyle w:val="ae"/>
                <w:noProof/>
              </w:rPr>
              <w:t>致</w:t>
            </w:r>
            <w:r w:rsidR="005771C7" w:rsidRPr="00073467">
              <w:rPr>
                <w:rStyle w:val="ae"/>
                <w:noProof/>
              </w:rPr>
              <w:t xml:space="preserve">    </w:t>
            </w:r>
            <w:r w:rsidR="005771C7" w:rsidRPr="00073467">
              <w:rPr>
                <w:rStyle w:val="ae"/>
                <w:noProof/>
              </w:rPr>
              <w:t>谢</w:t>
            </w:r>
            <w:r w:rsidR="005771C7">
              <w:rPr>
                <w:noProof/>
                <w:webHidden/>
              </w:rPr>
              <w:tab/>
            </w:r>
            <w:r w:rsidR="005771C7">
              <w:rPr>
                <w:noProof/>
                <w:webHidden/>
              </w:rPr>
              <w:fldChar w:fldCharType="begin"/>
            </w:r>
            <w:r w:rsidR="005771C7">
              <w:rPr>
                <w:noProof/>
                <w:webHidden/>
              </w:rPr>
              <w:instrText xml:space="preserve"> PAGEREF _Toc8135400 \h </w:instrText>
            </w:r>
            <w:r w:rsidR="005771C7">
              <w:rPr>
                <w:noProof/>
                <w:webHidden/>
              </w:rPr>
            </w:r>
            <w:r w:rsidR="005771C7">
              <w:rPr>
                <w:noProof/>
                <w:webHidden/>
              </w:rPr>
              <w:fldChar w:fldCharType="separate"/>
            </w:r>
            <w:r w:rsidR="005771C7">
              <w:rPr>
                <w:noProof/>
                <w:webHidden/>
              </w:rPr>
              <w:t>19</w:t>
            </w:r>
            <w:r w:rsidR="005771C7">
              <w:rPr>
                <w:noProof/>
                <w:webHidden/>
              </w:rPr>
              <w:fldChar w:fldCharType="end"/>
            </w:r>
          </w:hyperlink>
        </w:p>
        <w:p w:rsidR="005771C7" w:rsidRDefault="00CA0CDC">
          <w:pPr>
            <w:pStyle w:val="11"/>
            <w:tabs>
              <w:tab w:val="right" w:leader="dot" w:pos="9060"/>
            </w:tabs>
            <w:rPr>
              <w:noProof/>
              <w:kern w:val="2"/>
              <w:sz w:val="21"/>
              <w:szCs w:val="22"/>
            </w:rPr>
          </w:pPr>
          <w:hyperlink w:anchor="_Toc8135401" w:history="1">
            <w:r w:rsidR="005771C7" w:rsidRPr="00073467">
              <w:rPr>
                <w:rStyle w:val="ae"/>
                <w:noProof/>
              </w:rPr>
              <w:t>附</w:t>
            </w:r>
            <w:r w:rsidR="005771C7" w:rsidRPr="00073467">
              <w:rPr>
                <w:rStyle w:val="ae"/>
                <w:noProof/>
              </w:rPr>
              <w:t xml:space="preserve">    </w:t>
            </w:r>
            <w:r w:rsidR="005771C7" w:rsidRPr="00073467">
              <w:rPr>
                <w:rStyle w:val="ae"/>
                <w:noProof/>
              </w:rPr>
              <w:t>录</w:t>
            </w:r>
            <w:r w:rsidR="005771C7">
              <w:rPr>
                <w:noProof/>
                <w:webHidden/>
              </w:rPr>
              <w:tab/>
            </w:r>
            <w:r w:rsidR="005771C7">
              <w:rPr>
                <w:noProof/>
                <w:webHidden/>
              </w:rPr>
              <w:fldChar w:fldCharType="begin"/>
            </w:r>
            <w:r w:rsidR="005771C7">
              <w:rPr>
                <w:noProof/>
                <w:webHidden/>
              </w:rPr>
              <w:instrText xml:space="preserve"> PAGEREF _Toc8135401 \h </w:instrText>
            </w:r>
            <w:r w:rsidR="005771C7">
              <w:rPr>
                <w:noProof/>
                <w:webHidden/>
              </w:rPr>
            </w:r>
            <w:r w:rsidR="005771C7">
              <w:rPr>
                <w:noProof/>
                <w:webHidden/>
              </w:rPr>
              <w:fldChar w:fldCharType="separate"/>
            </w:r>
            <w:r w:rsidR="005771C7">
              <w:rPr>
                <w:noProof/>
                <w:webHidden/>
              </w:rPr>
              <w:t>20</w:t>
            </w:r>
            <w:r w:rsidR="005771C7">
              <w:rPr>
                <w:noProof/>
                <w:webHidden/>
              </w:rPr>
              <w:fldChar w:fldCharType="end"/>
            </w:r>
          </w:hyperlink>
        </w:p>
        <w:p w:rsidR="005771C7" w:rsidRDefault="00CA0CDC">
          <w:pPr>
            <w:pStyle w:val="11"/>
            <w:tabs>
              <w:tab w:val="right" w:leader="dot" w:pos="9060"/>
            </w:tabs>
            <w:rPr>
              <w:noProof/>
              <w:kern w:val="2"/>
              <w:sz w:val="21"/>
              <w:szCs w:val="22"/>
            </w:rPr>
          </w:pPr>
          <w:hyperlink w:anchor="_Toc8135402" w:history="1">
            <w:r w:rsidR="005771C7" w:rsidRPr="00073467">
              <w:rPr>
                <w:rStyle w:val="ae"/>
                <w:noProof/>
              </w:rPr>
              <w:t>外</w:t>
            </w:r>
            <w:r w:rsidR="005771C7" w:rsidRPr="00073467">
              <w:rPr>
                <w:rStyle w:val="ae"/>
                <w:noProof/>
              </w:rPr>
              <w:t xml:space="preserve"> </w:t>
            </w:r>
            <w:r w:rsidR="005771C7" w:rsidRPr="00073467">
              <w:rPr>
                <w:rStyle w:val="ae"/>
                <w:noProof/>
              </w:rPr>
              <w:t>文</w:t>
            </w:r>
            <w:r w:rsidR="005771C7" w:rsidRPr="00073467">
              <w:rPr>
                <w:rStyle w:val="ae"/>
                <w:noProof/>
              </w:rPr>
              <w:t xml:space="preserve"> </w:t>
            </w:r>
            <w:r w:rsidR="005771C7" w:rsidRPr="00073467">
              <w:rPr>
                <w:rStyle w:val="ae"/>
                <w:noProof/>
              </w:rPr>
              <w:t>资</w:t>
            </w:r>
            <w:r w:rsidR="005771C7" w:rsidRPr="00073467">
              <w:rPr>
                <w:rStyle w:val="ae"/>
                <w:noProof/>
              </w:rPr>
              <w:t xml:space="preserve"> </w:t>
            </w:r>
            <w:r w:rsidR="005771C7" w:rsidRPr="00073467">
              <w:rPr>
                <w:rStyle w:val="ae"/>
                <w:noProof/>
              </w:rPr>
              <w:t>料</w:t>
            </w:r>
            <w:r w:rsidR="005771C7">
              <w:rPr>
                <w:noProof/>
                <w:webHidden/>
              </w:rPr>
              <w:tab/>
            </w:r>
            <w:r w:rsidR="005771C7">
              <w:rPr>
                <w:noProof/>
                <w:webHidden/>
              </w:rPr>
              <w:fldChar w:fldCharType="begin"/>
            </w:r>
            <w:r w:rsidR="005771C7">
              <w:rPr>
                <w:noProof/>
                <w:webHidden/>
              </w:rPr>
              <w:instrText xml:space="preserve"> PAGEREF _Toc8135402 \h </w:instrText>
            </w:r>
            <w:r w:rsidR="005771C7">
              <w:rPr>
                <w:noProof/>
                <w:webHidden/>
              </w:rPr>
            </w:r>
            <w:r w:rsidR="005771C7">
              <w:rPr>
                <w:noProof/>
                <w:webHidden/>
              </w:rPr>
              <w:fldChar w:fldCharType="separate"/>
            </w:r>
            <w:r w:rsidR="005771C7">
              <w:rPr>
                <w:noProof/>
                <w:webHidden/>
              </w:rPr>
              <w:t>21</w:t>
            </w:r>
            <w:r w:rsidR="005771C7">
              <w:rPr>
                <w:noProof/>
                <w:webHidden/>
              </w:rPr>
              <w:fldChar w:fldCharType="end"/>
            </w:r>
          </w:hyperlink>
        </w:p>
        <w:p w:rsidR="005771C7" w:rsidRDefault="00CA0CDC">
          <w:pPr>
            <w:pStyle w:val="11"/>
            <w:tabs>
              <w:tab w:val="right" w:leader="dot" w:pos="9060"/>
            </w:tabs>
            <w:rPr>
              <w:noProof/>
              <w:kern w:val="2"/>
              <w:sz w:val="21"/>
              <w:szCs w:val="22"/>
            </w:rPr>
          </w:pPr>
          <w:hyperlink w:anchor="_Toc8135403" w:history="1">
            <w:r w:rsidR="005771C7" w:rsidRPr="00073467">
              <w:rPr>
                <w:rStyle w:val="ae"/>
                <w:noProof/>
              </w:rPr>
              <w:t>外</w:t>
            </w:r>
            <w:r w:rsidR="005771C7" w:rsidRPr="00073467">
              <w:rPr>
                <w:rStyle w:val="ae"/>
                <w:noProof/>
              </w:rPr>
              <w:t xml:space="preserve"> </w:t>
            </w:r>
            <w:r w:rsidR="005771C7" w:rsidRPr="00073467">
              <w:rPr>
                <w:rStyle w:val="ae"/>
                <w:noProof/>
              </w:rPr>
              <w:t>文</w:t>
            </w:r>
            <w:r w:rsidR="005771C7" w:rsidRPr="00073467">
              <w:rPr>
                <w:rStyle w:val="ae"/>
                <w:noProof/>
              </w:rPr>
              <w:t xml:space="preserve"> </w:t>
            </w:r>
            <w:r w:rsidR="005771C7" w:rsidRPr="00073467">
              <w:rPr>
                <w:rStyle w:val="ae"/>
                <w:noProof/>
              </w:rPr>
              <w:t>译</w:t>
            </w:r>
            <w:r w:rsidR="005771C7" w:rsidRPr="00073467">
              <w:rPr>
                <w:rStyle w:val="ae"/>
                <w:noProof/>
              </w:rPr>
              <w:t xml:space="preserve"> </w:t>
            </w:r>
            <w:r w:rsidR="005771C7" w:rsidRPr="00073467">
              <w:rPr>
                <w:rStyle w:val="ae"/>
                <w:noProof/>
              </w:rPr>
              <w:t>文</w:t>
            </w:r>
            <w:r w:rsidR="005771C7">
              <w:rPr>
                <w:noProof/>
                <w:webHidden/>
              </w:rPr>
              <w:tab/>
            </w:r>
            <w:r w:rsidR="005771C7">
              <w:rPr>
                <w:noProof/>
                <w:webHidden/>
              </w:rPr>
              <w:fldChar w:fldCharType="begin"/>
            </w:r>
            <w:r w:rsidR="005771C7">
              <w:rPr>
                <w:noProof/>
                <w:webHidden/>
              </w:rPr>
              <w:instrText xml:space="preserve"> PAGEREF _Toc8135403 \h </w:instrText>
            </w:r>
            <w:r w:rsidR="005771C7">
              <w:rPr>
                <w:noProof/>
                <w:webHidden/>
              </w:rPr>
            </w:r>
            <w:r w:rsidR="005771C7">
              <w:rPr>
                <w:noProof/>
                <w:webHidden/>
              </w:rPr>
              <w:fldChar w:fldCharType="separate"/>
            </w:r>
            <w:r w:rsidR="005771C7">
              <w:rPr>
                <w:noProof/>
                <w:webHidden/>
              </w:rPr>
              <w:t>22</w:t>
            </w:r>
            <w:r w:rsidR="005771C7">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lastRenderedPageBreak/>
            <w:fldChar w:fldCharType="end"/>
          </w:r>
          <w:r w:rsidR="000B6D9E">
            <w:rPr>
              <w:rFonts w:ascii="宋体" w:eastAsia="宋体" w:hAnsi="宋体"/>
              <w:sz w:val="24"/>
              <w:szCs w:val="24"/>
            </w:rPr>
            <w:t xml:space="preserve"> </w:t>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8135347"/>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rPr>
      </w:pPr>
      <w:bookmarkStart w:id="4" w:name="_Toc8135348"/>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8135349"/>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8135350"/>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w:t>
      </w:r>
      <w:proofErr w:type="gramStart"/>
      <w:r w:rsidR="006528C5">
        <w:rPr>
          <w:rFonts w:ascii="宋体" w:eastAsia="宋体" w:hAnsi="宋体" w:hint="eastAsia"/>
          <w:sz w:val="24"/>
          <w:szCs w:val="24"/>
        </w:rPr>
        <w:t>秩</w:t>
      </w:r>
      <w:proofErr w:type="gramEnd"/>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proofErr w:type="gramStart"/>
      <w:r w:rsidR="00966DE8">
        <w:rPr>
          <w:rFonts w:ascii="宋体" w:eastAsia="宋体" w:hAnsi="宋体" w:hint="eastAsia"/>
          <w:sz w:val="24"/>
          <w:szCs w:val="24"/>
        </w:rPr>
        <w:t>隐</w:t>
      </w:r>
      <w:proofErr w:type="gramEnd"/>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proofErr w:type="gramStart"/>
      <w:r w:rsidR="00966DE8">
        <w:rPr>
          <w:rFonts w:ascii="宋体" w:eastAsia="宋体" w:hAnsi="宋体" w:hint="eastAsia"/>
          <w:sz w:val="24"/>
          <w:szCs w:val="24"/>
        </w:rPr>
        <w:t>隐</w:t>
      </w:r>
      <w:proofErr w:type="gramEnd"/>
      <w:r w:rsidR="00702DA2" w:rsidRPr="00702DA2">
        <w:rPr>
          <w:rFonts w:ascii="宋体" w:eastAsia="宋体" w:hAnsi="宋体" w:hint="eastAsia"/>
          <w:sz w:val="24"/>
          <w:szCs w:val="24"/>
        </w:rPr>
        <w:t>因子模型</w:t>
      </w:r>
      <w:r w:rsidR="00702DA2">
        <w:rPr>
          <w:rFonts w:ascii="宋体" w:eastAsia="宋体" w:hAnsi="宋体" w:hint="eastAsia"/>
          <w:sz w:val="24"/>
          <w:szCs w:val="24"/>
        </w:rPr>
        <w:t>极易</w:t>
      </w:r>
      <w:proofErr w:type="gramStart"/>
      <w:r w:rsidR="00702DA2">
        <w:rPr>
          <w:rFonts w:ascii="宋体" w:eastAsia="宋体" w:hAnsi="宋体" w:hint="eastAsia"/>
          <w:sz w:val="24"/>
          <w:szCs w:val="24"/>
        </w:rPr>
        <w:t>受</w:t>
      </w:r>
      <w:r w:rsidR="00702DA2" w:rsidRPr="00702DA2">
        <w:rPr>
          <w:rFonts w:ascii="宋体" w:eastAsia="宋体" w:hAnsi="宋体" w:hint="eastAsia"/>
          <w:sz w:val="24"/>
          <w:szCs w:val="24"/>
        </w:rPr>
        <w:t>数据</w:t>
      </w:r>
      <w:proofErr w:type="gramEnd"/>
      <w:r w:rsidR="00702DA2" w:rsidRPr="00702DA2">
        <w:rPr>
          <w:rFonts w:ascii="宋体" w:eastAsia="宋体" w:hAnsi="宋体" w:hint="eastAsia"/>
          <w:sz w:val="24"/>
          <w:szCs w:val="24"/>
        </w:rPr>
        <w:t>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proofErr w:type="gramStart"/>
      <w:r w:rsidR="00966DE8">
        <w:rPr>
          <w:rFonts w:ascii="宋体" w:eastAsia="宋体" w:hAnsi="宋体" w:hint="eastAsia"/>
          <w:sz w:val="24"/>
          <w:szCs w:val="24"/>
        </w:rPr>
        <w:t>隐</w:t>
      </w:r>
      <w:proofErr w:type="gramEnd"/>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proofErr w:type="gramStart"/>
      <w:r w:rsidR="00966DE8">
        <w:rPr>
          <w:rFonts w:ascii="宋体" w:eastAsia="宋体" w:hAnsi="宋体" w:hint="eastAsia"/>
          <w:sz w:val="24"/>
          <w:szCs w:val="24"/>
        </w:rPr>
        <w:t>隐</w:t>
      </w:r>
      <w:r w:rsidRPr="00BD6363">
        <w:rPr>
          <w:rFonts w:ascii="宋体" w:eastAsia="宋体" w:hAnsi="宋体" w:hint="eastAsia"/>
          <w:sz w:val="24"/>
          <w:szCs w:val="24"/>
        </w:rPr>
        <w:t>特征</w:t>
      </w:r>
      <w:proofErr w:type="gramEnd"/>
      <w:r w:rsidRPr="00BD6363">
        <w:rPr>
          <w:rFonts w:ascii="宋体" w:eastAsia="宋体" w:hAnsi="宋体" w:hint="eastAsia"/>
          <w:sz w:val="24"/>
          <w:szCs w:val="24"/>
        </w:rPr>
        <w:t>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w:t>
      </w:r>
      <w:proofErr w:type="spellStart"/>
      <w:r w:rsidRPr="00BD6363">
        <w:rPr>
          <w:rFonts w:ascii="宋体" w:eastAsia="宋体" w:hAnsi="宋体" w:hint="eastAsia"/>
          <w:sz w:val="24"/>
          <w:szCs w:val="24"/>
        </w:rPr>
        <w:t>Jamali</w:t>
      </w:r>
      <w:proofErr w:type="spellEnd"/>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proofErr w:type="gramStart"/>
      <w:r w:rsidR="00966DE8">
        <w:rPr>
          <w:rFonts w:ascii="宋体" w:eastAsia="宋体" w:hAnsi="宋体" w:hint="eastAsia"/>
          <w:sz w:val="24"/>
          <w:szCs w:val="24"/>
        </w:rPr>
        <w:t>隐</w:t>
      </w:r>
      <w:proofErr w:type="gramEnd"/>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w:t>
      </w:r>
      <w:proofErr w:type="gramStart"/>
      <w:r w:rsidRPr="00BD6363">
        <w:rPr>
          <w:rFonts w:ascii="宋体" w:eastAsia="宋体" w:hAnsi="宋体" w:hint="eastAsia"/>
          <w:sz w:val="24"/>
          <w:szCs w:val="24"/>
        </w:rPr>
        <w:t>边</w:t>
      </w:r>
      <w:proofErr w:type="gramEnd"/>
      <w:r w:rsidRPr="00BD6363">
        <w:rPr>
          <w:rFonts w:ascii="宋体" w:eastAsia="宋体" w:hAnsi="宋体" w:hint="eastAsia"/>
          <w:sz w:val="24"/>
          <w:szCs w:val="24"/>
        </w:rPr>
        <w:t>类型，没有简单的网络模式。这种</w:t>
      </w:r>
      <w:proofErr w:type="gramStart"/>
      <w:r w:rsidRPr="00BD6363">
        <w:rPr>
          <w:rFonts w:ascii="宋体" w:eastAsia="宋体" w:hAnsi="宋体" w:hint="eastAsia"/>
          <w:sz w:val="24"/>
          <w:szCs w:val="24"/>
        </w:rPr>
        <w:t>无模式</w:t>
      </w:r>
      <w:proofErr w:type="gramEnd"/>
      <w:r w:rsidRPr="00BD6363">
        <w:rPr>
          <w:rFonts w:ascii="宋体" w:eastAsia="宋体" w:hAnsi="宋体" w:hint="eastAsia"/>
          <w:sz w:val="24"/>
          <w:szCs w:val="24"/>
        </w:rPr>
        <w:t>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8135351"/>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8135352"/>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8135353"/>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w:t>
      </w:r>
      <w:proofErr w:type="gramStart"/>
      <w:r w:rsidR="00CE4015" w:rsidRPr="00581EDB">
        <w:rPr>
          <w:rFonts w:ascii="宋体" w:eastAsia="宋体" w:hAnsi="宋体" w:hint="eastAsia"/>
          <w:sz w:val="24"/>
          <w:szCs w:val="24"/>
        </w:rPr>
        <w:t>的点积来</w:t>
      </w:r>
      <w:proofErr w:type="gramEnd"/>
      <w:r w:rsidR="00CE4015" w:rsidRPr="00581EDB">
        <w:rPr>
          <w:rFonts w:ascii="宋体" w:eastAsia="宋体" w:hAnsi="宋体" w:hint="eastAsia"/>
          <w:sz w:val="24"/>
          <w:szCs w:val="24"/>
        </w:rPr>
        <w:t>度量的。由于</w:t>
      </w:r>
      <w:proofErr w:type="gramStart"/>
      <w:r w:rsidR="00CE4015" w:rsidRPr="00581EDB">
        <w:rPr>
          <w:rFonts w:ascii="宋体" w:eastAsia="宋体" w:hAnsi="宋体" w:hint="eastAsia"/>
          <w:sz w:val="24"/>
          <w:szCs w:val="24"/>
        </w:rPr>
        <w:t>点积本身</w:t>
      </w:r>
      <w:proofErr w:type="gramEnd"/>
      <w:r w:rsidR="00CE4015" w:rsidRPr="00581EDB">
        <w:rPr>
          <w:rFonts w:ascii="宋体" w:eastAsia="宋体" w:hAnsi="宋体" w:hint="eastAsia"/>
          <w:sz w:val="24"/>
          <w:szCs w:val="24"/>
        </w:rPr>
        <w:t>所固有的缺陷——不满足三角不等式，可能导致相似性的传递特征被破坏，从而限制模型效果的提升。与此同时，</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使用point-wise损失函数，关注于交互可能性的绝对数值。但对于Top-N推荐而言，相对交互可能性更为重要，因而通过修改损失函数显式捕捉排序信息，可能产生更为精准的推荐列表。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w:t>
      </w:r>
      <w:proofErr w:type="gramStart"/>
      <w:r w:rsidRPr="00581EDB">
        <w:rPr>
          <w:rFonts w:ascii="宋体" w:eastAsia="宋体" w:hAnsi="宋体" w:hint="eastAsia"/>
          <w:sz w:val="24"/>
          <w:szCs w:val="24"/>
        </w:rPr>
        <w:t>弥补点积的</w:t>
      </w:r>
      <w:proofErr w:type="gramEnd"/>
      <w:r w:rsidRPr="00581EDB">
        <w:rPr>
          <w:rFonts w:ascii="宋体" w:eastAsia="宋体" w:hAnsi="宋体" w:hint="eastAsia"/>
          <w:sz w:val="24"/>
          <w:szCs w:val="24"/>
        </w:rPr>
        <w:t>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8135354"/>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002C139C">
        <w:rPr>
          <w:rFonts w:ascii="宋体" w:eastAsia="宋体" w:hAnsi="宋体" w:hint="eastAsia"/>
          <w:sz w:val="24"/>
          <w:szCs w:val="24"/>
        </w:rPr>
        <w:t>的具体框架。其次，分析</w:t>
      </w:r>
      <w:proofErr w:type="spellStart"/>
      <w:r w:rsidR="002C139C">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Pr="00BC3892">
        <w:rPr>
          <w:rFonts w:ascii="宋体" w:eastAsia="宋体" w:hAnsi="宋体" w:hint="eastAsia"/>
          <w:sz w:val="24"/>
          <w:szCs w:val="24"/>
        </w:rPr>
        <w:t>，介绍如何结合先进方法完善</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910087"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8135355"/>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8135356"/>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8135357"/>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7143F6AE" wp14:editId="575B6666">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68743430" wp14:editId="4D030D2C">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w:t>
      </w:r>
      <w:proofErr w:type="gramStart"/>
      <w:r w:rsidRPr="00F40504">
        <w:rPr>
          <w:rFonts w:ascii="宋体" w:eastAsia="宋体" w:hAnsi="宋体" w:cs="瀹嬩綋" w:hint="eastAsia"/>
          <w:kern w:val="0"/>
          <w:sz w:val="24"/>
          <w:szCs w:val="24"/>
        </w:rPr>
        <w:t>即</w:t>
      </w:r>
      <w:r w:rsidR="001374A3" w:rsidRPr="00F40504">
        <w:rPr>
          <w:rFonts w:ascii="宋体" w:eastAsia="宋体" w:hAnsi="宋体" w:cs="瀹嬩綋" w:hint="eastAsia"/>
          <w:kern w:val="0"/>
          <w:sz w:val="24"/>
          <w:szCs w:val="24"/>
        </w:rPr>
        <w:t>模式</w:t>
      </w:r>
      <w:proofErr w:type="gramEnd"/>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w:t>
      </w:r>
      <w:proofErr w:type="gramStart"/>
      <w:r w:rsidRPr="00F40504">
        <w:rPr>
          <w:rFonts w:ascii="宋体" w:eastAsia="宋体" w:hAnsi="宋体" w:cs="瀹嬩綋" w:hint="eastAsia"/>
          <w:kern w:val="0"/>
          <w:sz w:val="24"/>
          <w:szCs w:val="24"/>
        </w:rPr>
        <w:t>网络元</w:t>
      </w:r>
      <w:proofErr w:type="gramEnd"/>
      <w:r w:rsidRPr="00F40504">
        <w:rPr>
          <w:rFonts w:ascii="宋体" w:eastAsia="宋体" w:hAnsi="宋体" w:cs="瀹嬩綋" w:hint="eastAsia"/>
          <w:kern w:val="0"/>
          <w:sz w:val="24"/>
          <w:szCs w:val="24"/>
        </w:rPr>
        <w:t>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w:t>
      </w:r>
      <w:proofErr w:type="gramStart"/>
      <w:r w:rsidRPr="00F40504">
        <w:rPr>
          <w:rFonts w:ascii="宋体" w:eastAsia="宋体" w:hAnsi="宋体" w:cs="瀹嬩綋" w:hint="eastAsia"/>
          <w:kern w:val="0"/>
          <w:sz w:val="24"/>
          <w:szCs w:val="24"/>
        </w:rPr>
        <w:t>逆关系</w:t>
      </w:r>
      <w:proofErr w:type="gramEnd"/>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proofErr w:type="gramStart"/>
      <w:r w:rsidRPr="00F40504">
        <w:rPr>
          <w:rFonts w:ascii="宋体" w:eastAsia="宋体" w:hAnsi="宋体" w:cs="瀹嬩綋"/>
          <w:kern w:val="0"/>
          <w:sz w:val="24"/>
          <w:szCs w:val="24"/>
        </w:rPr>
        <w:t>且图</w:t>
      </w:r>
      <w:proofErr w:type="gramEnd"/>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4" w:name="_Toc8135358"/>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w:t>
      </w:r>
      <w:proofErr w:type="gramStart"/>
      <w:r w:rsidRPr="00F03B09">
        <w:rPr>
          <w:rFonts w:ascii="宋体" w:eastAsia="宋体" w:hAnsi="宋体" w:cs="瀹嬩綋"/>
          <w:kern w:val="0"/>
          <w:sz w:val="24"/>
          <w:szCs w:val="24"/>
        </w:rPr>
        <w:t>两对象</w:t>
      </w:r>
      <w:proofErr w:type="gramEnd"/>
      <w:r w:rsidRPr="00F03B09">
        <w:rPr>
          <w:rFonts w:ascii="宋体" w:eastAsia="宋体" w:hAnsi="宋体" w:cs="瀹嬩綋"/>
          <w:kern w:val="0"/>
          <w:sz w:val="24"/>
          <w:szCs w:val="24"/>
        </w:rPr>
        <w:t>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w:t>
      </w:r>
      <w:proofErr w:type="gramStart"/>
      <w:r w:rsidRPr="00F03B09">
        <w:rPr>
          <w:rFonts w:ascii="宋体" w:eastAsia="宋体" w:hAnsi="宋体" w:cs="瀹嬩綋" w:hint="eastAsia"/>
          <w:kern w:val="0"/>
          <w:sz w:val="24"/>
          <w:szCs w:val="24"/>
        </w:rPr>
        <w:t>则记</w:t>
      </w:r>
      <w:proofErr w:type="gramEnd"/>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091D34DE" wp14:editId="4081E0FF">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E4A72">
      <w:pPr>
        <w:pStyle w:val="2"/>
        <w:spacing w:before="100" w:beforeAutospacing="1" w:after="100" w:afterAutospacing="1"/>
        <w:rPr>
          <w:rFonts w:ascii="黑体" w:hAnsi="黑体"/>
        </w:rPr>
      </w:pPr>
      <w:bookmarkStart w:id="15" w:name="_Toc8135359"/>
      <w:r w:rsidRPr="00B031F9">
        <w:rPr>
          <w:rFonts w:ascii="黑体" w:hAnsi="黑体" w:hint="eastAsia"/>
        </w:rPr>
        <w:t>2</w:t>
      </w:r>
      <w:r w:rsidRPr="00B031F9">
        <w:rPr>
          <w:rFonts w:ascii="黑体" w:hAnsi="黑体"/>
        </w:rPr>
        <w:t>.2</w:t>
      </w:r>
      <w:r w:rsidRPr="00B031F9">
        <w:rPr>
          <w:rFonts w:ascii="黑体" w:hAnsi="黑体" w:hint="eastAsia"/>
        </w:rPr>
        <w:t xml:space="preserve"> </w:t>
      </w:r>
      <w:r w:rsidR="00167CE3">
        <w:rPr>
          <w:rFonts w:ascii="黑体" w:hAnsi="黑体"/>
        </w:rPr>
        <w:t xml:space="preserve"> </w:t>
      </w:r>
      <w:bookmarkEnd w:id="15"/>
      <w:r w:rsidR="003E24D6">
        <w:rPr>
          <w:rFonts w:ascii="黑体" w:hAnsi="黑体" w:hint="eastAsia"/>
        </w:rPr>
        <w:t>注意力机制</w:t>
      </w:r>
    </w:p>
    <w:p w:rsidR="00731766" w:rsidRDefault="00731766" w:rsidP="00731766">
      <w:r>
        <w:rPr>
          <w:rFonts w:hint="eastAsia"/>
        </w:rPr>
        <w:t>在机器翻译领域，以前都是利用数理统计的方法来进行分析和处理。近些年来，随着</w:t>
      </w:r>
      <w:proofErr w:type="spellStart"/>
      <w:r>
        <w:rPr>
          <w:rFonts w:hint="eastAsia"/>
        </w:rPr>
        <w:t>AlphaGo</w:t>
      </w:r>
      <w:proofErr w:type="spellEnd"/>
      <w:r>
        <w:rPr>
          <w:rFonts w:hint="eastAsia"/>
        </w:rPr>
        <w:t>的兴起，除了在游戏的人工智能领域，深度学习在计算机视觉、自然语言处理等领域也有着巨大的用武之地。随着深度学习的进一步发展，</w:t>
      </w:r>
      <w:r>
        <w:rPr>
          <w:rFonts w:hint="eastAsia"/>
        </w:rPr>
        <w:t>Seq</w:t>
      </w:r>
      <w:r>
        <w:t>2</w:t>
      </w:r>
      <w:r>
        <w:rPr>
          <w:rFonts w:hint="eastAsia"/>
        </w:rPr>
        <w:t>Seq</w:t>
      </w:r>
      <w:r>
        <w:rPr>
          <w:rFonts w:hint="eastAsia"/>
        </w:rPr>
        <w:t>的训练和翻译模式开始进入人们的视野。除此之外，在端到端的训练方法中，除需要海量的数据外，在网络结构中介入一些重要的模块也是非常必要的。在此情形下</w:t>
      </w:r>
      <w:r w:rsidR="008868E1">
        <w:rPr>
          <w:rFonts w:hint="eastAsia"/>
        </w:rPr>
        <w:t>，基于循环神经网络的注意力机制</w:t>
      </w:r>
      <w:r w:rsidR="008868E1">
        <w:rPr>
          <w:rFonts w:hint="eastAsia"/>
        </w:rPr>
        <w:t>[</w:t>
      </w:r>
      <w:r w:rsidR="008868E1">
        <w:t>20]</w:t>
      </w:r>
      <w:r w:rsidR="008868E1">
        <w:rPr>
          <w:rFonts w:hint="eastAsia"/>
        </w:rPr>
        <w:t>进入了人们的视野。因其显著的效果提升，及端到端的高效训练方式，引起来人工智能各领域的高度关注，从而快速应用至机器学习</w:t>
      </w:r>
      <w:proofErr w:type="gramStart"/>
      <w:r w:rsidR="008868E1">
        <w:rPr>
          <w:rFonts w:hint="eastAsia"/>
        </w:rPr>
        <w:t>各任务</w:t>
      </w:r>
      <w:proofErr w:type="gramEnd"/>
      <w:r w:rsidR="008868E1">
        <w:rPr>
          <w:rFonts w:hint="eastAsia"/>
        </w:rPr>
        <w:t>中。本文同样利用了注意力机制融合模型模块，因此简要介绍注意力机制的核心理论。</w:t>
      </w:r>
    </w:p>
    <w:p w:rsidR="008868E1" w:rsidRDefault="00F905B1" w:rsidP="004D5193">
      <w:pPr>
        <w:jc w:val="center"/>
      </w:pPr>
      <w:r>
        <w:rPr>
          <w:rFonts w:hint="eastAsia"/>
        </w:rPr>
        <w:t>机器翻译，即输入是某种语言中的一句话，输出是目标语言相对应的话，如将</w:t>
      </w:r>
      <w:r w:rsidR="0053089A">
        <w:rPr>
          <w:rFonts w:hint="eastAsia"/>
        </w:rPr>
        <w:t>德语</w:t>
      </w:r>
      <w:r>
        <w:rPr>
          <w:rFonts w:hint="eastAsia"/>
        </w:rPr>
        <w:t>中的一段话翻译成合适的</w:t>
      </w:r>
      <w:r w:rsidR="0053089A">
        <w:rPr>
          <w:rFonts w:hint="eastAsia"/>
        </w:rPr>
        <w:t>英文</w:t>
      </w:r>
      <w:r>
        <w:rPr>
          <w:rFonts w:hint="eastAsia"/>
        </w:rPr>
        <w:t>。之前的机器翻译模型通常</w:t>
      </w:r>
      <w:r w:rsidRPr="00F905B1">
        <w:rPr>
          <w:rFonts w:hint="eastAsia"/>
        </w:rPr>
        <w:t>是</w:t>
      </w:r>
      <w:r w:rsidRPr="00F905B1">
        <w:rPr>
          <w:rFonts w:hint="eastAsia"/>
        </w:rPr>
        <w:t>encoder-decoder</w:t>
      </w:r>
      <w:r w:rsidRPr="00F905B1">
        <w:rPr>
          <w:rFonts w:hint="eastAsia"/>
        </w:rPr>
        <w:t>结构，即</w:t>
      </w:r>
      <w:r w:rsidRPr="00F905B1">
        <w:rPr>
          <w:rFonts w:hint="eastAsia"/>
        </w:rPr>
        <w:t>encoder</w:t>
      </w:r>
      <w:r>
        <w:rPr>
          <w:rFonts w:hint="eastAsia"/>
        </w:rPr>
        <w:t>读取输入</w:t>
      </w:r>
      <w:r w:rsidRPr="00F905B1">
        <w:rPr>
          <w:rFonts w:hint="eastAsia"/>
        </w:rPr>
        <w:t>句子</w:t>
      </w:r>
      <w:r>
        <w:rPr>
          <w:rFonts w:hint="eastAsia"/>
        </w:rPr>
        <w:t>，将其转换为定长</w:t>
      </w:r>
      <w:r w:rsidRPr="00F905B1">
        <w:rPr>
          <w:rFonts w:hint="eastAsia"/>
        </w:rPr>
        <w:t>向量，然后</w:t>
      </w:r>
      <w:r w:rsidRPr="00F905B1">
        <w:rPr>
          <w:rFonts w:hint="eastAsia"/>
        </w:rPr>
        <w:t>decoder</w:t>
      </w:r>
      <w:r>
        <w:rPr>
          <w:rFonts w:hint="eastAsia"/>
        </w:rPr>
        <w:t>再将这个向量翻译成</w:t>
      </w:r>
      <w:r w:rsidRPr="00F905B1">
        <w:rPr>
          <w:rFonts w:hint="eastAsia"/>
        </w:rPr>
        <w:t>目标语言的</w:t>
      </w:r>
      <w:r>
        <w:rPr>
          <w:rFonts w:hint="eastAsia"/>
        </w:rPr>
        <w:t>对应</w:t>
      </w:r>
      <w:r w:rsidRPr="00F905B1">
        <w:rPr>
          <w:rFonts w:hint="eastAsia"/>
        </w:rPr>
        <w:t>文字。通常</w:t>
      </w:r>
      <w:r w:rsidRPr="00F905B1">
        <w:rPr>
          <w:rFonts w:hint="eastAsia"/>
        </w:rPr>
        <w:t>encoder</w:t>
      </w:r>
      <w:r w:rsidRPr="00F905B1">
        <w:rPr>
          <w:rFonts w:hint="eastAsia"/>
        </w:rPr>
        <w:t>及</w:t>
      </w:r>
      <w:r w:rsidRPr="00F905B1">
        <w:rPr>
          <w:rFonts w:hint="eastAsia"/>
        </w:rPr>
        <w:t>decoder</w:t>
      </w:r>
      <w:r w:rsidRPr="00F905B1">
        <w:rPr>
          <w:rFonts w:hint="eastAsia"/>
        </w:rPr>
        <w:t>均采用</w:t>
      </w:r>
      <w:r w:rsidRPr="00F905B1">
        <w:rPr>
          <w:rFonts w:hint="eastAsia"/>
        </w:rPr>
        <w:t>RNN</w:t>
      </w:r>
      <w:r w:rsidRPr="00F905B1">
        <w:rPr>
          <w:rFonts w:hint="eastAsia"/>
        </w:rPr>
        <w:t>结构</w:t>
      </w:r>
      <w:r>
        <w:rPr>
          <w:rFonts w:hint="eastAsia"/>
        </w:rPr>
        <w:t>，</w:t>
      </w:r>
      <w:r w:rsidRPr="00F905B1">
        <w:rPr>
          <w:rFonts w:hint="eastAsia"/>
        </w:rPr>
        <w:t>如</w:t>
      </w:r>
      <w:r w:rsidRPr="00F905B1">
        <w:rPr>
          <w:rFonts w:hint="eastAsia"/>
        </w:rPr>
        <w:t>LSTM</w:t>
      </w:r>
      <w:r w:rsidRPr="00F905B1">
        <w:rPr>
          <w:rFonts w:hint="eastAsia"/>
        </w:rPr>
        <w:t>或</w:t>
      </w:r>
      <w:r w:rsidRPr="00F905B1">
        <w:rPr>
          <w:rFonts w:hint="eastAsia"/>
        </w:rPr>
        <w:t>GRU</w:t>
      </w:r>
      <w:r>
        <w:rPr>
          <w:rFonts w:hint="eastAsia"/>
        </w:rPr>
        <w:t>等。如下图所示，</w:t>
      </w:r>
      <w:r w:rsidRPr="00F905B1">
        <w:rPr>
          <w:rFonts w:hint="eastAsia"/>
        </w:rPr>
        <w:t>利用</w:t>
      </w:r>
      <w:r w:rsidRPr="00F905B1">
        <w:rPr>
          <w:rFonts w:hint="eastAsia"/>
        </w:rPr>
        <w:t>encoder RNN</w:t>
      </w:r>
      <w:r>
        <w:rPr>
          <w:rFonts w:hint="eastAsia"/>
        </w:rPr>
        <w:t>将输入语句编码为最后一层中的隐向量</w:t>
      </w:r>
      <w:r w:rsidRPr="00F905B1">
        <w:rPr>
          <w:rFonts w:hint="eastAsia"/>
        </w:rPr>
        <w:t>，并将其作为</w:t>
      </w:r>
      <w:r w:rsidRPr="00F905B1">
        <w:rPr>
          <w:rFonts w:hint="eastAsia"/>
        </w:rPr>
        <w:t>decoder</w:t>
      </w:r>
      <w:r w:rsidRPr="00F905B1">
        <w:rPr>
          <w:rFonts w:hint="eastAsia"/>
        </w:rPr>
        <w:t>初始的</w:t>
      </w:r>
      <w:r>
        <w:rPr>
          <w:rFonts w:hint="eastAsia"/>
        </w:rPr>
        <w:t>隐向量，最终解码成目标</w:t>
      </w:r>
      <w:r w:rsidRPr="00F905B1">
        <w:rPr>
          <w:rFonts w:hint="eastAsia"/>
        </w:rPr>
        <w:t>语言中的文字。</w:t>
      </w:r>
      <w:r w:rsidR="004D5193">
        <w:rPr>
          <w:noProof/>
        </w:rPr>
        <w:drawing>
          <wp:inline distT="0" distB="0" distL="0" distR="0" wp14:anchorId="1687B1DA" wp14:editId="67BA5C0A">
            <wp:extent cx="3531996" cy="184271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6140" cy="1850092"/>
                    </a:xfrm>
                    <a:prstGeom prst="rect">
                      <a:avLst/>
                    </a:prstGeom>
                  </pic:spPr>
                </pic:pic>
              </a:graphicData>
            </a:graphic>
          </wp:inline>
        </w:drawing>
      </w:r>
    </w:p>
    <w:p w:rsidR="004D5193" w:rsidRDefault="004D5193" w:rsidP="004D5193">
      <w:pPr>
        <w:jc w:val="center"/>
      </w:pPr>
      <w:r>
        <w:rPr>
          <w:rFonts w:hint="eastAsia"/>
        </w:rPr>
        <w:t>图</w:t>
      </w:r>
      <w:r>
        <w:rPr>
          <w:rFonts w:hint="eastAsia"/>
        </w:rPr>
        <w:t xml:space="preserve"> encoder-decoder</w:t>
      </w:r>
      <w:r>
        <w:rPr>
          <w:rFonts w:hint="eastAsia"/>
        </w:rPr>
        <w:t>结构示例</w:t>
      </w:r>
    </w:p>
    <w:p w:rsidR="004D5193" w:rsidRDefault="004D5193" w:rsidP="004D5193">
      <w:pPr>
        <w:jc w:val="left"/>
      </w:pPr>
      <w:r>
        <w:rPr>
          <w:rFonts w:hint="eastAsia"/>
        </w:rPr>
        <w:t>但是这个结构存在</w:t>
      </w:r>
      <w:r w:rsidRPr="004D5193">
        <w:rPr>
          <w:rFonts w:hint="eastAsia"/>
        </w:rPr>
        <w:t>问题，尤其是</w:t>
      </w:r>
      <w:r w:rsidRPr="004D5193">
        <w:rPr>
          <w:rFonts w:hint="eastAsia"/>
        </w:rPr>
        <w:t>RNN</w:t>
      </w:r>
      <w:r>
        <w:rPr>
          <w:rFonts w:hint="eastAsia"/>
        </w:rPr>
        <w:t>机制中存在长程梯度消失的问题，</w:t>
      </w:r>
      <w:r w:rsidR="0053089A">
        <w:rPr>
          <w:rFonts w:hint="eastAsia"/>
        </w:rPr>
        <w:t>即</w:t>
      </w:r>
      <w:r>
        <w:rPr>
          <w:rFonts w:hint="eastAsia"/>
        </w:rPr>
        <w:t>对于较长的句子，很难将输入序列转化为定长向量而保存所有</w:t>
      </w:r>
      <w:r w:rsidR="0053089A">
        <w:rPr>
          <w:rFonts w:hint="eastAsia"/>
        </w:rPr>
        <w:t>有效信息。因此，随</w:t>
      </w:r>
      <w:r w:rsidRPr="004D5193">
        <w:rPr>
          <w:rFonts w:hint="eastAsia"/>
        </w:rPr>
        <w:t>所需翻译句子的长度的增加，这种结构的效果会显著下降。</w:t>
      </w:r>
    </w:p>
    <w:p w:rsidR="00731766" w:rsidRDefault="00AD0602" w:rsidP="00731766">
      <w:r w:rsidRPr="00AD0602">
        <w:rPr>
          <w:rFonts w:hint="eastAsia"/>
        </w:rPr>
        <w:t>为</w:t>
      </w:r>
      <w:r>
        <w:rPr>
          <w:rFonts w:hint="eastAsia"/>
        </w:rPr>
        <w:t>了解决</w:t>
      </w:r>
      <w:r w:rsidRPr="00AD0602">
        <w:rPr>
          <w:rFonts w:hint="eastAsia"/>
        </w:rPr>
        <w:t>由长序列到定长向量转化</w:t>
      </w:r>
      <w:r>
        <w:rPr>
          <w:rFonts w:hint="eastAsia"/>
        </w:rPr>
        <w:t>而造成信息损失的问题，注意力机制被提出。通俗理解，注意力机制跟人自身翻译文章的思路类似，即将注意力放于翻译部分对应的上下文。同样地，注意力模型中，当翻译当前词语时，会寻找源语句中相对应的几个词语，并结合之前的已翻译的部分得出后续翻译，如下图所示，当</w:t>
      </w:r>
      <w:r w:rsidRPr="00AD0602">
        <w:rPr>
          <w:rFonts w:hint="eastAsia"/>
        </w:rPr>
        <w:t>翻译“</w:t>
      </w:r>
      <w:r w:rsidRPr="00AD0602">
        <w:rPr>
          <w:rFonts w:hint="eastAsia"/>
        </w:rPr>
        <w:t>knowledge</w:t>
      </w:r>
      <w:r w:rsidRPr="00AD0602">
        <w:rPr>
          <w:rFonts w:hint="eastAsia"/>
        </w:rPr>
        <w:t>”时，只需将注意力</w:t>
      </w:r>
      <w:proofErr w:type="gramStart"/>
      <w:r w:rsidRPr="00AD0602">
        <w:rPr>
          <w:rFonts w:hint="eastAsia"/>
        </w:rPr>
        <w:t>放在源句中</w:t>
      </w:r>
      <w:proofErr w:type="gramEnd"/>
      <w:r w:rsidRPr="00AD0602">
        <w:rPr>
          <w:rFonts w:hint="eastAsia"/>
        </w:rPr>
        <w:t>“知识”的部分，当翻译“</w:t>
      </w:r>
      <w:r w:rsidRPr="00AD0602">
        <w:rPr>
          <w:rFonts w:hint="eastAsia"/>
        </w:rPr>
        <w:t>power</w:t>
      </w:r>
      <w:r w:rsidRPr="00AD0602">
        <w:rPr>
          <w:rFonts w:hint="eastAsia"/>
        </w:rPr>
        <w:t>”</w:t>
      </w:r>
      <w:r w:rsidRPr="00AD0602">
        <w:rPr>
          <w:rFonts w:hint="eastAsia"/>
        </w:rPr>
        <w:lastRenderedPageBreak/>
        <w:t>时，只需将注意力集中在</w:t>
      </w:r>
      <w:r>
        <w:rPr>
          <w:rFonts w:hint="eastAsia"/>
        </w:rPr>
        <w:t>“力量”部分。这样，当</w:t>
      </w:r>
      <w:r w:rsidRPr="00AD0602">
        <w:rPr>
          <w:rFonts w:hint="eastAsia"/>
        </w:rPr>
        <w:t>decoder</w:t>
      </w:r>
      <w:r w:rsidRPr="00AD0602">
        <w:rPr>
          <w:rFonts w:hint="eastAsia"/>
        </w:rPr>
        <w:t>预测目标翻译的时候</w:t>
      </w:r>
      <w:r>
        <w:rPr>
          <w:rFonts w:hint="eastAsia"/>
        </w:rPr>
        <w:t>，</w:t>
      </w:r>
      <w:r w:rsidRPr="00AD0602">
        <w:rPr>
          <w:rFonts w:hint="eastAsia"/>
        </w:rPr>
        <w:t>就可</w:t>
      </w:r>
      <w:r>
        <w:rPr>
          <w:rFonts w:hint="eastAsia"/>
        </w:rPr>
        <w:t>以考虑到</w:t>
      </w:r>
      <w:r w:rsidRPr="00AD0602">
        <w:rPr>
          <w:rFonts w:hint="eastAsia"/>
        </w:rPr>
        <w:t>encoder</w:t>
      </w:r>
      <w:r>
        <w:rPr>
          <w:rFonts w:hint="eastAsia"/>
        </w:rPr>
        <w:t>的所有信息，而不仅局限于原来模型中定长的隐藏向量，因此</w:t>
      </w:r>
      <w:r w:rsidRPr="00AD0602">
        <w:rPr>
          <w:rFonts w:hint="eastAsia"/>
        </w:rPr>
        <w:t>不会丧失长程的信息。</w:t>
      </w:r>
    </w:p>
    <w:p w:rsidR="00AD0602" w:rsidRDefault="00AD0602" w:rsidP="00AD0602">
      <w:pPr>
        <w:jc w:val="center"/>
      </w:pPr>
      <w:r>
        <w:rPr>
          <w:noProof/>
        </w:rPr>
        <w:drawing>
          <wp:inline distT="0" distB="0" distL="0" distR="0" wp14:anchorId="6184E8B2" wp14:editId="70CAEE46">
            <wp:extent cx="4625530" cy="223575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3881" cy="2244628"/>
                    </a:xfrm>
                    <a:prstGeom prst="rect">
                      <a:avLst/>
                    </a:prstGeom>
                  </pic:spPr>
                </pic:pic>
              </a:graphicData>
            </a:graphic>
          </wp:inline>
        </w:drawing>
      </w:r>
    </w:p>
    <w:p w:rsidR="00AD0602" w:rsidRDefault="00AD0602" w:rsidP="00AD0602">
      <w:pPr>
        <w:jc w:val="center"/>
      </w:pPr>
      <w:r>
        <w:rPr>
          <w:rFonts w:hint="eastAsia"/>
        </w:rPr>
        <w:t>图</w:t>
      </w:r>
      <w:r>
        <w:rPr>
          <w:rFonts w:hint="eastAsia"/>
        </w:rPr>
        <w:t xml:space="preserve"> </w:t>
      </w:r>
      <w:r w:rsidR="0031633D">
        <w:rPr>
          <w:rFonts w:hint="eastAsia"/>
        </w:rPr>
        <w:t>基于注意力机制的机器翻译示例</w:t>
      </w:r>
    </w:p>
    <w:p w:rsidR="0031633D" w:rsidRDefault="00C9713A" w:rsidP="0031633D">
      <w:pPr>
        <w:jc w:val="left"/>
      </w:pPr>
      <w:r>
        <w:rPr>
          <w:rFonts w:hint="eastAsia"/>
        </w:rPr>
        <w:t>以上是直观理解，接下来详细</w:t>
      </w:r>
      <w:r w:rsidRPr="00C9713A">
        <w:rPr>
          <w:rFonts w:hint="eastAsia"/>
        </w:rPr>
        <w:t>解释一下数学上对应哪些运算。</w:t>
      </w:r>
    </w:p>
    <w:p w:rsidR="00C9713A" w:rsidRDefault="00C9713A" w:rsidP="00C9713A">
      <w:pPr>
        <w:jc w:val="center"/>
      </w:pPr>
      <w:r>
        <w:rPr>
          <w:noProof/>
        </w:rPr>
        <w:drawing>
          <wp:inline distT="0" distB="0" distL="0" distR="0" wp14:anchorId="691EBE4A" wp14:editId="7C10E018">
            <wp:extent cx="1959428" cy="2644869"/>
            <wp:effectExtent l="0" t="0" r="317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7856" cy="2683241"/>
                    </a:xfrm>
                    <a:prstGeom prst="rect">
                      <a:avLst/>
                    </a:prstGeom>
                  </pic:spPr>
                </pic:pic>
              </a:graphicData>
            </a:graphic>
          </wp:inline>
        </w:drawing>
      </w:r>
    </w:p>
    <w:p w:rsidR="00C9713A" w:rsidRDefault="00C9713A" w:rsidP="00C9713A">
      <w:pPr>
        <w:jc w:val="center"/>
      </w:pPr>
      <w:r>
        <w:rPr>
          <w:rFonts w:hint="eastAsia"/>
        </w:rPr>
        <w:t>图</w:t>
      </w:r>
      <w:r>
        <w:rPr>
          <w:rFonts w:hint="eastAsia"/>
        </w:rPr>
        <w:t xml:space="preserve"> </w:t>
      </w:r>
      <w:r>
        <w:rPr>
          <w:rFonts w:hint="eastAsia"/>
        </w:rPr>
        <w:t>注意力机制详解</w:t>
      </w:r>
    </w:p>
    <w:p w:rsidR="00C9713A" w:rsidRDefault="00C9713A" w:rsidP="00C9713A">
      <w:pPr>
        <w:jc w:val="left"/>
      </w:pPr>
      <w:r>
        <w:rPr>
          <w:rFonts w:hint="eastAsia"/>
        </w:rPr>
        <w:t>首先，利用</w:t>
      </w:r>
      <w:r>
        <w:rPr>
          <w:rFonts w:hint="eastAsia"/>
        </w:rPr>
        <w:t>RNN</w:t>
      </w:r>
      <w:r>
        <w:rPr>
          <w:rFonts w:hint="eastAsia"/>
        </w:rPr>
        <w:t>结构得到</w:t>
      </w:r>
      <w:r>
        <w:rPr>
          <w:rFonts w:hint="eastAsia"/>
        </w:rPr>
        <w:t>encoder</w:t>
      </w:r>
      <w:r>
        <w:rPr>
          <w:rFonts w:hint="eastAsia"/>
        </w:rPr>
        <w:t>的</w:t>
      </w:r>
      <w:proofErr w:type="gramStart"/>
      <w:r>
        <w:rPr>
          <w:rFonts w:hint="eastAsia"/>
        </w:rPr>
        <w:t>隐状态</w:t>
      </w:r>
      <w:proofErr w:type="gramEnd"/>
      <m:oMath>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oMath>
      <w:r>
        <w:rPr>
          <w:rFonts w:hint="eastAsia"/>
        </w:rPr>
        <w:t>。假设当前</w:t>
      </w:r>
      <w:r>
        <w:rPr>
          <w:rFonts w:hint="eastAsia"/>
        </w:rPr>
        <w:t>decoder</w:t>
      </w:r>
      <w:r>
        <w:rPr>
          <w:rFonts w:hint="eastAsia"/>
        </w:rPr>
        <w:t>的</w:t>
      </w:r>
      <w:proofErr w:type="gramStart"/>
      <w:r>
        <w:rPr>
          <w:rFonts w:hint="eastAsia"/>
        </w:rPr>
        <w:t>隐状态</w:t>
      </w:r>
      <w:proofErr w:type="gramEnd"/>
      <w:r>
        <w:rPr>
          <w:rFonts w:hint="eastAsia"/>
        </w:rPr>
        <w:t>是</w:t>
      </w:r>
      <m:oMath>
        <m:sSub>
          <m:sSubPr>
            <m:ctrlPr>
              <w:rPr>
                <w:rFonts w:ascii="Cambria Math" w:hAnsi="Cambria Math"/>
              </w:rPr>
            </m:ctrlPr>
          </m:sSubPr>
          <m:e>
            <m:r>
              <w:rPr>
                <w:rFonts w:ascii="Cambria Math" w:hAnsi="Cambria Math"/>
              </w:rPr>
              <m:t>s</m:t>
            </m:r>
          </m:e>
          <m:sub>
            <m:r>
              <w:rPr>
                <w:rFonts w:ascii="Cambria Math" w:hAnsi="Cambria Math"/>
              </w:rPr>
              <m:t>t-1</m:t>
            </m:r>
          </m:sub>
        </m:sSub>
      </m:oMath>
      <w:r>
        <w:rPr>
          <w:rFonts w:hint="eastAsia"/>
        </w:rPr>
        <w:t>，可以计算每一个输入位置</w:t>
      </w:r>
      <m:oMath>
        <m:r>
          <m:rPr>
            <m:sty m:val="p"/>
          </m:rPr>
          <w:rPr>
            <w:rFonts w:ascii="Cambria Math" w:hAnsi="Cambria Math" w:hint="eastAsia"/>
          </w:rPr>
          <m:t>j</m:t>
        </m:r>
      </m:oMath>
      <w:r>
        <w:rPr>
          <w:rFonts w:hint="eastAsia"/>
        </w:rPr>
        <w:t>与当前输出位置的关联性</w:t>
      </w:r>
      <m:oMath>
        <m:sSub>
          <m:sSubPr>
            <m:ctrlPr>
              <w:rPr>
                <w:rFonts w:ascii="Cambria Math" w:hAnsi="Cambria Math"/>
              </w:rPr>
            </m:ctrlPr>
          </m:sSubPr>
          <m:e>
            <m:r>
              <w:rPr>
                <w:rFonts w:ascii="Cambria Math" w:hAnsi="Cambria Math"/>
              </w:rPr>
              <m:t>e</m:t>
            </m:r>
          </m:e>
          <m:sub>
            <m:r>
              <w:rPr>
                <w:rFonts w:ascii="Cambria Math" w:hAnsi="Cambria Math"/>
              </w:rPr>
              <m:t>tj</m:t>
            </m:r>
          </m:sub>
        </m:sSub>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hint="eastAsia"/>
        </w:rPr>
        <w:t>，相应向量形式为：</w:t>
      </w:r>
    </w:p>
    <w:p w:rsidR="00C9713A" w:rsidRPr="00C9713A" w:rsidRDefault="00C9713A" w:rsidP="00C9713A">
      <w:pPr>
        <w:jc w:val="center"/>
      </w:pPr>
      <m:oMathPara>
        <m:oMath>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2</m:t>
                  </m:r>
                </m:sub>
              </m:sSub>
            </m:e>
          </m:d>
          <m:r>
            <w:rPr>
              <w:rFonts w:ascii="Cambria Math" w:hAnsi="Cambria Math"/>
            </w:rPr>
            <m:t>,…,</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e>
          </m:d>
          <m:r>
            <w:rPr>
              <w:rFonts w:ascii="Cambria Math" w:hAnsi="Cambria Math"/>
            </w:rPr>
            <m:t>)</m:t>
          </m:r>
        </m:oMath>
      </m:oMathPara>
    </w:p>
    <w:p w:rsidR="00C9713A" w:rsidRDefault="00C9713A" w:rsidP="00C9713A">
      <w:pPr>
        <w:jc w:val="left"/>
      </w:pPr>
      <w:r>
        <w:rPr>
          <w:rFonts w:hint="eastAsia"/>
        </w:rPr>
        <w:t>其中，</w:t>
      </w:r>
      <m:oMath>
        <m:r>
          <m:rPr>
            <m:sty m:val="p"/>
          </m:rPr>
          <w:rPr>
            <w:rFonts w:ascii="Cambria Math" w:hAnsi="Cambria Math" w:hint="eastAsia"/>
          </w:rPr>
          <m:t>a</m:t>
        </m:r>
      </m:oMath>
      <w:r>
        <w:rPr>
          <w:rFonts w:hint="eastAsia"/>
        </w:rPr>
        <w:t>是一种相关性算符。例如，常见的有点</w:t>
      </w:r>
      <w:proofErr w:type="gramStart"/>
      <w:r>
        <w:rPr>
          <w:rFonts w:hint="eastAsia"/>
        </w:rPr>
        <w:t>乘形式</w:t>
      </w:r>
      <w:proofErr w:type="gramEnd"/>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t-1</m:t>
                </m:r>
              </m:sub>
            </m:sSub>
          </m:e>
          <m:sup>
            <m:r>
              <w:rPr>
                <w:rFonts w:ascii="Cambria Math" w:hAnsi="Cambria Math" w:hint="eastAsia"/>
              </w:rPr>
              <m:t>T</m:t>
            </m:r>
          </m:sup>
        </m:sSup>
        <m:r>
          <w:rPr>
            <w:rFonts w:ascii="Cambria Math" w:hAnsi="Cambria Math"/>
          </w:rPr>
          <m:t>h</m:t>
        </m:r>
      </m:oMath>
      <w:r>
        <w:rPr>
          <w:rFonts w:hint="eastAsia"/>
        </w:rPr>
        <w:t>、加权点乘</w:t>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t-1</m:t>
                </m:r>
              </m:sub>
            </m:sSub>
          </m:e>
          <m:sup>
            <m:r>
              <w:rPr>
                <w:rFonts w:ascii="Cambria Math" w:hAnsi="Cambria Math" w:hint="eastAsia"/>
              </w:rPr>
              <m:t>T</m:t>
            </m:r>
          </m:sup>
        </m:sSup>
        <m:r>
          <w:rPr>
            <w:rFonts w:ascii="Cambria Math" w:hAnsi="Cambria Math" w:hint="eastAsia"/>
          </w:rPr>
          <m:t>W</m:t>
        </m:r>
        <m:r>
          <w:rPr>
            <w:rFonts w:ascii="Cambria Math" w:hAnsi="Cambria Math"/>
          </w:rPr>
          <m:t>h</m:t>
        </m:r>
      </m:oMath>
      <w:r>
        <w:rPr>
          <w:rFonts w:hint="eastAsia"/>
        </w:rPr>
        <w:t>、加和</w:t>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hint="eastAsia"/>
              </w:rPr>
              <m:t>v</m:t>
            </m:r>
          </m:e>
          <m:sup>
            <m:r>
              <w:rPr>
                <w:rFonts w:ascii="Cambria Math" w:hAnsi="Cambria Math" w:hint="eastAsia"/>
              </w:rPr>
              <m:t>T</m:t>
            </m:r>
          </m:sup>
        </m:sSup>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h</m:t>
        </m:r>
        <m:r>
          <w:rPr>
            <w:rFonts w:ascii="Cambria Math" w:hAnsi="Cambria Math"/>
          </w:rPr>
          <m:t xml:space="preserve">+ </m:t>
        </m:r>
        <m:sSub>
          <m:sSubPr>
            <m:ctrlPr>
              <w:rPr>
                <w:rFonts w:ascii="Cambria Math" w:hAnsi="Cambria Math"/>
                <w:i/>
              </w:rPr>
            </m:ctrlPr>
          </m:sSubPr>
          <m:e>
            <m:r>
              <w:rPr>
                <w:rFonts w:ascii="Cambria Math" w:hAnsi="Cambria Math" w:hint="eastAsia"/>
              </w:rPr>
              <m:t>W</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等</w:t>
      </w:r>
      <w:r w:rsidR="00FD0AC1">
        <w:rPr>
          <w:rFonts w:hint="eastAsia"/>
        </w:rPr>
        <w:t>。</w:t>
      </w:r>
    </w:p>
    <w:p w:rsidR="00FD0AC1" w:rsidRDefault="00FD0AC1" w:rsidP="00C9713A">
      <w:pPr>
        <w:jc w:val="left"/>
      </w:pPr>
      <w:r>
        <w:rPr>
          <w:rFonts w:hint="eastAsia"/>
        </w:rPr>
        <w:t>通过</w:t>
      </w:r>
      <w:proofErr w:type="spellStart"/>
      <w:r>
        <w:rPr>
          <w:rFonts w:hint="eastAsia"/>
        </w:rPr>
        <w:t>softmax</w:t>
      </w:r>
      <w:proofErr w:type="spellEnd"/>
      <w:r>
        <w:rPr>
          <w:rFonts w:hint="eastAsia"/>
        </w:rPr>
        <w:t>将</w:t>
      </w:r>
      <m:oMath>
        <m:sSub>
          <m:sSubPr>
            <m:ctrlPr>
              <w:rPr>
                <w:rFonts w:ascii="Cambria Math" w:hAnsi="Cambria Math"/>
              </w:rPr>
            </m:ctrlPr>
          </m:sSubPr>
          <m:e>
            <m:r>
              <w:rPr>
                <w:rFonts w:ascii="Cambria Math" w:hAnsi="Cambria Math"/>
              </w:rPr>
              <m:t>e</m:t>
            </m:r>
          </m:e>
          <m:sub>
            <m:r>
              <w:rPr>
                <w:rFonts w:ascii="Cambria Math" w:hAnsi="Cambria Math"/>
              </w:rPr>
              <m:t>t</m:t>
            </m:r>
          </m:sub>
        </m:sSub>
      </m:oMath>
      <w:r>
        <w:rPr>
          <w:rFonts w:hint="eastAsia"/>
        </w:rPr>
        <w:t>归一化，得到注意力的分布：</w:t>
      </w:r>
    </w:p>
    <w:p w:rsidR="00FD0AC1" w:rsidRPr="00FD0AC1" w:rsidRDefault="00FD0AC1" w:rsidP="00FD0AC1">
      <w:pPr>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sub>
          </m:sSub>
          <m:r>
            <w:rPr>
              <w:rFonts w:ascii="Cambria Math" w:hAnsi="Cambria Math"/>
            </w:rPr>
            <m:t>=softmax(</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oMath>
      </m:oMathPara>
    </w:p>
    <w:p w:rsidR="00FD0AC1" w:rsidRDefault="00FD0AC1" w:rsidP="00FD0AC1">
      <w:pPr>
        <w:jc w:val="left"/>
      </w:pPr>
      <w:r>
        <w:rPr>
          <w:rFonts w:hint="eastAsia"/>
        </w:rPr>
        <w:t>展开形式为：</w:t>
      </w:r>
    </w:p>
    <w:p w:rsidR="00FD0AC1" w:rsidRPr="00FD0AC1" w:rsidRDefault="00FD0AC1" w:rsidP="00FD0AC1">
      <w:pPr>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w:rPr>
                      <w:rFonts w:ascii="Cambria Math" w:hAnsi="Cambria Math"/>
                    </w:rPr>
                    <m: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w:rPr>
                          <w:rFonts w:ascii="Cambria Math" w:hAnsi="Cambria Math"/>
                        </w:rPr>
                        <m:t>k</m:t>
                      </m:r>
                    </m:sub>
                  </m:sSub>
                  <m:r>
                    <w:rPr>
                      <w:rFonts w:ascii="Cambria Math" w:hAnsi="Cambria Math"/>
                    </w:rPr>
                    <m:t>)</m:t>
                  </m:r>
                </m:e>
              </m:nary>
            </m:den>
          </m:f>
        </m:oMath>
      </m:oMathPara>
    </w:p>
    <w:p w:rsidR="00FD0AC1" w:rsidRDefault="00FD0AC1" w:rsidP="00FD0AC1">
      <w:pPr>
        <w:jc w:val="left"/>
      </w:pPr>
      <w:r>
        <w:rPr>
          <w:rFonts w:hint="eastAsia"/>
        </w:rPr>
        <w:t>利用</w:t>
      </w:r>
      <m:oMath>
        <m:sSub>
          <m:sSubPr>
            <m:ctrlPr>
              <w:rPr>
                <w:rFonts w:ascii="Cambria Math" w:hAnsi="Cambria Math"/>
              </w:rPr>
            </m:ctrlPr>
          </m:sSubPr>
          <m:e>
            <m:r>
              <m:rPr>
                <m:sty m:val="p"/>
              </m:rPr>
              <w:rPr>
                <w:rFonts w:ascii="Cambria Math" w:hAnsi="Cambria Math"/>
              </w:rPr>
              <m:t>α</m:t>
            </m:r>
          </m:e>
          <m:sub>
            <m:r>
              <w:rPr>
                <w:rFonts w:ascii="Cambria Math" w:hAnsi="Cambria Math"/>
              </w:rPr>
              <m:t>t</m:t>
            </m:r>
          </m:sub>
        </m:sSub>
      </m:oMath>
      <w:r>
        <w:rPr>
          <w:rFonts w:hint="eastAsia"/>
        </w:rPr>
        <w:t>可以加权求和得到相应的上下文向量：</w:t>
      </w:r>
    </w:p>
    <w:p w:rsidR="00FD0AC1" w:rsidRPr="00FD0AC1" w:rsidRDefault="00FD0AC1" w:rsidP="00FD0AC1">
      <w:pPr>
        <w:jc w:val="cente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rPr>
              </m:ctrlPr>
            </m:sSubPr>
            <m:e>
              <m:r>
                <w:rPr>
                  <w:rFonts w:ascii="Cambria Math" w:hAnsi="Cambria Math"/>
                </w:rPr>
                <m:t>h</m:t>
              </m:r>
            </m:e>
            <m:sub>
              <m:r>
                <w:rPr>
                  <w:rFonts w:ascii="Cambria Math" w:hAnsi="Cambria Math"/>
                </w:rPr>
                <m:t>j</m:t>
              </m:r>
            </m:sub>
          </m:sSub>
        </m:oMath>
      </m:oMathPara>
    </w:p>
    <w:p w:rsidR="00AD1D1C" w:rsidRDefault="00AD1D1C" w:rsidP="00FD0AC1">
      <w:pPr>
        <w:jc w:val="left"/>
      </w:pPr>
      <w:r>
        <w:rPr>
          <w:rFonts w:hint="eastAsia"/>
        </w:rPr>
        <w:t>由此，可以计算</w:t>
      </w:r>
      <w:r>
        <w:rPr>
          <w:rFonts w:hint="eastAsia"/>
        </w:rPr>
        <w:t>decoder</w:t>
      </w:r>
      <w:r>
        <w:rPr>
          <w:rFonts w:hint="eastAsia"/>
        </w:rPr>
        <w:t>的下一个</w:t>
      </w:r>
      <w:proofErr w:type="gramStart"/>
      <w:r>
        <w:rPr>
          <w:rFonts w:hint="eastAsia"/>
        </w:rPr>
        <w:t>隐</w:t>
      </w:r>
      <w:proofErr w:type="gramEnd"/>
      <w:r>
        <w:rPr>
          <w:rFonts w:hint="eastAsia"/>
        </w:rPr>
        <w:t>状态：</w:t>
      </w:r>
    </w:p>
    <w:p w:rsidR="00AD1D1C" w:rsidRPr="00AD1D1C" w:rsidRDefault="00AD1D1C" w:rsidP="00AD1D1C">
      <w:pPr>
        <w:jc w:val="center"/>
      </w:pPr>
      <m:oMathPara>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c</m:t>
              </m:r>
            </m:e>
            <m:sub>
              <m:r>
                <w:rPr>
                  <w:rFonts w:ascii="Cambria Math" w:hAnsi="Cambria Math"/>
                </w:rPr>
                <m:t>t</m:t>
              </m:r>
            </m:sub>
          </m:sSub>
          <m:r>
            <w:rPr>
              <w:rFonts w:ascii="Cambria Math" w:hAnsi="Cambria Math"/>
            </w:rPr>
            <m:t>)</m:t>
          </m:r>
        </m:oMath>
      </m:oMathPara>
    </w:p>
    <w:p w:rsidR="00AD1D1C" w:rsidRDefault="00AD1D1C" w:rsidP="00AD1D1C">
      <w:pPr>
        <w:jc w:val="left"/>
      </w:pPr>
      <w:r>
        <w:rPr>
          <w:rFonts w:hint="eastAsia"/>
        </w:rPr>
        <w:t>以及该位置的输出：</w:t>
      </w:r>
    </w:p>
    <w:p w:rsidR="00AD1D1C" w:rsidRPr="00AD1D1C" w:rsidRDefault="00AD1D1C" w:rsidP="00AD1D1C">
      <w:pPr>
        <w:jc w:val="center"/>
        <w:rPr>
          <w:rFonts w:hint="eastAsia"/>
        </w:rPr>
      </w:pPr>
      <w:sdt>
        <w:sdtPr>
          <w:rPr>
            <w:rFonts w:ascii="Cambria Math" w:hAnsi="Cambria Math" w:hint="eastAsia"/>
          </w:rPr>
          <w:id w:val="-398985409"/>
          <w:placeholder>
            <w:docPart w:val="DefaultPlaceholder_2098659788"/>
          </w:placeholder>
          <w:temporary/>
          <w:showingPlcHdr/>
          <w:equation/>
        </w:sdtPr>
        <w:sdtContent>
          <w:bookmarkStart w:id="16" w:name="_GoBack"/>
          <m:oMathPara>
            <m:oMath>
              <m:r>
                <m:rPr>
                  <m:sty m:val="p"/>
                </m:rPr>
                <w:rPr>
                  <w:rStyle w:val="af1"/>
                  <w:rFonts w:ascii="Cambria Math" w:hAnsi="Cambria Math" w:hint="eastAsia"/>
                </w:rPr>
                <m:t>在此处键入公式。</m:t>
              </m:r>
              <w:bookmarkEnd w:id="16"/>
            </m:oMath>
          </m:oMathPara>
        </w:sdtContent>
      </w:sdt>
    </w:p>
    <w:p w:rsidR="000E4A72" w:rsidRPr="003E1D7B" w:rsidRDefault="000E4A72" w:rsidP="000E4A72">
      <w:pPr>
        <w:pStyle w:val="2"/>
        <w:spacing w:before="100" w:beforeAutospacing="1" w:after="100" w:afterAutospacing="1"/>
        <w:rPr>
          <w:rFonts w:ascii="黑体" w:hAnsi="黑体"/>
        </w:rPr>
      </w:pPr>
      <w:bookmarkStart w:id="17" w:name="_Toc8135365"/>
      <w:r w:rsidRPr="00B031F9">
        <w:rPr>
          <w:rFonts w:ascii="黑体" w:hAnsi="黑体" w:hint="eastAsia"/>
        </w:rPr>
        <w:lastRenderedPageBreak/>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7"/>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w:t>
      </w:r>
      <w:proofErr w:type="spellStart"/>
      <w:r w:rsidR="00F06AC0" w:rsidRPr="001113E4">
        <w:rPr>
          <w:rFonts w:ascii="宋体" w:eastAsia="宋体" w:hAnsi="宋体" w:hint="eastAsia"/>
          <w:sz w:val="24"/>
          <w:szCs w:val="24"/>
        </w:rPr>
        <w:t>kNN</w:t>
      </w:r>
      <w:proofErr w:type="spellEnd"/>
      <w:r w:rsidR="00F06AC0" w:rsidRPr="001113E4">
        <w:rPr>
          <w:rFonts w:ascii="宋体" w:eastAsia="宋体" w:hAnsi="宋体" w:hint="eastAsia"/>
          <w:sz w:val="24"/>
          <w:szCs w:val="24"/>
        </w:rPr>
        <w:t>）</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4F79AC" w:rsidRPr="000F045A">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4F79AC" w:rsidRPr="000F045A">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4F79AC" w:rsidRPr="000F045A">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004F79AC" w:rsidRPr="000F045A">
        <w:rPr>
          <w:rFonts w:ascii="宋体" w:eastAsia="宋体" w:hAnsi="宋体"/>
          <w:sz w:val="24"/>
          <w:szCs w:val="24"/>
          <w:vertAlign w:val="superscript"/>
        </w:rPr>
        <w:t>25</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Pr="00BD5816">
        <w:rPr>
          <w:rFonts w:ascii="宋体" w:eastAsia="宋体" w:hAnsi="宋体"/>
          <w:sz w:val="24"/>
          <w:szCs w:val="24"/>
          <w:vertAlign w:val="superscript"/>
        </w:rPr>
        <w:t>26</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1113E4" w:rsidRDefault="008F35AC" w:rsidP="001113E4">
      <w:pPr>
        <w:spacing w:before="100" w:beforeAutospacing="1" w:after="100" w:afterAutospacing="1" w:line="288" w:lineRule="auto"/>
        <w:ind w:firstLineChars="200" w:firstLine="482"/>
        <w:outlineLvl w:val="2"/>
        <w:rPr>
          <w:rFonts w:ascii="黑体" w:eastAsia="黑体" w:hAnsi="黑体"/>
          <w:b/>
          <w:sz w:val="24"/>
          <w:szCs w:val="24"/>
        </w:rPr>
      </w:pPr>
      <w:bookmarkStart w:id="18" w:name="_Toc8135366"/>
      <w:r w:rsidRPr="001113E4">
        <w:rPr>
          <w:rFonts w:ascii="黑体" w:eastAsia="黑体" w:hAnsi="黑体" w:hint="eastAsia"/>
          <w:b/>
          <w:sz w:val="24"/>
          <w:szCs w:val="24"/>
        </w:rPr>
        <w:t>2</w:t>
      </w:r>
      <w:r w:rsidRPr="001113E4">
        <w:rPr>
          <w:rFonts w:ascii="黑体" w:eastAsia="黑体" w:hAnsi="黑体"/>
          <w:b/>
          <w:sz w:val="24"/>
          <w:szCs w:val="24"/>
        </w:rPr>
        <w:t xml:space="preserve">.3.1 </w:t>
      </w:r>
      <w:r w:rsidR="00DB26BD">
        <w:rPr>
          <w:rFonts w:ascii="黑体" w:eastAsia="黑体" w:hAnsi="黑体" w:hint="eastAsia"/>
          <w:b/>
          <w:sz w:val="24"/>
          <w:szCs w:val="24"/>
        </w:rPr>
        <w:t>形式化</w:t>
      </w:r>
      <w:r w:rsidR="00285626">
        <w:rPr>
          <w:rFonts w:ascii="黑体" w:eastAsia="黑体" w:hAnsi="黑体" w:hint="eastAsia"/>
          <w:b/>
          <w:sz w:val="24"/>
          <w:szCs w:val="24"/>
        </w:rPr>
        <w:t>定义</w:t>
      </w:r>
      <w:bookmarkEnd w:id="18"/>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D07380">
      <w:pPr>
        <w:spacing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B538DA">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A55C71">
      <w:pPr>
        <w:spacing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1113E4">
      <w:pPr>
        <w:spacing w:line="288" w:lineRule="auto"/>
        <w:ind w:firstLineChars="200" w:firstLine="480"/>
        <w:rPr>
          <w:rFonts w:ascii="宋体" w:eastAsia="宋体" w:hAnsi="宋体"/>
          <w:sz w:val="24"/>
          <w:szCs w:val="24"/>
        </w:rPr>
      </w:pPr>
      <w:r>
        <w:rPr>
          <w:rFonts w:ascii="宋体" w:eastAsia="宋体" w:hAnsi="宋体" w:hint="eastAsia"/>
          <w:sz w:val="24"/>
          <w:szCs w:val="24"/>
        </w:rPr>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CA0CDC" w:rsidP="00A55C71">
      <w:pPr>
        <w:spacing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F511A1">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ED247C" w:rsidRPr="00F511A1">
        <w:rPr>
          <w:rFonts w:ascii="宋体" w:eastAsia="宋体" w:hAnsi="宋体"/>
          <w:sz w:val="24"/>
          <w:szCs w:val="24"/>
          <w:vertAlign w:val="superscript"/>
        </w:rPr>
        <w:t>26</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proofErr w:type="gramStart"/>
      <w:r w:rsidRPr="001113E4">
        <w:rPr>
          <w:rFonts w:ascii="宋体" w:eastAsia="宋体" w:hAnsi="宋体" w:hint="eastAsia"/>
          <w:sz w:val="24"/>
          <w:szCs w:val="24"/>
        </w:rPr>
        <w:t>最</w:t>
      </w:r>
      <w:proofErr w:type="gramEnd"/>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w:t>
      </w:r>
      <w:proofErr w:type="gramStart"/>
      <w:r w:rsidRPr="001113E4">
        <w:rPr>
          <w:rFonts w:ascii="宋体" w:eastAsia="宋体" w:hAnsi="宋体" w:hint="eastAsia"/>
          <w:sz w:val="24"/>
          <w:szCs w:val="24"/>
        </w:rPr>
        <w:t>凸</w:t>
      </w:r>
      <w:proofErr w:type="gramEnd"/>
      <w:r w:rsidRPr="001113E4">
        <w:rPr>
          <w:rFonts w:ascii="宋体" w:eastAsia="宋体" w:hAnsi="宋体" w:hint="eastAsia"/>
          <w:sz w:val="24"/>
          <w:szCs w:val="24"/>
        </w:rPr>
        <w:t>优化问题：</w:t>
      </w:r>
    </w:p>
    <w:p w:rsidR="00C07493" w:rsidRPr="00A341BC" w:rsidRDefault="00CA0CDC" w:rsidP="00A55C71">
      <w:pPr>
        <w:spacing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87D73">
      <w:pPr>
        <w:spacing w:line="288" w:lineRule="auto"/>
        <w:rPr>
          <w:rFonts w:ascii="宋体" w:eastAsia="宋体" w:hAnsi="宋体"/>
          <w:sz w:val="24"/>
          <w:szCs w:val="24"/>
        </w:rPr>
      </w:pPr>
      <m:oMathPara>
        <m:oMath>
          <m:r>
            <m:rPr>
              <m:sty m:val="p"/>
            </m:rPr>
            <w:rPr>
              <w:rFonts w:ascii="Cambria Math" w:eastAsia="宋体" w:hAnsi="Cambria Math"/>
              <w:sz w:val="24"/>
              <w:szCs w:val="24"/>
            </w:rPr>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0A39E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0E0E7D" w:rsidRPr="00F511A1">
        <w:rPr>
          <w:rFonts w:ascii="宋体" w:eastAsia="宋体" w:hAnsi="宋体"/>
          <w:sz w:val="24"/>
          <w:szCs w:val="24"/>
          <w:vertAlign w:val="superscript"/>
        </w:rPr>
        <w:t>27</w:t>
      </w:r>
      <w:r w:rsidR="000E0E7D" w:rsidRPr="00F511A1">
        <w:rPr>
          <w:rFonts w:ascii="宋体" w:eastAsia="宋体" w:hAnsi="宋体" w:hint="eastAsia"/>
          <w:sz w:val="24"/>
          <w:szCs w:val="24"/>
          <w:vertAlign w:val="superscript"/>
        </w:rPr>
        <w:t>，2</w:t>
      </w:r>
      <w:r w:rsidR="000E0E7D" w:rsidRPr="00F511A1">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，2</w:t>
      </w:r>
      <w:r w:rsidR="000E0E7D" w:rsidRPr="00F511A1">
        <w:rPr>
          <w:rFonts w:ascii="宋体" w:eastAsia="宋体" w:hAnsi="宋体"/>
          <w:sz w:val="24"/>
          <w:szCs w:val="24"/>
          <w:vertAlign w:val="superscript"/>
        </w:rPr>
        <w:t>9</w:t>
      </w:r>
      <w:r w:rsidR="000E0E7D" w:rsidRPr="00F511A1">
        <w:rPr>
          <w:rFonts w:ascii="宋体" w:eastAsia="宋体" w:hAnsi="宋体" w:hint="eastAsia"/>
          <w:sz w:val="24"/>
          <w:szCs w:val="24"/>
          <w:vertAlign w:val="superscript"/>
        </w:rPr>
        <w:t>，3</w:t>
      </w:r>
      <w:r w:rsidR="000E0E7D" w:rsidRPr="00F511A1">
        <w:rPr>
          <w:rFonts w:ascii="宋体" w:eastAsia="宋体" w:hAnsi="宋体"/>
          <w:sz w:val="24"/>
          <w:szCs w:val="24"/>
          <w:vertAlign w:val="superscript"/>
        </w:rPr>
        <w:t>0</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0A39E0" w:rsidRDefault="00F06AC0" w:rsidP="000A39E0">
      <w:pPr>
        <w:spacing w:before="100" w:beforeAutospacing="1" w:after="100" w:afterAutospacing="1" w:line="288" w:lineRule="auto"/>
        <w:ind w:firstLineChars="200" w:firstLine="482"/>
        <w:outlineLvl w:val="2"/>
        <w:rPr>
          <w:rFonts w:ascii="黑体" w:eastAsia="黑体" w:hAnsi="黑体"/>
          <w:b/>
          <w:sz w:val="24"/>
          <w:szCs w:val="24"/>
        </w:rPr>
      </w:pPr>
      <w:bookmarkStart w:id="19" w:name="_Toc8135367"/>
      <w:r w:rsidRPr="000A39E0">
        <w:rPr>
          <w:rFonts w:ascii="黑体" w:eastAsia="黑体" w:hAnsi="黑体" w:hint="eastAsia"/>
          <w:b/>
          <w:sz w:val="24"/>
          <w:szCs w:val="24"/>
        </w:rPr>
        <w:t>2</w:t>
      </w:r>
      <w:r w:rsidRPr="000A39E0">
        <w:rPr>
          <w:rFonts w:ascii="黑体" w:eastAsia="黑体" w:hAnsi="黑体"/>
          <w:b/>
          <w:sz w:val="24"/>
          <w:szCs w:val="24"/>
        </w:rPr>
        <w:t>.3.</w:t>
      </w:r>
      <w:r w:rsidR="00635E1D" w:rsidRPr="000A39E0">
        <w:rPr>
          <w:rFonts w:ascii="黑体" w:eastAsia="黑体" w:hAnsi="黑体"/>
          <w:b/>
          <w:sz w:val="24"/>
          <w:szCs w:val="24"/>
        </w:rPr>
        <w:t>2</w:t>
      </w:r>
      <w:r w:rsidRPr="000A39E0">
        <w:rPr>
          <w:rFonts w:ascii="黑体" w:eastAsia="黑体" w:hAnsi="黑体"/>
          <w:b/>
          <w:sz w:val="24"/>
          <w:szCs w:val="24"/>
        </w:rPr>
        <w:t xml:space="preserve"> </w:t>
      </w:r>
      <w:proofErr w:type="spellStart"/>
      <w:r w:rsidRPr="000A39E0">
        <w:rPr>
          <w:rFonts w:ascii="黑体" w:eastAsia="黑体" w:hAnsi="黑体" w:hint="eastAsia"/>
          <w:b/>
          <w:sz w:val="24"/>
          <w:szCs w:val="24"/>
        </w:rPr>
        <w:t>kNN</w:t>
      </w:r>
      <w:proofErr w:type="spellEnd"/>
      <w:r w:rsidRPr="000A39E0">
        <w:rPr>
          <w:rFonts w:ascii="黑体" w:eastAsia="黑体" w:hAnsi="黑体" w:hint="eastAsia"/>
          <w:b/>
          <w:sz w:val="24"/>
          <w:szCs w:val="24"/>
        </w:rPr>
        <w:t>的度量学习</w:t>
      </w:r>
      <w:bookmarkEnd w:id="19"/>
    </w:p>
    <w:p w:rsidR="00FF1FDA" w:rsidRPr="000A39E0" w:rsidRDefault="00FF1FDA"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lastRenderedPageBreak/>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proofErr w:type="spellStart"/>
      <w:r w:rsidR="00FC0894" w:rsidRPr="000A39E0">
        <w:rPr>
          <w:rFonts w:ascii="宋体" w:eastAsia="宋体" w:hAnsi="宋体" w:hint="eastAsia"/>
          <w:sz w:val="24"/>
          <w:szCs w:val="24"/>
        </w:rPr>
        <w:t>kNN</w:t>
      </w:r>
      <w:proofErr w:type="spellEnd"/>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w:t>
      </w:r>
      <w:proofErr w:type="spellStart"/>
      <w:r w:rsidRPr="000A39E0">
        <w:rPr>
          <w:rFonts w:ascii="宋体" w:eastAsia="宋体" w:hAnsi="宋体" w:hint="eastAsia"/>
          <w:sz w:val="24"/>
          <w:szCs w:val="24"/>
        </w:rPr>
        <w:t>k</w:t>
      </w:r>
      <w:r w:rsidR="00FC0894" w:rsidRPr="000A39E0">
        <w:rPr>
          <w:rFonts w:ascii="宋体" w:eastAsia="宋体" w:hAnsi="宋体" w:hint="eastAsia"/>
          <w:sz w:val="24"/>
          <w:szCs w:val="24"/>
        </w:rPr>
        <w:t>NN</w:t>
      </w:r>
      <w:proofErr w:type="spellEnd"/>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w:t>
      </w:r>
      <w:proofErr w:type="spellStart"/>
      <w:r w:rsidRPr="000A39E0">
        <w:rPr>
          <w:rFonts w:ascii="宋体" w:eastAsia="宋体" w:hAnsi="宋体" w:hint="eastAsia"/>
          <w:sz w:val="24"/>
          <w:szCs w:val="24"/>
        </w:rPr>
        <w:t>kNN</w:t>
      </w:r>
      <w:proofErr w:type="spellEnd"/>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CA0CDC" w:rsidP="00FF1FDA">
      <w:pPr>
        <w:spacing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A01888">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w:t>
      </w:r>
      <w:proofErr w:type="spellStart"/>
      <w:r w:rsidRPr="000A39E0">
        <w:rPr>
          <w:rFonts w:ascii="宋体" w:eastAsia="宋体" w:hAnsi="宋体" w:hint="eastAsia"/>
          <w:sz w:val="24"/>
          <w:szCs w:val="24"/>
        </w:rPr>
        <w:t>kNN</w:t>
      </w:r>
      <w:proofErr w:type="spellEnd"/>
      <w:r w:rsidRPr="000A39E0">
        <w:rPr>
          <w:rFonts w:ascii="宋体" w:eastAsia="宋体" w:hAnsi="宋体" w:hint="eastAsia"/>
          <w:sz w:val="24"/>
          <w:szCs w:val="24"/>
        </w:rPr>
        <w:t>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CA0CDC" w:rsidP="00BC1055">
      <w:pPr>
        <w:spacing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20" w:name="_Toc8135368"/>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20"/>
    </w:p>
    <w:p w:rsidR="00D013A7" w:rsidRPr="00BD25F5" w:rsidRDefault="0063694D" w:rsidP="00BD25F5">
      <w:pPr>
        <w:pStyle w:val="af"/>
        <w:numPr>
          <w:ins w:id="21"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D013A7" w:rsidRPr="002F5879" w:rsidRDefault="00D013A7" w:rsidP="00D013A7">
      <w:pPr>
        <w:pStyle w:val="1"/>
        <w:spacing w:beforeLines="0" w:afterLines="0"/>
      </w:pPr>
      <w:bookmarkStart w:id="22" w:name="_Toc8135369"/>
      <w:r>
        <w:rPr>
          <w:rFonts w:hint="eastAsia"/>
        </w:rPr>
        <w:lastRenderedPageBreak/>
        <w:t>第三章</w:t>
      </w:r>
      <w:r>
        <w:rPr>
          <w:rFonts w:hint="eastAsia"/>
        </w:rPr>
        <w:t xml:space="preserve"> </w:t>
      </w:r>
      <w:r w:rsidR="00167CE3">
        <w:t xml:space="preserve"> </w:t>
      </w:r>
      <w:r w:rsidR="0063694D">
        <w:rPr>
          <w:rFonts w:hint="eastAsia"/>
        </w:rPr>
        <w:t>系统的需求分析</w:t>
      </w:r>
      <w:bookmarkEnd w:id="22"/>
    </w:p>
    <w:p w:rsidR="00D013A7" w:rsidRPr="00B031F9" w:rsidRDefault="00D013A7" w:rsidP="00D013A7">
      <w:pPr>
        <w:pStyle w:val="2"/>
        <w:rPr>
          <w:rFonts w:ascii="黑体" w:hAnsi="黑体"/>
        </w:rPr>
      </w:pPr>
      <w:bookmarkStart w:id="23" w:name="_Toc8135370"/>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bookmarkEnd w:id="23"/>
      <w:r w:rsidR="002C139C" w:rsidRPr="002C139C">
        <w:rPr>
          <w:rFonts w:ascii="黑体" w:hAnsi="黑体" w:hint="eastAsia"/>
        </w:rPr>
        <w:t>Neural network based Aspect-level Collaborative Filtering model（</w:t>
      </w:r>
      <w:proofErr w:type="spellStart"/>
      <w:r w:rsidR="002C139C" w:rsidRPr="002C139C">
        <w:rPr>
          <w:rFonts w:ascii="黑体" w:hAnsi="黑体" w:hint="eastAsia"/>
        </w:rPr>
        <w:t>NeuACF</w:t>
      </w:r>
      <w:proofErr w:type="spellEnd"/>
      <w:r w:rsidR="002C139C" w:rsidRPr="002C139C">
        <w:rPr>
          <w:rFonts w:ascii="黑体" w:hAnsi="黑体" w:hint="eastAsia"/>
        </w:rPr>
        <w:t>）</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作为基础模型，并加以改进。因此，本节具体介绍</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Pr>
          <w:rFonts w:ascii="宋体" w:eastAsia="宋体" w:hAnsi="宋体"/>
          <w:sz w:val="24"/>
          <w:szCs w:val="24"/>
        </w:rPr>
        <w:t>2-3</w:t>
      </w:r>
      <w:r w:rsidRPr="00B0024F">
        <w:rPr>
          <w:rFonts w:ascii="宋体" w:eastAsia="宋体" w:hAnsi="宋体" w:hint="eastAsia"/>
          <w:sz w:val="24"/>
          <w:szCs w:val="24"/>
        </w:rPr>
        <w:t>为例，进一步说明多方面信息的重要性。如果仅利用图</w:t>
      </w:r>
      <w:r>
        <w:rPr>
          <w:rFonts w:ascii="宋体" w:eastAsia="宋体" w:hAnsi="宋体"/>
          <w:sz w:val="24"/>
          <w:szCs w:val="24"/>
        </w:rPr>
        <w:t>2-3</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Pr>
          <w:rFonts w:ascii="宋体" w:eastAsia="宋体" w:hAnsi="宋体" w:hint="eastAsia"/>
          <w:sz w:val="24"/>
          <w:szCs w:val="24"/>
        </w:rPr>
        <w:t>2</w:t>
      </w:r>
      <w:r>
        <w:rPr>
          <w:rFonts w:ascii="宋体" w:eastAsia="宋体" w:hAnsi="宋体"/>
          <w:sz w:val="24"/>
          <w:szCs w:val="24"/>
        </w:rPr>
        <w:t>-3</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3ED5F19C" wp14:editId="30A2CF61">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000" cy="1263231"/>
                    </a:xfrm>
                    <a:prstGeom prst="rect">
                      <a:avLst/>
                    </a:prstGeom>
                  </pic:spPr>
                </pic:pic>
              </a:graphicData>
            </a:graphic>
          </wp:inline>
        </w:drawing>
      </w:r>
    </w:p>
    <w:p w:rsidR="00562278" w:rsidRPr="00D276A2" w:rsidRDefault="00562278" w:rsidP="00562278">
      <w:pPr>
        <w:pStyle w:val="a9"/>
        <w:ind w:left="720"/>
        <w:rPr>
          <w:rFonts w:ascii="Kaiti SC" w:eastAsia="Kaiti SC" w:hAnsi="Kaiti SC"/>
        </w:rPr>
      </w:pPr>
      <w:r>
        <w:rPr>
          <w:rFonts w:ascii="Kaiti SC" w:eastAsia="Kaiti SC" w:hAnsi="Kaiti SC" w:hint="eastAsia"/>
        </w:rPr>
        <w:t>（</w:t>
      </w:r>
      <w:r w:rsidRPr="004A31B5">
        <w:rPr>
          <w:rFonts w:ascii="Times New Roman" w:eastAsia="Kaiti SC" w:hAnsi="Times New Roman" w:cs="Times New Roman"/>
        </w:rPr>
        <w:t>a</w:t>
      </w:r>
      <w:r>
        <w:rPr>
          <w:rFonts w:ascii="Kaiti SC" w:eastAsia="Kaiti SC" w:hAnsi="Kaiti SC" w:hint="eastAsia"/>
        </w:rPr>
        <w:t>）</w:t>
      </w:r>
      <w:r w:rsidRPr="00D276A2">
        <w:rPr>
          <w:rFonts w:ascii="Kaiti SC" w:eastAsia="Kaiti SC" w:hAnsi="Kaiti SC" w:hint="eastAsia"/>
        </w:rPr>
        <w:t>用户-物品交互矩阵 （</w:t>
      </w:r>
      <w:r w:rsidRPr="00D276A2">
        <w:rPr>
          <w:rFonts w:ascii="Times New Roman" w:eastAsia="Kaiti SC" w:hAnsi="Times New Roman" w:cs="Times New Roman"/>
        </w:rPr>
        <w:t>b</w:t>
      </w:r>
      <w:r w:rsidRPr="00D276A2">
        <w:rPr>
          <w:rFonts w:ascii="Kaiti SC" w:eastAsia="Kaiti SC" w:hAnsi="Kaiti SC" w:hint="eastAsia"/>
        </w:rPr>
        <w:t>）物品-品牌关系矩阵 （</w:t>
      </w:r>
      <w:r w:rsidRPr="00D276A2">
        <w:rPr>
          <w:rFonts w:ascii="Times New Roman" w:eastAsia="Kaiti SC" w:hAnsi="Times New Roman" w:cs="Times New Roman"/>
        </w:rPr>
        <w:t>c</w:t>
      </w:r>
      <w:r w:rsidRPr="00D276A2">
        <w:rPr>
          <w:rFonts w:ascii="Kaiti SC" w:eastAsia="Kaiti SC" w:hAnsi="Kaiti SC" w:hint="eastAsia"/>
        </w:rPr>
        <w:t>）异质信息网络</w:t>
      </w:r>
    </w:p>
    <w:p w:rsidR="00562278" w:rsidRPr="00D276A2" w:rsidRDefault="00562278" w:rsidP="00562278">
      <w:pPr>
        <w:pStyle w:val="a9"/>
        <w:ind w:left="720" w:firstLineChars="0" w:firstLine="0"/>
        <w:jc w:val="center"/>
        <w:rPr>
          <w:rFonts w:ascii="Kaiti SC" w:eastAsia="Kaiti SC" w:hAnsi="Kaiti SC"/>
        </w:rPr>
      </w:pPr>
      <w:r w:rsidRPr="00D276A2">
        <w:rPr>
          <w:rFonts w:ascii="Kaiti SC" w:eastAsia="Kaiti SC" w:hAnsi="Kaiti SC" w:hint="eastAsia"/>
        </w:rPr>
        <w:t>图</w:t>
      </w:r>
      <w:r>
        <w:rPr>
          <w:rFonts w:ascii="Kaiti SC" w:eastAsia="Kaiti SC" w:hAnsi="Kaiti SC"/>
        </w:rPr>
        <w:t>2-3</w:t>
      </w:r>
      <w:r w:rsidRPr="00D276A2">
        <w:rPr>
          <w:rFonts w:ascii="Kaiti SC" w:eastAsia="Kaiti SC" w:hAnsi="Kaiti SC"/>
        </w:rPr>
        <w:t xml:space="preserve"> </w:t>
      </w:r>
      <w:r w:rsidRPr="00D276A2">
        <w:rPr>
          <w:rFonts w:ascii="Kaiti SC" w:eastAsia="Kaiti SC" w:hAnsi="Kaiti SC" w:hint="eastAsia"/>
        </w:rPr>
        <w:t>用户</w:t>
      </w:r>
      <w:r>
        <w:rPr>
          <w:rFonts w:ascii="Kaiti SC" w:eastAsia="Kaiti SC" w:hAnsi="Kaiti SC" w:hint="eastAsia"/>
        </w:rPr>
        <w:t>-</w:t>
      </w:r>
      <w:r w:rsidRPr="00D276A2">
        <w:rPr>
          <w:rFonts w:ascii="Kaiti SC" w:eastAsia="Kaiti SC" w:hAnsi="Kaiti SC" w:hint="eastAsia"/>
        </w:rPr>
        <w:t>物品</w:t>
      </w:r>
      <w:proofErr w:type="gramStart"/>
      <w:r w:rsidRPr="00D276A2">
        <w:rPr>
          <w:rFonts w:ascii="Kaiti SC" w:eastAsia="Kaiti SC" w:hAnsi="Kaiti SC" w:hint="eastAsia"/>
        </w:rPr>
        <w:t>方面级</w:t>
      </w:r>
      <w:proofErr w:type="gramEnd"/>
      <w:r w:rsidRPr="00D276A2">
        <w:rPr>
          <w:rFonts w:ascii="Kaiti SC" w:eastAsia="Kaiti SC" w:hAnsi="Kaiti SC" w:hint="eastAsia"/>
        </w:rPr>
        <w:t>交互关系示例</w:t>
      </w:r>
      <w:r>
        <w:rPr>
          <w:rFonts w:ascii="Kaiti SC" w:eastAsia="Kaiti SC" w:hAnsi="Kaiti SC" w:hint="eastAsia"/>
        </w:rPr>
        <w:t>[</w:t>
      </w:r>
      <w:r>
        <w:rPr>
          <w:rFonts w:ascii="Kaiti SC" w:eastAsia="Kaiti SC" w:hAnsi="Kaiti SC"/>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的信息。其二，如何从不同方面学习和融合</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w:t>
      </w:r>
      <w:proofErr w:type="spellStart"/>
      <w:r w:rsidRPr="00B0024F">
        <w:rPr>
          <w:rFonts w:ascii="宋体" w:eastAsia="宋体" w:hAnsi="宋体" w:hint="eastAsia"/>
          <w:sz w:val="24"/>
          <w:szCs w:val="24"/>
        </w:rPr>
        <w:t>NeuACF</w:t>
      </w:r>
      <w:proofErr w:type="spellEnd"/>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的隐因子。具体地，推荐系统中不同类型的对象和</w:t>
      </w:r>
      <w:proofErr w:type="gramStart"/>
      <w:r>
        <w:rPr>
          <w:rFonts w:ascii="宋体" w:eastAsia="宋体" w:hAnsi="宋体" w:hint="eastAsia"/>
          <w:sz w:val="24"/>
          <w:szCs w:val="24"/>
        </w:rPr>
        <w:t>其之间的</w:t>
      </w:r>
      <w:r w:rsidRPr="00B0024F">
        <w:rPr>
          <w:rFonts w:ascii="宋体" w:eastAsia="宋体" w:hAnsi="宋体" w:hint="eastAsia"/>
          <w:sz w:val="24"/>
          <w:szCs w:val="24"/>
        </w:rPr>
        <w:t>交互被</w:t>
      </w:r>
      <w:proofErr w:type="gramEnd"/>
      <w:r w:rsidRPr="00B0024F">
        <w:rPr>
          <w:rFonts w:ascii="宋体" w:eastAsia="宋体" w:hAnsi="宋体" w:hint="eastAsia"/>
          <w:sz w:val="24"/>
          <w:szCs w:val="24"/>
        </w:rPr>
        <w:t>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Pr>
          <w:rFonts w:ascii="宋体" w:eastAsia="宋体" w:hAnsi="宋体"/>
          <w:sz w:val="24"/>
          <w:szCs w:val="24"/>
        </w:rPr>
        <w:t>2-3</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的隐因子，并基于注意力机制实现有效融合，进行Top-N推荐。</w:t>
      </w:r>
    </w:p>
    <w:p w:rsidR="00562278" w:rsidRPr="0092016A" w:rsidRDefault="00562278"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4" w:name="_Toc8135360"/>
      <w:r w:rsidRPr="0092016A">
        <w:rPr>
          <w:rFonts w:ascii="黑体" w:eastAsia="黑体" w:hAnsi="黑体" w:hint="eastAsia"/>
          <w:b/>
          <w:sz w:val="24"/>
          <w:szCs w:val="24"/>
        </w:rPr>
        <w:t>2</w:t>
      </w:r>
      <w:r w:rsidRPr="0092016A">
        <w:rPr>
          <w:rFonts w:ascii="黑体" w:eastAsia="黑体" w:hAnsi="黑体"/>
          <w:b/>
          <w:sz w:val="24"/>
          <w:szCs w:val="24"/>
        </w:rPr>
        <w:t xml:space="preserve">.2.1 </w:t>
      </w:r>
      <w:r w:rsidRPr="0092016A">
        <w:rPr>
          <w:rFonts w:ascii="黑体" w:eastAsia="黑体" w:hAnsi="黑体" w:hint="eastAsia"/>
          <w:b/>
          <w:sz w:val="24"/>
          <w:szCs w:val="24"/>
        </w:rPr>
        <w:t>模型框架</w:t>
      </w:r>
      <w:bookmarkEnd w:id="24"/>
    </w:p>
    <w:p w:rsidR="00562278" w:rsidRPr="002A32A3" w:rsidRDefault="00562278" w:rsidP="00562278">
      <w:pPr>
        <w:spacing w:line="288" w:lineRule="auto"/>
        <w:ind w:firstLineChars="200" w:firstLine="480"/>
        <w:rPr>
          <w:rFonts w:ascii="宋体" w:eastAsia="宋体" w:hAnsi="宋体"/>
          <w:sz w:val="24"/>
          <w:szCs w:val="24"/>
        </w:rPr>
      </w:pPr>
      <w:proofErr w:type="spellStart"/>
      <w:r w:rsidRPr="002A32A3">
        <w:rPr>
          <w:rFonts w:ascii="宋体" w:eastAsia="宋体" w:hAnsi="宋体" w:hint="eastAsia"/>
          <w:sz w:val="24"/>
          <w:szCs w:val="24"/>
        </w:rPr>
        <w:t>NeuACF</w:t>
      </w:r>
      <w:proofErr w:type="spellEnd"/>
      <w:r w:rsidRPr="002A32A3">
        <w:rPr>
          <w:rFonts w:ascii="宋体" w:eastAsia="宋体" w:hAnsi="宋体" w:hint="eastAsia"/>
          <w:sz w:val="24"/>
          <w:szCs w:val="24"/>
        </w:rPr>
        <w:t>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w:t>
      </w:r>
      <w:proofErr w:type="gramStart"/>
      <w:r w:rsidRPr="002A32A3">
        <w:rPr>
          <w:rFonts w:ascii="宋体" w:eastAsia="宋体" w:hAnsi="宋体" w:hint="eastAsia"/>
          <w:sz w:val="24"/>
          <w:szCs w:val="24"/>
        </w:rPr>
        <w:t>下计算不同方面级</w:t>
      </w:r>
      <w:proofErr w:type="gramEnd"/>
      <w:r w:rsidRPr="002A32A3">
        <w:rPr>
          <w:rFonts w:ascii="宋体" w:eastAsia="宋体" w:hAnsi="宋体" w:hint="eastAsia"/>
          <w:sz w:val="24"/>
          <w:szCs w:val="24"/>
        </w:rPr>
        <w:t>的相似性矩阵，以反映用户和物品的不同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特征。接下来，利用深度神经网络，以所得相似性矩阵为输入，分别学</w:t>
      </w:r>
      <w:r w:rsidRPr="002A32A3">
        <w:rPr>
          <w:rFonts w:ascii="宋体" w:eastAsia="宋体" w:hAnsi="宋体" w:hint="eastAsia"/>
          <w:sz w:val="24"/>
          <w:szCs w:val="24"/>
        </w:rPr>
        <w:lastRenderedPageBreak/>
        <w:t>习</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因子。最后，结合注意力机制融合</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2A32A3" w:rsidRDefault="00562278"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5" w:name="_Toc8135361"/>
      <w:r w:rsidRPr="002A32A3">
        <w:rPr>
          <w:rFonts w:ascii="黑体" w:eastAsia="黑体" w:hAnsi="黑体" w:hint="eastAsia"/>
          <w:b/>
          <w:sz w:val="24"/>
          <w:szCs w:val="24"/>
        </w:rPr>
        <w:t>2</w:t>
      </w:r>
      <w:r w:rsidRPr="002A32A3">
        <w:rPr>
          <w:rFonts w:ascii="黑体" w:eastAsia="黑体" w:hAnsi="黑体"/>
          <w:b/>
          <w:sz w:val="24"/>
          <w:szCs w:val="24"/>
        </w:rPr>
        <w:t xml:space="preserve">.2.2 </w:t>
      </w:r>
      <w:proofErr w:type="gramStart"/>
      <w:r w:rsidRPr="002A32A3">
        <w:rPr>
          <w:rFonts w:ascii="黑体" w:eastAsia="黑体" w:hAnsi="黑体" w:hint="eastAsia"/>
          <w:b/>
          <w:sz w:val="24"/>
          <w:szCs w:val="24"/>
        </w:rPr>
        <w:t>方面级</w:t>
      </w:r>
      <w:proofErr w:type="gramEnd"/>
      <w:r w:rsidRPr="002A32A3">
        <w:rPr>
          <w:rFonts w:ascii="黑体" w:eastAsia="黑体" w:hAnsi="黑体" w:hint="eastAsia"/>
          <w:b/>
          <w:sz w:val="24"/>
          <w:szCs w:val="24"/>
        </w:rPr>
        <w:t>相似性矩阵计算</w:t>
      </w:r>
      <w:bookmarkEnd w:id="25"/>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因子学习。因此，使用</w:t>
      </w:r>
      <w:proofErr w:type="spellStart"/>
      <w:r w:rsidRPr="002A32A3">
        <w:rPr>
          <w:rFonts w:ascii="宋体" w:eastAsia="宋体" w:hAnsi="宋体" w:hint="eastAsia"/>
          <w:sz w:val="24"/>
          <w:szCs w:val="24"/>
        </w:rPr>
        <w:t>PathSim</w:t>
      </w:r>
      <w:proofErr w:type="spellEnd"/>
      <w:r w:rsidRPr="004A505E">
        <w:rPr>
          <w:rFonts w:ascii="宋体" w:eastAsia="宋体" w:hAnsi="宋体"/>
          <w:sz w:val="24"/>
          <w:szCs w:val="24"/>
          <w:vertAlign w:val="superscript"/>
        </w:rPr>
        <w:t>[15]</w:t>
      </w:r>
      <w:r w:rsidRPr="002A32A3">
        <w:rPr>
          <w:rFonts w:ascii="宋体" w:eastAsia="宋体" w:hAnsi="宋体" w:hint="eastAsia"/>
          <w:sz w:val="24"/>
          <w:szCs w:val="24"/>
        </w:rPr>
        <w:t>计算</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2A32A3" w:rsidRDefault="00562278"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6" w:name="_Toc8135362"/>
      <w:r w:rsidRPr="002A32A3">
        <w:rPr>
          <w:rFonts w:ascii="黑体" w:eastAsia="黑体" w:hAnsi="黑体" w:hint="eastAsia"/>
          <w:b/>
          <w:sz w:val="24"/>
          <w:szCs w:val="24"/>
        </w:rPr>
        <w:t>2</w:t>
      </w:r>
      <w:r w:rsidRPr="002A32A3">
        <w:rPr>
          <w:rFonts w:ascii="黑体" w:eastAsia="黑体" w:hAnsi="黑体"/>
          <w:b/>
          <w:sz w:val="24"/>
          <w:szCs w:val="24"/>
        </w:rPr>
        <w:t xml:space="preserve">.2.3 </w:t>
      </w:r>
      <w:proofErr w:type="gramStart"/>
      <w:r w:rsidRPr="002A32A3">
        <w:rPr>
          <w:rFonts w:ascii="黑体" w:eastAsia="黑体" w:hAnsi="黑体" w:hint="eastAsia"/>
          <w:b/>
          <w:sz w:val="24"/>
          <w:szCs w:val="24"/>
        </w:rPr>
        <w:t>方面级隐</w:t>
      </w:r>
      <w:proofErr w:type="gramEnd"/>
      <w:r w:rsidRPr="002A32A3">
        <w:rPr>
          <w:rFonts w:ascii="黑体" w:eastAsia="黑体" w:hAnsi="黑体" w:hint="eastAsia"/>
          <w:b/>
          <w:sz w:val="24"/>
          <w:szCs w:val="24"/>
        </w:rPr>
        <w:t>因子学习</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因子，架构如图2</w:t>
      </w:r>
      <w:r>
        <w:rPr>
          <w:rFonts w:ascii="宋体" w:eastAsia="宋体" w:hAnsi="宋体"/>
          <w:sz w:val="24"/>
          <w:szCs w:val="24"/>
        </w:rPr>
        <w:t>-4</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70FA9C25" wp14:editId="59452476">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9445" cy="2707026"/>
                    </a:xfrm>
                    <a:prstGeom prst="rect">
                      <a:avLst/>
                    </a:prstGeom>
                  </pic:spPr>
                </pic:pic>
              </a:graphicData>
            </a:graphic>
          </wp:inline>
        </w:drawing>
      </w:r>
    </w:p>
    <w:p w:rsidR="00562278" w:rsidRPr="0054489A" w:rsidRDefault="00562278" w:rsidP="00562278">
      <w:pPr>
        <w:jc w:val="center"/>
        <w:rPr>
          <w:rFonts w:ascii="Kaiti SC" w:eastAsia="Kaiti SC" w:hAnsi="Kaiti SC"/>
        </w:rPr>
      </w:pPr>
      <w:r w:rsidRPr="0054489A">
        <w:rPr>
          <w:rFonts w:ascii="Kaiti SC" w:eastAsia="Kaiti SC" w:hAnsi="Kaiti SC" w:hint="eastAsia"/>
        </w:rPr>
        <w:t>图</w:t>
      </w:r>
      <w:r>
        <w:rPr>
          <w:rFonts w:ascii="Kaiti SC" w:eastAsia="Kaiti SC" w:hAnsi="Kaiti SC" w:hint="eastAsia"/>
        </w:rPr>
        <w:t>2</w:t>
      </w:r>
      <w:r>
        <w:rPr>
          <w:rFonts w:ascii="Kaiti SC" w:eastAsia="Kaiti SC" w:hAnsi="Kaiti SC"/>
        </w:rPr>
        <w:t>-4</w:t>
      </w:r>
      <w:r w:rsidRPr="0054489A">
        <w:rPr>
          <w:rFonts w:ascii="Kaiti SC" w:eastAsia="Kaiti SC" w:hAnsi="Kaiti SC" w:hint="eastAsia"/>
        </w:rPr>
        <w:t xml:space="preserve"> </w:t>
      </w:r>
      <w:proofErr w:type="spellStart"/>
      <w:r w:rsidRPr="0054489A">
        <w:rPr>
          <w:rFonts w:ascii="Kaiti SC" w:eastAsia="Kaiti SC" w:hAnsi="Kaiti SC" w:hint="eastAsia"/>
        </w:rPr>
        <w:t>NeuACF</w:t>
      </w:r>
      <w:proofErr w:type="spellEnd"/>
      <w:r w:rsidRPr="0054489A">
        <w:rPr>
          <w:rFonts w:ascii="Kaiti SC" w:eastAsia="Kaiti SC" w:hAnsi="Kaiti SC"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proofErr w:type="gramStart"/>
      <w:r>
        <w:rPr>
          <w:rFonts w:ascii="宋体" w:eastAsia="宋体" w:hAnsi="宋体" w:hint="eastAsia"/>
          <w:sz w:val="24"/>
          <w:szCs w:val="24"/>
        </w:rPr>
        <w:t>方面</w:t>
      </w:r>
      <w:r w:rsidRPr="00F03E9E">
        <w:rPr>
          <w:rFonts w:ascii="宋体" w:eastAsia="宋体" w:hAnsi="宋体" w:hint="eastAsia"/>
          <w:sz w:val="24"/>
          <w:szCs w:val="24"/>
        </w:rPr>
        <w:t>级隐</w:t>
      </w:r>
      <w:proofErr w:type="gramEnd"/>
      <w:r w:rsidRPr="00F03E9E">
        <w:rPr>
          <w:rFonts w:ascii="宋体" w:eastAsia="宋体" w:hAnsi="宋体" w:hint="eastAsia"/>
          <w:sz w:val="24"/>
          <w:szCs w:val="24"/>
        </w:rPr>
        <w:t>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CA0CDC" w:rsidP="00562278">
      <w:pPr>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相似性矩阵，均存在相应的MLP学习该</w:t>
      </w:r>
      <w:proofErr w:type="gramStart"/>
      <w:r w:rsidRPr="00F03E9E">
        <w:rPr>
          <w:rFonts w:ascii="宋体" w:eastAsia="宋体" w:hAnsi="宋体" w:hint="eastAsia"/>
          <w:sz w:val="24"/>
          <w:szCs w:val="24"/>
        </w:rPr>
        <w:t>方面</w:t>
      </w:r>
      <w:r w:rsidRPr="00F03E9E">
        <w:rPr>
          <w:rFonts w:ascii="宋体" w:eastAsia="宋体" w:hAnsi="宋体" w:hint="eastAsia"/>
          <w:sz w:val="24"/>
          <w:szCs w:val="24"/>
        </w:rPr>
        <w:lastRenderedPageBreak/>
        <w:t>级隐</w:t>
      </w:r>
      <w:proofErr w:type="gramEnd"/>
      <w:r w:rsidRPr="00F03E9E">
        <w:rPr>
          <w:rFonts w:ascii="宋体" w:eastAsia="宋体" w:hAnsi="宋体" w:hint="eastAsia"/>
          <w:sz w:val="24"/>
          <w:szCs w:val="24"/>
        </w:rPr>
        <w:t>因子。</w:t>
      </w:r>
    </w:p>
    <w:p w:rsidR="00562278" w:rsidRPr="00524EB4" w:rsidRDefault="00562278"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7" w:name="_Toc8135363"/>
      <w:r w:rsidRPr="00524EB4">
        <w:rPr>
          <w:rFonts w:ascii="黑体" w:eastAsia="黑体" w:hAnsi="黑体"/>
          <w:b/>
          <w:sz w:val="24"/>
          <w:szCs w:val="24"/>
        </w:rPr>
        <w:t xml:space="preserve">2.2.4 </w:t>
      </w:r>
      <w:r w:rsidRPr="00524EB4">
        <w:rPr>
          <w:rFonts w:ascii="黑体" w:eastAsia="黑体" w:hAnsi="黑体" w:hint="eastAsia"/>
          <w:b/>
          <w:sz w:val="24"/>
          <w:szCs w:val="24"/>
        </w:rPr>
        <w:t>基于注意力机制的</w:t>
      </w:r>
      <w:proofErr w:type="gramStart"/>
      <w:r w:rsidRPr="00524EB4">
        <w:rPr>
          <w:rFonts w:ascii="黑体" w:eastAsia="黑体" w:hAnsi="黑体" w:hint="eastAsia"/>
          <w:b/>
          <w:sz w:val="24"/>
          <w:szCs w:val="24"/>
        </w:rPr>
        <w:t>方面级隐</w:t>
      </w:r>
      <w:proofErr w:type="gramEnd"/>
      <w:r w:rsidRPr="00524EB4">
        <w:rPr>
          <w:rFonts w:ascii="黑体" w:eastAsia="黑体" w:hAnsi="黑体" w:hint="eastAsia"/>
          <w:b/>
          <w:sz w:val="24"/>
          <w:szCs w:val="24"/>
        </w:rPr>
        <w:t>因子融合</w:t>
      </w:r>
      <w:bookmarkEnd w:id="27"/>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Pr>
          <w:rFonts w:ascii="宋体" w:eastAsia="宋体" w:hAnsi="宋体" w:hint="eastAsia"/>
          <w:sz w:val="24"/>
          <w:szCs w:val="24"/>
        </w:rPr>
        <w:t>获得</w:t>
      </w:r>
      <w:r w:rsidRPr="00524EB4">
        <w:rPr>
          <w:rFonts w:ascii="宋体" w:eastAsia="宋体" w:hAnsi="宋体" w:hint="eastAsia"/>
          <w:sz w:val="24"/>
          <w:szCs w:val="24"/>
        </w:rPr>
        <w:t>用户和物品的</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，或者</w:t>
      </w:r>
      <w:r w:rsidRPr="00524EB4">
        <w:rPr>
          <w:rFonts w:ascii="宋体" w:eastAsia="宋体" w:hAnsi="宋体" w:hint="eastAsia"/>
          <w:sz w:val="24"/>
          <w:szCs w:val="24"/>
        </w:rPr>
        <w:t>平均所有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Pr="00FE180D">
        <w:rPr>
          <w:rFonts w:ascii="宋体" w:eastAsia="宋体" w:hAnsi="宋体"/>
          <w:sz w:val="24"/>
          <w:szCs w:val="24"/>
          <w:vertAlign w:val="superscript"/>
        </w:rPr>
        <w:t>[21]</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因子分配合适的权重：较高（较低）权重反映相应方面对于推荐是信息量充足（信息量匮乏）的。具体地，利用用户的品牌方面</w:t>
      </w:r>
      <w:proofErr w:type="gramStart"/>
      <w:r w:rsidRPr="00524EB4">
        <w:rPr>
          <w:rFonts w:ascii="宋体" w:eastAsia="宋体" w:hAnsi="宋体" w:hint="eastAsia"/>
          <w:sz w:val="24"/>
          <w:szCs w:val="24"/>
        </w:rPr>
        <w:t>隐</w:t>
      </w:r>
      <w:proofErr w:type="gramEnd"/>
      <w:r w:rsidRPr="00524EB4">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CA0CDC" w:rsidP="00562278">
      <w:pPr>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proofErr w:type="spellStart"/>
      <w:r w:rsidRPr="00491B5A">
        <w:rPr>
          <w:rFonts w:ascii="宋体" w:eastAsia="宋体" w:hAnsi="宋体" w:hint="eastAsia"/>
          <w:sz w:val="24"/>
          <w:szCs w:val="24"/>
        </w:rPr>
        <w:t>Softmax</w:t>
      </w:r>
      <w:proofErr w:type="spellEnd"/>
      <w:r w:rsidRPr="00491B5A">
        <w:rPr>
          <w:rFonts w:ascii="宋体" w:eastAsia="宋体" w:hAnsi="宋体" w:hint="eastAsia"/>
          <w:sz w:val="24"/>
          <w:szCs w:val="24"/>
        </w:rPr>
        <w:t>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w:t>
      </w:r>
      <w:proofErr w:type="gramStart"/>
      <w:r w:rsidRPr="00491B5A">
        <w:rPr>
          <w:rFonts w:ascii="宋体" w:eastAsia="宋体" w:hAnsi="宋体" w:hint="eastAsia"/>
          <w:sz w:val="24"/>
          <w:szCs w:val="24"/>
        </w:rPr>
        <w:t>面级隐</w:t>
      </w:r>
      <w:proofErr w:type="gramEnd"/>
      <w:r w:rsidRPr="00491B5A">
        <w:rPr>
          <w:rFonts w:ascii="宋体" w:eastAsia="宋体" w:hAnsi="宋体" w:hint="eastAsia"/>
          <w:sz w:val="24"/>
          <w:szCs w:val="24"/>
        </w:rPr>
        <w:t>因子的最终权重，</w:t>
      </w:r>
      <w:proofErr w:type="gramStart"/>
      <w:r w:rsidRPr="00491B5A">
        <w:rPr>
          <w:rFonts w:ascii="宋体" w:eastAsia="宋体" w:hAnsi="宋体" w:hint="eastAsia"/>
          <w:sz w:val="24"/>
          <w:szCs w:val="24"/>
        </w:rPr>
        <w:t>即方面</w:t>
      </w:r>
      <w:proofErr w:type="gramEnd"/>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CA0CDC" w:rsidP="00562278">
      <w:pPr>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w:t>
      </w:r>
      <w:proofErr w:type="gramStart"/>
      <w:r w:rsidRPr="00491B5A">
        <w:rPr>
          <w:rFonts w:ascii="宋体" w:eastAsia="宋体" w:hAnsi="宋体" w:hint="eastAsia"/>
          <w:sz w:val="24"/>
          <w:szCs w:val="24"/>
        </w:rPr>
        <w:t>方面级隐</w:t>
      </w:r>
      <w:proofErr w:type="gramEnd"/>
      <w:r w:rsidRPr="00491B5A">
        <w:rPr>
          <w:rFonts w:ascii="宋体" w:eastAsia="宋体" w:hAnsi="宋体" w:hint="eastAsia"/>
          <w:sz w:val="24"/>
          <w:szCs w:val="24"/>
        </w:rPr>
        <w:t>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CA0CDC" w:rsidP="00562278">
      <w:pPr>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8F7696" w:rsidRDefault="00562278"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8" w:name="_Toc8135364"/>
      <w:r w:rsidRPr="008F7696">
        <w:rPr>
          <w:rFonts w:ascii="黑体" w:eastAsia="黑体" w:hAnsi="黑体" w:hint="eastAsia"/>
          <w:b/>
          <w:sz w:val="24"/>
          <w:szCs w:val="24"/>
        </w:rPr>
        <w:t>2</w:t>
      </w:r>
      <w:r w:rsidRPr="008F7696">
        <w:rPr>
          <w:rFonts w:ascii="黑体" w:eastAsia="黑体" w:hAnsi="黑体"/>
          <w:b/>
          <w:sz w:val="24"/>
          <w:szCs w:val="24"/>
        </w:rPr>
        <w:t xml:space="preserve">.2.5 </w:t>
      </w:r>
      <w:r w:rsidRPr="008F7696">
        <w:rPr>
          <w:rFonts w:ascii="黑体" w:eastAsia="黑体" w:hAnsi="黑体" w:hint="eastAsia"/>
          <w:b/>
          <w:sz w:val="24"/>
          <w:szCs w:val="24"/>
        </w:rPr>
        <w:t>模型优化</w:t>
      </w:r>
      <w:bookmarkEnd w:id="28"/>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CA0CDC" w:rsidP="00562278">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562278">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562278">
      <w:pPr>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lastRenderedPageBreak/>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29" w:name="_Toc8135372"/>
      <w:r w:rsidRPr="00B031F9">
        <w:rPr>
          <w:rFonts w:ascii="黑体" w:hAnsi="黑体" w:hint="eastAsia"/>
        </w:rPr>
        <w:t>3</w:t>
      </w:r>
      <w:r w:rsidRPr="00B031F9">
        <w:rPr>
          <w:rFonts w:ascii="黑体" w:hAnsi="黑体"/>
        </w:rPr>
        <w:t>.2</w:t>
      </w:r>
      <w:r w:rsidR="00167CE3">
        <w:rPr>
          <w:rFonts w:ascii="黑体" w:hAnsi="黑体"/>
        </w:rPr>
        <w:t xml:space="preserve">  </w:t>
      </w:r>
      <w:r w:rsidR="00372BF7">
        <w:rPr>
          <w:rFonts w:ascii="黑体" w:hAnsi="黑体" w:hint="eastAsia"/>
        </w:rPr>
        <w:t>系统功能需求分析</w:t>
      </w:r>
      <w:bookmarkEnd w:id="29"/>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30" w:name="_Toc8135373"/>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系统非功能需求分析</w:t>
      </w:r>
      <w:bookmarkEnd w:id="30"/>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31" w:name="_Toc8135374"/>
      <w:proofErr w:type="gramStart"/>
      <w:r w:rsidRPr="00B031F9">
        <w:rPr>
          <w:rFonts w:ascii="黑体" w:hAnsi="黑体" w:hint="eastAsia"/>
        </w:rPr>
        <w:t>3</w:t>
      </w:r>
      <w:r w:rsidRPr="00B031F9">
        <w:rPr>
          <w:rFonts w:ascii="黑体" w:hAnsi="黑体"/>
        </w:rPr>
        <w:t xml:space="preserve">.4 </w:t>
      </w:r>
      <w:r w:rsidR="00167CE3">
        <w:rPr>
          <w:rFonts w:ascii="黑体" w:hAnsi="黑体"/>
        </w:rPr>
        <w:t xml:space="preserve"> </w:t>
      </w:r>
      <w:r w:rsidRPr="00B031F9">
        <w:rPr>
          <w:rFonts w:ascii="黑体" w:hAnsi="黑体" w:hint="eastAsia"/>
        </w:rPr>
        <w:t>XXXXXX</w:t>
      </w:r>
      <w:bookmarkEnd w:id="31"/>
      <w:proofErr w:type="gramEnd"/>
    </w:p>
    <w:p w:rsidR="00372BF7" w:rsidRPr="00B031F9" w:rsidRDefault="00372BF7" w:rsidP="00372BF7">
      <w:pPr>
        <w:pStyle w:val="2"/>
        <w:spacing w:before="100" w:beforeAutospacing="1" w:after="100" w:afterAutospacing="1"/>
        <w:rPr>
          <w:rFonts w:ascii="黑体" w:hAnsi="黑体"/>
        </w:rPr>
      </w:pPr>
    </w:p>
    <w:p w:rsidR="00372BF7" w:rsidRDefault="00372BF7" w:rsidP="00372BF7">
      <w:pPr>
        <w:pStyle w:val="2"/>
        <w:spacing w:before="100" w:beforeAutospacing="1" w:after="100" w:afterAutospacing="1"/>
        <w:rPr>
          <w:rFonts w:ascii="黑体" w:hAnsi="黑体"/>
        </w:rPr>
      </w:pPr>
      <w:bookmarkStart w:id="32" w:name="_Toc8135375"/>
      <w:r w:rsidRPr="00B031F9">
        <w:rPr>
          <w:rFonts w:ascii="黑体" w:hAnsi="黑体" w:hint="eastAsia"/>
        </w:rPr>
        <w:t>3</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2"/>
    </w:p>
    <w:p w:rsid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3" w:name="_Toc8135376"/>
      <w:r>
        <w:rPr>
          <w:rFonts w:hint="eastAsia"/>
        </w:rPr>
        <w:lastRenderedPageBreak/>
        <w:t>第四章</w:t>
      </w:r>
      <w:r>
        <w:rPr>
          <w:rFonts w:hint="eastAsia"/>
        </w:rPr>
        <w:t xml:space="preserve"> </w:t>
      </w:r>
      <w:r w:rsidR="00167CE3">
        <w:t xml:space="preserve"> </w:t>
      </w:r>
      <w:r w:rsidR="00372BF7">
        <w:rPr>
          <w:rFonts w:hint="eastAsia"/>
        </w:rPr>
        <w:t>系统的总体设计</w:t>
      </w:r>
      <w:bookmarkEnd w:id="33"/>
    </w:p>
    <w:p w:rsidR="00D013A7" w:rsidRPr="00B031F9" w:rsidRDefault="00D013A7" w:rsidP="00D013A7">
      <w:pPr>
        <w:pStyle w:val="2"/>
        <w:rPr>
          <w:rFonts w:ascii="黑体" w:hAnsi="黑体"/>
        </w:rPr>
      </w:pPr>
      <w:bookmarkStart w:id="34" w:name="_Toc8135377"/>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系统网络结构设计</w:t>
      </w:r>
      <w:bookmarkEnd w:id="34"/>
    </w:p>
    <w:p w:rsidR="00D013A7" w:rsidRPr="00B031F9" w:rsidRDefault="00D013A7" w:rsidP="00D013A7">
      <w:pPr>
        <w:pStyle w:val="3"/>
        <w:ind w:firstLine="482"/>
        <w:rPr>
          <w:rFonts w:ascii="黑体" w:hAnsi="黑体"/>
        </w:rPr>
      </w:pPr>
      <w:bookmarkStart w:id="35" w:name="_Toc8135378"/>
      <w:proofErr w:type="gramStart"/>
      <w:r w:rsidRPr="00B031F9">
        <w:rPr>
          <w:rFonts w:ascii="黑体" w:hAnsi="黑体" w:hint="eastAsia"/>
        </w:rPr>
        <w:t xml:space="preserve">4.1.1 </w:t>
      </w:r>
      <w:r w:rsidR="00167CE3">
        <w:rPr>
          <w:rFonts w:ascii="黑体" w:hAnsi="黑体"/>
        </w:rPr>
        <w:t xml:space="preserve"> </w:t>
      </w:r>
      <w:r w:rsidRPr="00B031F9">
        <w:rPr>
          <w:rFonts w:ascii="黑体" w:hAnsi="黑体" w:hint="eastAsia"/>
        </w:rPr>
        <w:t>XXXXX</w:t>
      </w:r>
      <w:bookmarkEnd w:id="35"/>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00C7780A"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6" w:name="_Toc8135379"/>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系统软件层次架构设计</w:t>
      </w:r>
      <w:bookmarkEnd w:id="36"/>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37" w:name="_Toc8135380"/>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系统功能模块设计</w:t>
      </w:r>
      <w:bookmarkEnd w:id="37"/>
    </w:p>
    <w:p w:rsidR="00372BF7" w:rsidRDefault="00D013A7" w:rsidP="00372BF7">
      <w:pPr>
        <w:rPr>
          <w:noProof/>
          <w:sz w:val="24"/>
        </w:rPr>
      </w:pPr>
      <w:r w:rsidRPr="00B031F9">
        <w:rPr>
          <w:rFonts w:ascii="黑体" w:hAnsi="黑体"/>
        </w:rPr>
        <w:tab/>
      </w:r>
      <w:r w:rsidR="00372BF7">
        <w:rPr>
          <w:noProof/>
          <w:sz w:val="24"/>
        </w:rPr>
        <w:drawing>
          <wp:inline distT="0" distB="0" distL="0" distR="0" wp14:anchorId="12F33B8D" wp14:editId="1840516A">
            <wp:extent cx="5322570" cy="2688590"/>
            <wp:effectExtent l="19050" t="0" r="0" b="0"/>
            <wp:docPr id="3" name="图片 7" descr="说明: 功能分解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功能分解图.png"/>
                    <pic:cNvPicPr>
                      <a:picLocks noChangeAspect="1" noChangeArrowheads="1"/>
                    </pic:cNvPicPr>
                  </pic:nvPicPr>
                  <pic:blipFill>
                    <a:blip r:embed="rId22" cstate="print"/>
                    <a:srcRect/>
                    <a:stretch>
                      <a:fillRect/>
                    </a:stretch>
                  </pic:blipFill>
                  <pic:spPr bwMode="auto">
                    <a:xfrm>
                      <a:off x="0" y="0"/>
                      <a:ext cx="5322570" cy="2688590"/>
                    </a:xfrm>
                    <a:prstGeom prst="rect">
                      <a:avLst/>
                    </a:prstGeom>
                    <a:noFill/>
                    <a:ln w="9525">
                      <a:noFill/>
                      <a:miter lim="800000"/>
                      <a:headEnd/>
                      <a:tailEnd/>
                    </a:ln>
                  </pic:spPr>
                </pic:pic>
              </a:graphicData>
            </a:graphic>
          </wp:inline>
        </w:drawing>
      </w:r>
    </w:p>
    <w:p w:rsidR="00372BF7" w:rsidRPr="00372BF7" w:rsidRDefault="00372BF7" w:rsidP="00372BF7">
      <w:pPr>
        <w:pStyle w:val="af0"/>
        <w:spacing w:after="100" w:afterAutospacing="1"/>
        <w:jc w:val="center"/>
        <w:rPr>
          <w:rFonts w:ascii="楷体" w:eastAsia="楷体" w:hAnsi="楷体"/>
          <w:sz w:val="21"/>
          <w:szCs w:val="21"/>
        </w:rPr>
      </w:pPr>
      <w:bookmarkStart w:id="38" w:name="_Toc300521243"/>
      <w:r w:rsidRPr="00372BF7">
        <w:rPr>
          <w:rFonts w:ascii="楷体" w:eastAsia="楷体" w:hAnsi="楷体" w:hint="eastAsia"/>
          <w:sz w:val="21"/>
          <w:szCs w:val="21"/>
        </w:rPr>
        <w:t>图 4-</w:t>
      </w:r>
      <w:r w:rsidR="00FA6355" w:rsidRPr="00372BF7">
        <w:rPr>
          <w:rFonts w:ascii="楷体" w:eastAsia="楷体" w:hAnsi="楷体" w:hint="eastAsia"/>
          <w:sz w:val="21"/>
          <w:szCs w:val="21"/>
        </w:rPr>
        <w:fldChar w:fldCharType="begin"/>
      </w:r>
      <w:r w:rsidRPr="00372BF7">
        <w:rPr>
          <w:rFonts w:ascii="楷体" w:eastAsia="楷体" w:hAnsi="楷体" w:hint="eastAsia"/>
          <w:sz w:val="21"/>
          <w:szCs w:val="21"/>
        </w:rPr>
        <w:instrText xml:space="preserve"> SEQ 图 \* ARABIC \s 1 </w:instrText>
      </w:r>
      <w:r w:rsidR="00FA6355" w:rsidRPr="00372BF7">
        <w:rPr>
          <w:rFonts w:ascii="楷体" w:eastAsia="楷体" w:hAnsi="楷体" w:hint="eastAsia"/>
          <w:sz w:val="21"/>
          <w:szCs w:val="21"/>
        </w:rPr>
        <w:fldChar w:fldCharType="separate"/>
      </w:r>
      <w:r w:rsidRPr="00372BF7">
        <w:rPr>
          <w:rFonts w:ascii="楷体" w:eastAsia="楷体" w:hAnsi="楷体" w:hint="eastAsia"/>
          <w:noProof/>
          <w:sz w:val="21"/>
          <w:szCs w:val="21"/>
        </w:rPr>
        <w:t>1</w:t>
      </w:r>
      <w:r w:rsidR="00FA6355" w:rsidRPr="00372BF7">
        <w:rPr>
          <w:rFonts w:ascii="楷体" w:eastAsia="楷体" w:hAnsi="楷体" w:hint="eastAsia"/>
          <w:sz w:val="21"/>
          <w:szCs w:val="21"/>
        </w:rPr>
        <w:fldChar w:fldCharType="end"/>
      </w:r>
      <w:r w:rsidRPr="00372BF7">
        <w:rPr>
          <w:rFonts w:ascii="楷体" w:eastAsia="楷体" w:hAnsi="楷体" w:hint="eastAsia"/>
          <w:sz w:val="21"/>
          <w:szCs w:val="21"/>
        </w:rPr>
        <w:t xml:space="preserve"> 平台功能</w:t>
      </w:r>
      <w:bookmarkEnd w:id="38"/>
      <w:r w:rsidRPr="00372BF7">
        <w:rPr>
          <w:rFonts w:ascii="楷体" w:eastAsia="楷体" w:hAnsi="楷体" w:hint="eastAsia"/>
          <w:sz w:val="21"/>
          <w:szCs w:val="21"/>
        </w:rPr>
        <w:t>模块图示例</w:t>
      </w:r>
    </w:p>
    <w:p w:rsidR="00D013A7" w:rsidRPr="00372BF7" w:rsidRDefault="00372BF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Default="00D013A7" w:rsidP="00D013A7">
      <w:pPr>
        <w:pStyle w:val="2"/>
        <w:spacing w:before="100" w:beforeAutospacing="1" w:after="100" w:afterAutospacing="1"/>
        <w:rPr>
          <w:rFonts w:ascii="黑体" w:hAnsi="黑体"/>
        </w:rPr>
      </w:pPr>
      <w:bookmarkStart w:id="39" w:name="_Toc8135381"/>
      <w:r w:rsidRPr="00B031F9">
        <w:rPr>
          <w:rFonts w:ascii="黑体" w:hAnsi="黑体" w:hint="eastAsia"/>
        </w:rPr>
        <w:lastRenderedPageBreak/>
        <w:t>4</w:t>
      </w:r>
      <w:r w:rsidRPr="00B031F9">
        <w:rPr>
          <w:rFonts w:ascii="黑体" w:hAnsi="黑体"/>
        </w:rPr>
        <w:t xml:space="preserve">.4 </w:t>
      </w:r>
      <w:r w:rsidR="00167CE3">
        <w:rPr>
          <w:rFonts w:ascii="黑体" w:hAnsi="黑体"/>
        </w:rPr>
        <w:t xml:space="preserve"> </w:t>
      </w:r>
      <w:r w:rsidR="00372BF7">
        <w:rPr>
          <w:rFonts w:ascii="黑体" w:hAnsi="黑体" w:hint="eastAsia"/>
        </w:rPr>
        <w:t>系统的数据库设计</w:t>
      </w:r>
      <w:bookmarkEnd w:id="39"/>
    </w:p>
    <w:p w:rsidR="00372BF7" w:rsidRDefault="00372BF7" w:rsidP="00372BF7">
      <w:pPr>
        <w:pStyle w:val="2"/>
        <w:spacing w:before="100" w:beforeAutospacing="1" w:after="100" w:afterAutospacing="1"/>
        <w:rPr>
          <w:rFonts w:ascii="黑体" w:hAnsi="黑体"/>
        </w:rPr>
      </w:pPr>
      <w:bookmarkStart w:id="40" w:name="_Toc8135382"/>
      <w:r w:rsidRPr="00B031F9">
        <w:rPr>
          <w:rFonts w:ascii="黑体" w:hAnsi="黑体" w:hint="eastAsia"/>
        </w:rPr>
        <w:t>4</w:t>
      </w:r>
      <w:r w:rsidRPr="00B031F9">
        <w:rPr>
          <w:rFonts w:ascii="黑体" w:hAnsi="黑体"/>
        </w:rPr>
        <w:t>.</w:t>
      </w:r>
      <w:r>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系统的界面设计</w:t>
      </w:r>
      <w:bookmarkEnd w:id="40"/>
    </w:p>
    <w:p w:rsidR="00372BF7" w:rsidRPr="00372BF7" w:rsidRDefault="005968D6" w:rsidP="00372BF7">
      <w:r>
        <w:t>……</w:t>
      </w:r>
    </w:p>
    <w:p w:rsidR="00372BF7" w:rsidRDefault="00372BF7" w:rsidP="00372BF7">
      <w:pPr>
        <w:pStyle w:val="2"/>
        <w:spacing w:before="100" w:beforeAutospacing="1" w:after="100" w:afterAutospacing="1"/>
        <w:rPr>
          <w:rFonts w:ascii="黑体" w:hAnsi="黑体"/>
        </w:rPr>
      </w:pPr>
      <w:bookmarkStart w:id="41" w:name="_Toc8135383"/>
      <w:r w:rsidRPr="00B031F9">
        <w:rPr>
          <w:rFonts w:ascii="黑体" w:hAnsi="黑体" w:hint="eastAsia"/>
        </w:rPr>
        <w:t>4</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1"/>
    </w:p>
    <w:p w:rsidR="00372BF7" w:rsidRP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42" w:name="_Toc8135384"/>
      <w:r>
        <w:rPr>
          <w:rFonts w:hint="eastAsia"/>
        </w:rPr>
        <w:lastRenderedPageBreak/>
        <w:t>第五章</w:t>
      </w:r>
      <w:r>
        <w:rPr>
          <w:rFonts w:hint="eastAsia"/>
        </w:rPr>
        <w:t xml:space="preserve"> </w:t>
      </w:r>
      <w:r w:rsidR="00167CE3">
        <w:t xml:space="preserve"> </w:t>
      </w:r>
      <w:r w:rsidR="00372BF7">
        <w:rPr>
          <w:rFonts w:hint="eastAsia"/>
        </w:rPr>
        <w:t>系统主要功能模块的详细设计与实现</w:t>
      </w:r>
      <w:bookmarkEnd w:id="42"/>
    </w:p>
    <w:p w:rsidR="00D013A7" w:rsidRPr="00B031F9" w:rsidRDefault="00D013A7" w:rsidP="00D013A7">
      <w:pPr>
        <w:pStyle w:val="2"/>
        <w:rPr>
          <w:rFonts w:ascii="黑体" w:hAnsi="黑体"/>
        </w:rPr>
      </w:pPr>
      <w:bookmarkStart w:id="43" w:name="_Toc8135385"/>
      <w:r w:rsidRPr="00B031F9">
        <w:rPr>
          <w:rFonts w:ascii="黑体" w:hAnsi="黑体" w:hint="eastAsia"/>
        </w:rPr>
        <w:t>5</w:t>
      </w:r>
      <w:r w:rsidRPr="00B031F9">
        <w:rPr>
          <w:rFonts w:ascii="黑体" w:hAnsi="黑体"/>
        </w:rPr>
        <w:t>.</w:t>
      </w:r>
      <w:r w:rsidRPr="00B031F9">
        <w:rPr>
          <w:rFonts w:ascii="黑体" w:hAnsi="黑体" w:hint="eastAsia"/>
        </w:rPr>
        <w:t>1</w:t>
      </w:r>
      <w:r w:rsidR="00167CE3">
        <w:rPr>
          <w:rFonts w:ascii="黑体" w:hAnsi="黑体"/>
        </w:rPr>
        <w:t xml:space="preserve"> </w:t>
      </w:r>
      <w:r w:rsidRPr="00B031F9">
        <w:rPr>
          <w:rFonts w:ascii="黑体" w:hAnsi="黑体" w:hint="eastAsia"/>
        </w:rPr>
        <w:t xml:space="preserve"> XXXXX</w:t>
      </w:r>
      <w:r w:rsidR="00372BF7">
        <w:rPr>
          <w:rFonts w:ascii="黑体" w:hAnsi="黑体" w:hint="eastAsia"/>
        </w:rPr>
        <w:t>模块的详细设计与实现</w:t>
      </w:r>
      <w:bookmarkEnd w:id="43"/>
    </w:p>
    <w:p w:rsidR="00D013A7" w:rsidRPr="00510475" w:rsidRDefault="00D013A7" w:rsidP="00D013A7">
      <w:pPr>
        <w:pStyle w:val="3"/>
        <w:ind w:firstLine="482"/>
      </w:pPr>
      <w:bookmarkStart w:id="44" w:name="_Toc8135386"/>
      <w:proofErr w:type="gramStart"/>
      <w:r w:rsidRPr="00B031F9">
        <w:rPr>
          <w:rFonts w:ascii="黑体" w:hAnsi="黑体" w:hint="eastAsia"/>
        </w:rPr>
        <w:t xml:space="preserve">5.1.1 </w:t>
      </w:r>
      <w:r w:rsidR="00167CE3">
        <w:rPr>
          <w:rFonts w:ascii="黑体" w:hAnsi="黑体"/>
        </w:rPr>
        <w:t xml:space="preserve"> </w:t>
      </w:r>
      <w:r w:rsidRPr="00B031F9">
        <w:rPr>
          <w:rFonts w:ascii="黑体" w:hAnsi="黑体" w:hint="eastAsia"/>
        </w:rPr>
        <w:t>XXXXX</w:t>
      </w:r>
      <w:bookmarkEnd w:id="44"/>
      <w:proofErr w:type="gramEnd"/>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45" w:name="_Toc8135387"/>
      <w:r w:rsidRPr="00B031F9">
        <w:rPr>
          <w:rFonts w:ascii="黑体" w:hAnsi="黑体" w:hint="eastAsia"/>
        </w:rPr>
        <w:t>5</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sidRPr="00B031F9">
        <w:rPr>
          <w:rFonts w:ascii="黑体" w:hAnsi="黑体" w:hint="eastAsia"/>
        </w:rPr>
        <w:t>XXX</w:t>
      </w:r>
      <w:r w:rsidR="00372BF7">
        <w:rPr>
          <w:rFonts w:ascii="黑体" w:hAnsi="黑体" w:hint="eastAsia"/>
        </w:rPr>
        <w:t>模块的详细设计与实现</w:t>
      </w:r>
      <w:bookmarkEnd w:id="45"/>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46" w:name="_Toc8135388"/>
      <w:r w:rsidRPr="00B031F9">
        <w:rPr>
          <w:rFonts w:ascii="黑体" w:hAnsi="黑体" w:hint="eastAsia"/>
        </w:rPr>
        <w:t>5</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XX模块的详细设计与实现</w:t>
      </w:r>
      <w:bookmarkEnd w:id="46"/>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47" w:name="_Toc8135389"/>
      <w:r w:rsidRPr="00B031F9">
        <w:rPr>
          <w:rFonts w:ascii="黑体" w:hAnsi="黑体" w:hint="eastAsia"/>
        </w:rPr>
        <w:t>5</w:t>
      </w:r>
      <w:r w:rsidRPr="00B031F9">
        <w:rPr>
          <w:rFonts w:ascii="黑体" w:hAnsi="黑体"/>
        </w:rPr>
        <w:t xml:space="preserve">.4 </w:t>
      </w:r>
      <w:r w:rsidR="00167CE3">
        <w:rPr>
          <w:rFonts w:ascii="黑体" w:hAnsi="黑体"/>
        </w:rPr>
        <w:t xml:space="preserve"> </w:t>
      </w:r>
      <w:r w:rsidR="00372BF7" w:rsidRPr="00B031F9">
        <w:rPr>
          <w:rFonts w:ascii="黑体" w:hAnsi="黑体" w:hint="eastAsia"/>
        </w:rPr>
        <w:t>XXXXX</w:t>
      </w:r>
      <w:r w:rsidR="00372BF7">
        <w:rPr>
          <w:rFonts w:ascii="黑体" w:hAnsi="黑体" w:hint="eastAsia"/>
        </w:rPr>
        <w:t>模块的详细设计与实现</w:t>
      </w:r>
      <w:bookmarkEnd w:id="47"/>
    </w:p>
    <w:p w:rsidR="000F644F" w:rsidRDefault="005968D6" w:rsidP="000F644F">
      <w:r>
        <w:t>……</w:t>
      </w:r>
    </w:p>
    <w:p w:rsidR="000F644F" w:rsidRDefault="000F644F" w:rsidP="000F644F">
      <w:pPr>
        <w:pStyle w:val="2"/>
        <w:spacing w:before="100" w:beforeAutospacing="1" w:after="100" w:afterAutospacing="1"/>
        <w:rPr>
          <w:rFonts w:ascii="黑体" w:hAnsi="黑体"/>
        </w:rPr>
      </w:pPr>
      <w:bookmarkStart w:id="48" w:name="_Toc8135390"/>
      <w:r>
        <w:rPr>
          <w:rFonts w:ascii="黑体" w:hAnsi="黑体" w:hint="eastAsia"/>
        </w:rPr>
        <w:t>5</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8"/>
    </w:p>
    <w:p w:rsidR="000F644F" w:rsidRPr="000F644F" w:rsidRDefault="000F644F" w:rsidP="000F644F"/>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9" w:name="_Toc8135391"/>
      <w:r>
        <w:rPr>
          <w:rFonts w:hint="eastAsia"/>
        </w:rPr>
        <w:lastRenderedPageBreak/>
        <w:t>第</w:t>
      </w:r>
      <w:r w:rsidR="00C04DB4">
        <w:rPr>
          <w:rFonts w:hint="eastAsia"/>
        </w:rPr>
        <w:t>6</w:t>
      </w:r>
      <w:r>
        <w:rPr>
          <w:rFonts w:hint="eastAsia"/>
        </w:rPr>
        <w:t>章</w:t>
      </w:r>
      <w:r>
        <w:rPr>
          <w:rFonts w:hint="eastAsia"/>
        </w:rPr>
        <w:t xml:space="preserve"> </w:t>
      </w:r>
      <w:r w:rsidR="00167CE3">
        <w:t xml:space="preserve"> </w:t>
      </w:r>
      <w:r w:rsidR="00C04DB4">
        <w:rPr>
          <w:rFonts w:hint="eastAsia"/>
        </w:rPr>
        <w:t>系统测试</w:t>
      </w:r>
      <w:bookmarkEnd w:id="49"/>
    </w:p>
    <w:p w:rsidR="000F644F" w:rsidRDefault="000F644F" w:rsidP="00A32C9B">
      <w:pPr>
        <w:jc w:val="left"/>
        <w:rPr>
          <w:rFonts w:asciiTheme="minorEastAsia" w:hAnsiTheme="minorEastAsia"/>
          <w:bCs/>
          <w:sz w:val="24"/>
          <w:szCs w:val="24"/>
        </w:rPr>
      </w:pPr>
    </w:p>
    <w:p w:rsidR="000F644F" w:rsidRPr="00B031F9" w:rsidRDefault="000F644F" w:rsidP="000F644F">
      <w:pPr>
        <w:pStyle w:val="2"/>
        <w:spacing w:before="100" w:beforeAutospacing="1" w:after="100" w:afterAutospacing="1"/>
        <w:rPr>
          <w:rFonts w:ascii="黑体" w:hAnsi="黑体"/>
        </w:rPr>
      </w:pPr>
      <w:bookmarkStart w:id="50" w:name="_Toc8135392"/>
      <w:r>
        <w:rPr>
          <w:rFonts w:ascii="黑体" w:hAnsi="黑体" w:hint="eastAsia"/>
        </w:rPr>
        <w:t>6</w:t>
      </w:r>
      <w:r w:rsidRPr="00B031F9">
        <w:rPr>
          <w:rFonts w:ascii="黑体" w:hAnsi="黑体"/>
        </w:rPr>
        <w:t>.</w:t>
      </w:r>
      <w:r>
        <w:rPr>
          <w:rFonts w:ascii="黑体" w:hAnsi="黑体" w:hint="eastAsia"/>
        </w:rPr>
        <w:t>1</w:t>
      </w:r>
      <w:r w:rsidRPr="00B031F9">
        <w:rPr>
          <w:rFonts w:ascii="黑体" w:hAnsi="黑体" w:hint="eastAsia"/>
        </w:rPr>
        <w:t xml:space="preserve"> </w:t>
      </w:r>
      <w:r w:rsidR="00167CE3">
        <w:rPr>
          <w:rFonts w:ascii="黑体" w:hAnsi="黑体"/>
        </w:rPr>
        <w:t xml:space="preserve"> </w:t>
      </w:r>
      <w:r>
        <w:rPr>
          <w:rFonts w:ascii="黑体" w:hAnsi="黑体" w:hint="eastAsia"/>
        </w:rPr>
        <w:t>系统测试方法介绍</w:t>
      </w:r>
      <w:bookmarkEnd w:id="50"/>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51" w:name="_Toc8135393"/>
      <w:r>
        <w:rPr>
          <w:rFonts w:ascii="黑体" w:hAnsi="黑体" w:hint="eastAsia"/>
        </w:rPr>
        <w:t>6</w:t>
      </w:r>
      <w:r w:rsidRPr="00B031F9">
        <w:rPr>
          <w:rFonts w:ascii="黑体" w:hAnsi="黑体"/>
        </w:rPr>
        <w:t>.</w:t>
      </w:r>
      <w:r>
        <w:rPr>
          <w:rFonts w:ascii="黑体" w:hAnsi="黑体" w:hint="eastAsia"/>
        </w:rPr>
        <w:t>2</w:t>
      </w:r>
      <w:r w:rsidR="00167CE3">
        <w:rPr>
          <w:rFonts w:ascii="黑体" w:hAnsi="黑体"/>
        </w:rPr>
        <w:t xml:space="preserve"> </w:t>
      </w:r>
      <w:r w:rsidRPr="00B031F9">
        <w:rPr>
          <w:rFonts w:ascii="黑体" w:hAnsi="黑体" w:hint="eastAsia"/>
        </w:rPr>
        <w:t xml:space="preserve"> </w:t>
      </w:r>
      <w:r>
        <w:rPr>
          <w:rFonts w:ascii="黑体" w:hAnsi="黑体" w:hint="eastAsia"/>
        </w:rPr>
        <w:t>系统的功能测试</w:t>
      </w:r>
      <w:bookmarkEnd w:id="51"/>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52" w:name="_Toc8135394"/>
      <w:r>
        <w:rPr>
          <w:rFonts w:ascii="黑体" w:hAnsi="黑体" w:hint="eastAsia"/>
        </w:rPr>
        <w:t>6</w:t>
      </w:r>
      <w:r w:rsidRPr="00B031F9">
        <w:rPr>
          <w:rFonts w:ascii="黑体" w:hAnsi="黑体"/>
        </w:rPr>
        <w:t>.</w:t>
      </w:r>
      <w:r>
        <w:rPr>
          <w:rFonts w:ascii="黑体" w:hAnsi="黑体" w:hint="eastAsia"/>
        </w:rPr>
        <w:t>3</w:t>
      </w:r>
      <w:r w:rsidRPr="00B031F9">
        <w:rPr>
          <w:rFonts w:ascii="黑体" w:hAnsi="黑体" w:hint="eastAsia"/>
        </w:rPr>
        <w:t xml:space="preserve"> </w:t>
      </w:r>
      <w:r w:rsidR="00167CE3">
        <w:rPr>
          <w:rFonts w:ascii="黑体" w:hAnsi="黑体"/>
        </w:rPr>
        <w:t xml:space="preserve"> </w:t>
      </w:r>
      <w:r>
        <w:rPr>
          <w:rFonts w:ascii="黑体" w:hAnsi="黑体" w:hint="eastAsia"/>
        </w:rPr>
        <w:t>系统的性能测试</w:t>
      </w:r>
      <w:bookmarkEnd w:id="52"/>
    </w:p>
    <w:p w:rsidR="000F644F" w:rsidRDefault="005968D6" w:rsidP="000F644F">
      <w:r>
        <w:t>……</w:t>
      </w:r>
      <w:r>
        <w:rPr>
          <w:rFonts w:hint="eastAsia"/>
        </w:rPr>
        <w:t>.</w:t>
      </w:r>
    </w:p>
    <w:p w:rsidR="000F644F" w:rsidRDefault="000F644F" w:rsidP="000F644F">
      <w:pPr>
        <w:pStyle w:val="2"/>
        <w:spacing w:before="100" w:beforeAutospacing="1" w:after="100" w:afterAutospacing="1"/>
        <w:rPr>
          <w:rFonts w:ascii="黑体" w:hAnsi="黑体"/>
        </w:rPr>
      </w:pPr>
      <w:bookmarkStart w:id="53" w:name="_Toc8135395"/>
      <w:r>
        <w:rPr>
          <w:rFonts w:ascii="黑体" w:hAnsi="黑体" w:hint="eastAsia"/>
        </w:rPr>
        <w:t>6</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53"/>
    </w:p>
    <w:p w:rsidR="000F644F" w:rsidRDefault="000F644F" w:rsidP="00A32C9B">
      <w:pPr>
        <w:jc w:val="left"/>
        <w:rPr>
          <w:rFonts w:asciiTheme="minorEastAsia" w:hAnsiTheme="minorEastAsia"/>
          <w:bCs/>
          <w:sz w:val="24"/>
          <w:szCs w:val="24"/>
        </w:r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54" w:name="_Toc8135396"/>
      <w:r>
        <w:rPr>
          <w:rFonts w:hint="eastAsia"/>
        </w:rPr>
        <w:lastRenderedPageBreak/>
        <w:t>第</w:t>
      </w:r>
      <w:r>
        <w:rPr>
          <w:rFonts w:hint="eastAsia"/>
        </w:rPr>
        <w:t>N</w:t>
      </w:r>
      <w:r>
        <w:rPr>
          <w:rFonts w:hint="eastAsia"/>
        </w:rPr>
        <w:t>章</w:t>
      </w:r>
      <w:r>
        <w:rPr>
          <w:rFonts w:hint="eastAsia"/>
        </w:rPr>
        <w:t xml:space="preserve"> </w:t>
      </w:r>
      <w:r w:rsidR="00167CE3">
        <w:t xml:space="preserve"> </w:t>
      </w:r>
      <w:r>
        <w:rPr>
          <w:rFonts w:hint="eastAsia"/>
        </w:rPr>
        <w:t>结束语</w:t>
      </w:r>
      <w:bookmarkEnd w:id="54"/>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55" w:name="_Toc451957481"/>
      <w:bookmarkStart w:id="56" w:name="_Toc8135397"/>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55"/>
      <w:bookmarkEnd w:id="56"/>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57" w:name="_Toc451957482"/>
      <w:bookmarkStart w:id="58" w:name="_Toc8135398"/>
      <w:r>
        <w:rPr>
          <w:rFonts w:ascii="黑体" w:hint="eastAsia"/>
        </w:rPr>
        <w:t xml:space="preserve">N.2 </w:t>
      </w:r>
      <w:r w:rsidR="00167CE3">
        <w:rPr>
          <w:rFonts w:ascii="黑体"/>
        </w:rPr>
        <w:t xml:space="preserve"> </w:t>
      </w:r>
      <w:r>
        <w:rPr>
          <w:rFonts w:ascii="黑体" w:hint="eastAsia"/>
        </w:rPr>
        <w:t>问题和展望</w:t>
      </w:r>
      <w:bookmarkEnd w:id="57"/>
      <w:bookmarkEnd w:id="58"/>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59" w:name="_Toc8135399"/>
      <w:r w:rsidRPr="006D66DC">
        <w:rPr>
          <w:rFonts w:hint="eastAsia"/>
        </w:rPr>
        <w:lastRenderedPageBreak/>
        <w:t>参考文献</w:t>
      </w:r>
      <w:bookmarkEnd w:id="59"/>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Bell R,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 xml:space="preserve">Shi C, Zhou C, Kong X, et al. </w:t>
      </w:r>
      <w:proofErr w:type="spellStart"/>
      <w:r w:rsidRPr="000D7ADB">
        <w:rPr>
          <w:rFonts w:ascii="宋体" w:hAnsi="宋体"/>
        </w:rPr>
        <w:t>Heterecom</w:t>
      </w:r>
      <w:proofErr w:type="spellEnd"/>
      <w:r w:rsidRPr="000D7ADB">
        <w:rPr>
          <w:rFonts w:ascii="宋体" w:hAnsi="宋体"/>
        </w:rPr>
        <w:t>: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 xml:space="preserve">Shi C, Zhang Z, Ji Y, et al. </w:t>
      </w:r>
      <w:proofErr w:type="spellStart"/>
      <w:r w:rsidRPr="00211666">
        <w:rPr>
          <w:rFonts w:ascii="宋体" w:hAnsi="宋体"/>
        </w:rPr>
        <w:t>SemRec</w:t>
      </w:r>
      <w:proofErr w:type="spellEnd"/>
      <w:r w:rsidRPr="00211666">
        <w:rPr>
          <w:rFonts w:ascii="宋体" w:hAnsi="宋体"/>
        </w:rPr>
        <w:t>: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proofErr w:type="spellStart"/>
      <w:r w:rsidR="00212869" w:rsidRPr="00280410">
        <w:rPr>
          <w:rFonts w:ascii="宋体" w:hAnsi="宋体"/>
        </w:rPr>
        <w:t>Jamali</w:t>
      </w:r>
      <w:proofErr w:type="spellEnd"/>
      <w:r w:rsidR="00212869" w:rsidRPr="00280410">
        <w:rPr>
          <w:rFonts w:ascii="宋体" w:hAnsi="宋体"/>
        </w:rPr>
        <w:t xml:space="preserve"> M, </w:t>
      </w:r>
      <w:proofErr w:type="spellStart"/>
      <w:r w:rsidR="00212869" w:rsidRPr="00280410">
        <w:rPr>
          <w:rFonts w:ascii="宋体" w:hAnsi="宋体"/>
        </w:rPr>
        <w:t>Lakshmanan</w:t>
      </w:r>
      <w:proofErr w:type="spellEnd"/>
      <w:r w:rsidR="00212869" w:rsidRPr="00280410">
        <w:rPr>
          <w:rFonts w:ascii="宋体" w:hAnsi="宋体"/>
        </w:rPr>
        <w:t xml:space="preserve"> L. </w:t>
      </w:r>
      <w:proofErr w:type="spellStart"/>
      <w:r w:rsidR="00212869" w:rsidRPr="00280410">
        <w:rPr>
          <w:rFonts w:ascii="宋体" w:hAnsi="宋体"/>
        </w:rPr>
        <w:t>HeteroMF</w:t>
      </w:r>
      <w:proofErr w:type="spellEnd"/>
      <w:r w:rsidR="00212869" w:rsidRPr="00280410">
        <w:rPr>
          <w:rFonts w:ascii="宋体" w:hAnsi="宋体"/>
        </w:rPr>
        <w:t>: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 xml:space="preserve">Ren X, Liu J, Yu X, et al. </w:t>
      </w:r>
      <w:proofErr w:type="spellStart"/>
      <w:r w:rsidRPr="00280410">
        <w:rPr>
          <w:rFonts w:ascii="宋体" w:hAnsi="宋体"/>
        </w:rPr>
        <w:t>Cluscite</w:t>
      </w:r>
      <w:proofErr w:type="spellEnd"/>
      <w:r w:rsidRPr="00280410">
        <w:rPr>
          <w:rFonts w:ascii="宋体" w:hAnsi="宋体"/>
        </w:rPr>
        <w:t>: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 xml:space="preserve">Luo C, Pang W, Wang Z, et al. </w:t>
      </w:r>
      <w:proofErr w:type="spellStart"/>
      <w:r w:rsidRPr="00797D72">
        <w:rPr>
          <w:rFonts w:ascii="宋体" w:hAnsi="宋体"/>
        </w:rPr>
        <w:t>Hete-cf</w:t>
      </w:r>
      <w:proofErr w:type="spellEnd"/>
      <w:r w:rsidRPr="00797D72">
        <w:rPr>
          <w:rFonts w:ascii="宋体" w:hAnsi="宋体"/>
        </w:rPr>
        <w:t>: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 xml:space="preserve">Sun Y, Han J. Mining heterogeneous information networks: a structural analysis approach[J]. </w:t>
      </w:r>
      <w:proofErr w:type="spellStart"/>
      <w:r w:rsidRPr="00EA0834">
        <w:rPr>
          <w:rFonts w:ascii="宋体" w:hAnsi="宋体"/>
        </w:rPr>
        <w:t>Acm</w:t>
      </w:r>
      <w:proofErr w:type="spellEnd"/>
      <w:r w:rsidRPr="00EA0834">
        <w:rPr>
          <w:rFonts w:ascii="宋体" w:hAnsi="宋体"/>
        </w:rPr>
        <w:t xml:space="preserve"> </w:t>
      </w:r>
      <w:proofErr w:type="spellStart"/>
      <w:r w:rsidRPr="00EA0834">
        <w:rPr>
          <w:rFonts w:ascii="宋体" w:hAnsi="宋体"/>
        </w:rPr>
        <w:t>Sigkdd</w:t>
      </w:r>
      <w:proofErr w:type="spellEnd"/>
      <w:r w:rsidRPr="00EA0834">
        <w:rPr>
          <w:rFonts w:ascii="宋体" w:hAnsi="宋体"/>
        </w:rPr>
        <w:t xml:space="preserve">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w:t>
      </w:r>
      <w:proofErr w:type="spellStart"/>
      <w:r w:rsidR="00204726" w:rsidRPr="00204726">
        <w:rPr>
          <w:rFonts w:ascii="宋体" w:hAnsi="宋体"/>
        </w:rPr>
        <w:t>Pathsim</w:t>
      </w:r>
      <w:proofErr w:type="spellEnd"/>
      <w:r w:rsidR="00204726" w:rsidRPr="00204726">
        <w:rPr>
          <w:rFonts w:ascii="宋体" w:hAnsi="宋体"/>
        </w:rPr>
        <w:t xml:space="preserve">: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16</w:t>
      </w:r>
      <w:r>
        <w:rPr>
          <w:rFonts w:ascii="宋体" w:hAnsi="宋体"/>
        </w:rPr>
        <w:t xml:space="preserve">]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17</w:t>
      </w:r>
      <w:r>
        <w:rPr>
          <w:rFonts w:ascii="宋体" w:hAnsi="宋体"/>
        </w:rPr>
        <w:t xml:space="preserve">] </w:t>
      </w:r>
      <w:r w:rsidRPr="00D10F23">
        <w:rPr>
          <w:rFonts w:ascii="宋体" w:hAnsi="宋体"/>
        </w:rPr>
        <w:t xml:space="preserve">Sun Y, </w:t>
      </w:r>
      <w:proofErr w:type="spellStart"/>
      <w:r w:rsidRPr="00D10F23">
        <w:rPr>
          <w:rFonts w:ascii="宋体" w:hAnsi="宋体"/>
        </w:rPr>
        <w:t>Norick</w:t>
      </w:r>
      <w:proofErr w:type="spellEnd"/>
      <w:r w:rsidRPr="00D10F23">
        <w:rPr>
          <w:rFonts w:ascii="宋体" w:hAnsi="宋体"/>
        </w:rPr>
        <w:t xml:space="preserve"> B, Han J, et al. </w:t>
      </w:r>
      <w:proofErr w:type="spellStart"/>
      <w:r w:rsidRPr="00D10F23">
        <w:rPr>
          <w:rFonts w:ascii="宋体" w:hAnsi="宋体"/>
        </w:rPr>
        <w:t>Pathselclus</w:t>
      </w:r>
      <w:proofErr w:type="spellEnd"/>
      <w:r w:rsidRPr="00D10F23">
        <w:rPr>
          <w:rFonts w:ascii="宋体" w:hAnsi="宋体"/>
        </w:rPr>
        <w:t>: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18</w:t>
      </w:r>
      <w:r>
        <w:rPr>
          <w:rFonts w:ascii="宋体" w:hAnsi="宋体"/>
        </w:rPr>
        <w:t xml:space="preserve">]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rPr>
      </w:pPr>
      <w:r>
        <w:rPr>
          <w:rFonts w:ascii="宋体" w:hAnsi="宋体" w:hint="eastAsia"/>
        </w:rPr>
        <w:t>[</w:t>
      </w:r>
      <w:r w:rsidR="00320B1A">
        <w:rPr>
          <w:rFonts w:ascii="宋体" w:hAnsi="宋体"/>
        </w:rPr>
        <w:t>19</w:t>
      </w:r>
      <w:r>
        <w:rPr>
          <w:rFonts w:ascii="宋体" w:hAnsi="宋体"/>
        </w:rPr>
        <w:t xml:space="preserve">] </w:t>
      </w:r>
      <w:r w:rsidRPr="00496132">
        <w:rPr>
          <w:rFonts w:ascii="宋体" w:hAnsi="宋体"/>
        </w:rPr>
        <w:t>Shi C, Philip S Y. Heterogeneous information network analysis and applications[M]. Springer International Publishing, 2017.</w:t>
      </w:r>
    </w:p>
    <w:p w:rsidR="001A413F" w:rsidRDefault="008868E1" w:rsidP="00212869">
      <w:pPr>
        <w:spacing w:line="288" w:lineRule="auto"/>
        <w:ind w:rightChars="50" w:right="105"/>
        <w:rPr>
          <w:rFonts w:ascii="宋体" w:hAnsi="宋体"/>
        </w:rPr>
      </w:pPr>
      <w:r>
        <w:rPr>
          <w:rFonts w:ascii="宋体" w:hAnsi="宋体" w:hint="eastAsia"/>
        </w:rPr>
        <w:t>[</w:t>
      </w:r>
      <w:r>
        <w:rPr>
          <w:rFonts w:ascii="宋体" w:hAnsi="宋体"/>
        </w:rPr>
        <w:t>20]</w:t>
      </w:r>
      <w:r w:rsidRPr="008868E1">
        <w:t xml:space="preserve"> </w:t>
      </w:r>
      <w:proofErr w:type="spellStart"/>
      <w:r w:rsidRPr="008868E1">
        <w:rPr>
          <w:rFonts w:ascii="宋体" w:hAnsi="宋体"/>
        </w:rPr>
        <w:t>Vaswani</w:t>
      </w:r>
      <w:proofErr w:type="spellEnd"/>
      <w:r w:rsidRPr="008868E1">
        <w:rPr>
          <w:rFonts w:ascii="宋体" w:hAnsi="宋体"/>
        </w:rPr>
        <w:t xml:space="preserve"> A, </w:t>
      </w:r>
      <w:proofErr w:type="spellStart"/>
      <w:r w:rsidRPr="008868E1">
        <w:rPr>
          <w:rFonts w:ascii="宋体" w:hAnsi="宋体"/>
        </w:rPr>
        <w:t>Shazeer</w:t>
      </w:r>
      <w:proofErr w:type="spellEnd"/>
      <w:r w:rsidRPr="008868E1">
        <w:rPr>
          <w:rFonts w:ascii="宋体" w:hAnsi="宋体"/>
        </w:rPr>
        <w:t xml:space="preserve"> N, </w:t>
      </w:r>
      <w:proofErr w:type="spellStart"/>
      <w:r w:rsidRPr="008868E1">
        <w:rPr>
          <w:rFonts w:ascii="宋体" w:hAnsi="宋体"/>
        </w:rPr>
        <w:t>Parmar</w:t>
      </w:r>
      <w:proofErr w:type="spellEnd"/>
      <w:r w:rsidRPr="008868E1">
        <w:rPr>
          <w:rFonts w:ascii="宋体" w:hAnsi="宋体"/>
        </w:rPr>
        <w:t xml:space="preserve"> N, et al. Attention is all you need[C]//Advances in neural information processing systems. 2017: 5998-6008.</w:t>
      </w:r>
    </w:p>
    <w:p w:rsidR="004F79AC" w:rsidRDefault="004F79AC" w:rsidP="00212869">
      <w:pPr>
        <w:spacing w:line="288" w:lineRule="auto"/>
        <w:ind w:rightChars="50" w:right="105"/>
        <w:rPr>
          <w:rFonts w:ascii="宋体" w:hAnsi="宋体"/>
        </w:rPr>
      </w:pPr>
      <w:r>
        <w:rPr>
          <w:rFonts w:ascii="宋体" w:hAnsi="宋体" w:hint="eastAsia"/>
        </w:rPr>
        <w:t>[</w:t>
      </w:r>
      <w:r>
        <w:rPr>
          <w:rFonts w:ascii="宋体" w:hAnsi="宋体"/>
        </w:rPr>
        <w:t xml:space="preserve">22] </w:t>
      </w:r>
      <w:proofErr w:type="spellStart"/>
      <w:r w:rsidRPr="004F79AC">
        <w:rPr>
          <w:rFonts w:ascii="宋体" w:hAnsi="宋体"/>
        </w:rPr>
        <w:t>Taigman</w:t>
      </w:r>
      <w:proofErr w:type="spellEnd"/>
      <w:r w:rsidRPr="004F79AC">
        <w:rPr>
          <w:rFonts w:ascii="宋体" w:hAnsi="宋体"/>
        </w:rPr>
        <w:t xml:space="preserve"> Y, Yang M, </w:t>
      </w:r>
      <w:proofErr w:type="spellStart"/>
      <w:r w:rsidRPr="004F79AC">
        <w:rPr>
          <w:rFonts w:ascii="宋体" w:hAnsi="宋体"/>
        </w:rPr>
        <w:t>Ranzato</w:t>
      </w:r>
      <w:proofErr w:type="spellEnd"/>
      <w:r w:rsidRPr="004F79AC">
        <w:rPr>
          <w:rFonts w:ascii="宋体" w:hAnsi="宋体"/>
        </w:rPr>
        <w:t xml:space="preserve"> M A, et al. </w:t>
      </w:r>
      <w:proofErr w:type="spellStart"/>
      <w:r w:rsidRPr="004F79AC">
        <w:rPr>
          <w:rFonts w:ascii="宋体" w:hAnsi="宋体"/>
        </w:rPr>
        <w:t>Deepface</w:t>
      </w:r>
      <w:proofErr w:type="spellEnd"/>
      <w:r w:rsidRPr="004F79AC">
        <w:rPr>
          <w:rFonts w:ascii="宋体" w:hAnsi="宋体"/>
        </w:rPr>
        <w:t>: Closing the gap to human-level performance in face verification[C]//Proceedings of the IEEE conference on computer vision and pattern recognition. 2014: 1701-1708.</w:t>
      </w:r>
    </w:p>
    <w:p w:rsidR="004F79AC" w:rsidRDefault="004F79AC" w:rsidP="00212869">
      <w:pPr>
        <w:spacing w:line="288" w:lineRule="auto"/>
        <w:ind w:rightChars="50" w:right="105"/>
        <w:rPr>
          <w:rFonts w:ascii="宋体" w:hAnsi="宋体"/>
        </w:rPr>
      </w:pPr>
      <w:r>
        <w:rPr>
          <w:rFonts w:ascii="宋体" w:hAnsi="宋体" w:hint="eastAsia"/>
        </w:rPr>
        <w:t>[</w:t>
      </w:r>
      <w:r>
        <w:rPr>
          <w:rFonts w:ascii="宋体" w:hAnsi="宋体"/>
        </w:rPr>
        <w:t xml:space="preserve">23] </w:t>
      </w:r>
      <w:r w:rsidRPr="004F79AC">
        <w:rPr>
          <w:rFonts w:ascii="宋体" w:hAnsi="宋体"/>
        </w:rPr>
        <w:t>Wan J, Wang D, Hoi S C H, et al. Deep learning for content-based image retrieval: A comprehensive study[C]//Proceedings of the 22nd ACM international conference on Multimedia. ACM, 2014: 157-166.</w:t>
      </w:r>
    </w:p>
    <w:p w:rsidR="004F79AC" w:rsidRDefault="004F79AC" w:rsidP="00212869">
      <w:pPr>
        <w:spacing w:line="288" w:lineRule="auto"/>
        <w:ind w:rightChars="50" w:right="105"/>
        <w:rPr>
          <w:rFonts w:ascii="宋体" w:hAnsi="宋体"/>
        </w:rPr>
      </w:pPr>
      <w:r>
        <w:rPr>
          <w:rFonts w:ascii="宋体" w:hAnsi="宋体" w:hint="eastAsia"/>
        </w:rPr>
        <w:t>[</w:t>
      </w:r>
      <w:r>
        <w:rPr>
          <w:rFonts w:ascii="宋体" w:hAnsi="宋体"/>
        </w:rPr>
        <w:t xml:space="preserve">24] </w:t>
      </w:r>
      <w:proofErr w:type="spellStart"/>
      <w:r w:rsidRPr="004F79AC">
        <w:rPr>
          <w:rFonts w:ascii="宋体" w:hAnsi="宋体"/>
        </w:rPr>
        <w:t>Koestinger</w:t>
      </w:r>
      <w:proofErr w:type="spellEnd"/>
      <w:r w:rsidRPr="004F79AC">
        <w:rPr>
          <w:rFonts w:ascii="宋体" w:hAnsi="宋体"/>
        </w:rPr>
        <w:t xml:space="preserve"> M, </w:t>
      </w:r>
      <w:proofErr w:type="spellStart"/>
      <w:r w:rsidRPr="004F79AC">
        <w:rPr>
          <w:rFonts w:ascii="宋体" w:hAnsi="宋体"/>
        </w:rPr>
        <w:t>Hirzer</w:t>
      </w:r>
      <w:proofErr w:type="spellEnd"/>
      <w:r w:rsidRPr="004F79AC">
        <w:rPr>
          <w:rFonts w:ascii="宋体" w:hAnsi="宋体"/>
        </w:rPr>
        <w:t xml:space="preserve"> M, </w:t>
      </w:r>
      <w:proofErr w:type="spellStart"/>
      <w:r w:rsidRPr="004F79AC">
        <w:rPr>
          <w:rFonts w:ascii="宋体" w:hAnsi="宋体"/>
        </w:rPr>
        <w:t>Wohlhart</w:t>
      </w:r>
      <w:proofErr w:type="spellEnd"/>
      <w:r w:rsidRPr="004F79AC">
        <w:rPr>
          <w:rFonts w:ascii="宋体" w:hAnsi="宋体"/>
        </w:rPr>
        <w:t xml:space="preserve"> P, et al. Large scale metric learning from equivalence constraints[C]//2012 IEEE Conference on Computer Vision and Pattern Recognition. IEEE, 2012: 2288-2295.</w:t>
      </w:r>
    </w:p>
    <w:p w:rsidR="00C31E17" w:rsidRDefault="00C31E17" w:rsidP="00212869">
      <w:pPr>
        <w:spacing w:line="288" w:lineRule="auto"/>
        <w:ind w:rightChars="50" w:right="105"/>
        <w:rPr>
          <w:rFonts w:ascii="宋体" w:hAnsi="宋体"/>
        </w:rPr>
      </w:pPr>
      <w:r>
        <w:rPr>
          <w:rFonts w:ascii="宋体" w:hAnsi="宋体" w:hint="eastAsia"/>
        </w:rPr>
        <w:t>[</w:t>
      </w:r>
      <w:r>
        <w:rPr>
          <w:rFonts w:ascii="宋体" w:hAnsi="宋体"/>
        </w:rPr>
        <w:t xml:space="preserve">25] </w:t>
      </w:r>
      <w:r w:rsidRPr="00C31E17">
        <w:rPr>
          <w:rFonts w:ascii="宋体" w:hAnsi="宋体"/>
        </w:rPr>
        <w:t xml:space="preserve">Xu Z E, Chen M, Weinberger K Q, et al. From </w:t>
      </w:r>
      <w:proofErr w:type="spellStart"/>
      <w:r w:rsidRPr="00C31E17">
        <w:rPr>
          <w:rFonts w:ascii="宋体" w:hAnsi="宋体"/>
        </w:rPr>
        <w:t>sBoW</w:t>
      </w:r>
      <w:proofErr w:type="spellEnd"/>
      <w:r w:rsidRPr="00C31E17">
        <w:rPr>
          <w:rFonts w:ascii="宋体" w:hAnsi="宋体"/>
        </w:rPr>
        <w:t xml:space="preserve"> to </w:t>
      </w:r>
      <w:proofErr w:type="spellStart"/>
      <w:r w:rsidRPr="00C31E17">
        <w:rPr>
          <w:rFonts w:ascii="宋体" w:hAnsi="宋体"/>
        </w:rPr>
        <w:t>dCoT</w:t>
      </w:r>
      <w:proofErr w:type="spellEnd"/>
      <w:r w:rsidRPr="00C31E17">
        <w:rPr>
          <w:rFonts w:ascii="宋体" w:hAnsi="宋体"/>
        </w:rPr>
        <w:t xml:space="preserve"> marginalized encoders for text representation[C]//Proceedings of the 21st ACM international conference on Information and knowledge management. ACM, 2012: 1879-1884.</w:t>
      </w:r>
    </w:p>
    <w:p w:rsidR="00704326" w:rsidRDefault="009B2D8E" w:rsidP="00212869">
      <w:pPr>
        <w:spacing w:line="288" w:lineRule="auto"/>
        <w:ind w:rightChars="50" w:right="105"/>
        <w:rPr>
          <w:rFonts w:ascii="宋体" w:hAnsi="宋体"/>
        </w:rPr>
      </w:pPr>
      <w:r>
        <w:rPr>
          <w:rFonts w:ascii="宋体" w:hAnsi="宋体"/>
        </w:rPr>
        <w:t xml:space="preserve">[26] </w:t>
      </w:r>
      <w:r w:rsidRPr="009B2D8E">
        <w:rPr>
          <w:rFonts w:ascii="宋体" w:hAnsi="宋体"/>
        </w:rPr>
        <w:t>Xing E P, Jordan M I, Russell S J, et al. Distance metric learning with application to clustering with side-information[C]//Advances in neural information processing systems. 2003: 521-528.</w:t>
      </w:r>
    </w:p>
    <w:p w:rsidR="000E0E7D" w:rsidRDefault="000E0E7D" w:rsidP="00212869">
      <w:pPr>
        <w:spacing w:line="288" w:lineRule="auto"/>
        <w:ind w:rightChars="50" w:right="105"/>
        <w:rPr>
          <w:rFonts w:ascii="宋体" w:hAnsi="宋体"/>
        </w:rPr>
      </w:pPr>
      <w:r>
        <w:rPr>
          <w:rFonts w:ascii="宋体" w:hAnsi="宋体" w:hint="eastAsia"/>
        </w:rPr>
        <w:t>[</w:t>
      </w:r>
      <w:r>
        <w:rPr>
          <w:rFonts w:ascii="宋体" w:hAnsi="宋体"/>
        </w:rPr>
        <w:t xml:space="preserve">27] </w:t>
      </w:r>
      <w:r w:rsidRPr="000E0E7D">
        <w:rPr>
          <w:rFonts w:ascii="宋体" w:hAnsi="宋体"/>
        </w:rPr>
        <w:t>Weinberger K Q, Saul L K. Distance metric learning for large margin nearest neighbor classification[J]. Journal of Machine Learning Research, 2009, 10(Feb): 207-244.</w:t>
      </w:r>
    </w:p>
    <w:p w:rsidR="000E0E7D" w:rsidRDefault="000E0E7D" w:rsidP="00212869">
      <w:pPr>
        <w:spacing w:line="288" w:lineRule="auto"/>
        <w:ind w:rightChars="50" w:right="105"/>
        <w:rPr>
          <w:rFonts w:ascii="宋体" w:hAnsi="宋体"/>
        </w:rPr>
      </w:pPr>
      <w:r>
        <w:rPr>
          <w:rFonts w:ascii="宋体" w:hAnsi="宋体" w:hint="eastAsia"/>
        </w:rPr>
        <w:t>[</w:t>
      </w:r>
      <w:r>
        <w:rPr>
          <w:rFonts w:ascii="宋体" w:hAnsi="宋体"/>
        </w:rPr>
        <w:t xml:space="preserve">28] </w:t>
      </w:r>
      <w:r w:rsidRPr="000E0E7D">
        <w:rPr>
          <w:rFonts w:ascii="宋体" w:hAnsi="宋体"/>
        </w:rPr>
        <w:t xml:space="preserve">Wang J, Do H T, </w:t>
      </w:r>
      <w:proofErr w:type="spellStart"/>
      <w:r w:rsidRPr="000E0E7D">
        <w:rPr>
          <w:rFonts w:ascii="宋体" w:hAnsi="宋体"/>
        </w:rPr>
        <w:t>Woznica</w:t>
      </w:r>
      <w:proofErr w:type="spellEnd"/>
      <w:r w:rsidRPr="000E0E7D">
        <w:rPr>
          <w:rFonts w:ascii="宋体" w:hAnsi="宋体"/>
        </w:rPr>
        <w:t xml:space="preserve"> A, et al. Metric learning with multiple kernels[C]//Advances in neural information processing systems. 2011: 1170-1178.</w:t>
      </w:r>
    </w:p>
    <w:p w:rsidR="000E0E7D" w:rsidRDefault="000E0E7D" w:rsidP="00212869">
      <w:pPr>
        <w:spacing w:line="288" w:lineRule="auto"/>
        <w:ind w:rightChars="50" w:right="105"/>
        <w:rPr>
          <w:rFonts w:ascii="宋体" w:hAnsi="宋体"/>
        </w:rPr>
      </w:pPr>
      <w:r>
        <w:rPr>
          <w:rFonts w:ascii="宋体" w:hAnsi="宋体" w:hint="eastAsia"/>
        </w:rPr>
        <w:t>[</w:t>
      </w:r>
      <w:r>
        <w:rPr>
          <w:rFonts w:ascii="宋体" w:hAnsi="宋体"/>
        </w:rPr>
        <w:t xml:space="preserve">29] </w:t>
      </w:r>
      <w:r w:rsidRPr="000E0E7D">
        <w:rPr>
          <w:rFonts w:ascii="宋体" w:hAnsi="宋体"/>
        </w:rPr>
        <w:t xml:space="preserve">Cogswell M, Ahmed F, </w:t>
      </w:r>
      <w:proofErr w:type="spellStart"/>
      <w:r w:rsidRPr="000E0E7D">
        <w:rPr>
          <w:rFonts w:ascii="宋体" w:hAnsi="宋体"/>
        </w:rPr>
        <w:t>Girshick</w:t>
      </w:r>
      <w:proofErr w:type="spellEnd"/>
      <w:r w:rsidRPr="000E0E7D">
        <w:rPr>
          <w:rFonts w:ascii="宋体" w:hAnsi="宋体"/>
        </w:rPr>
        <w:t xml:space="preserve"> R, et al. Reducing overfitting in deep networks by </w:t>
      </w:r>
      <w:proofErr w:type="spellStart"/>
      <w:r w:rsidRPr="000E0E7D">
        <w:rPr>
          <w:rFonts w:ascii="宋体" w:hAnsi="宋体"/>
        </w:rPr>
        <w:t>decorrelating</w:t>
      </w:r>
      <w:proofErr w:type="spellEnd"/>
      <w:r w:rsidRPr="000E0E7D">
        <w:rPr>
          <w:rFonts w:ascii="宋体" w:hAnsi="宋体"/>
        </w:rPr>
        <w:t xml:space="preserve"> representations[J]. </w:t>
      </w:r>
      <w:proofErr w:type="spellStart"/>
      <w:r w:rsidRPr="000E0E7D">
        <w:rPr>
          <w:rFonts w:ascii="宋体" w:hAnsi="宋体"/>
        </w:rPr>
        <w:t>arXiv</w:t>
      </w:r>
      <w:proofErr w:type="spellEnd"/>
      <w:r w:rsidRPr="000E0E7D">
        <w:rPr>
          <w:rFonts w:ascii="宋体" w:hAnsi="宋体"/>
        </w:rPr>
        <w:t xml:space="preserve"> preprint arXiv:1511.06068, 2015.</w:t>
      </w:r>
    </w:p>
    <w:p w:rsidR="000E0E7D" w:rsidRDefault="000E0E7D" w:rsidP="00212869">
      <w:pPr>
        <w:spacing w:line="288" w:lineRule="auto"/>
        <w:ind w:rightChars="50" w:right="105"/>
        <w:rPr>
          <w:rFonts w:ascii="宋体" w:hAnsi="宋体"/>
        </w:rPr>
      </w:pPr>
      <w:r>
        <w:rPr>
          <w:rFonts w:ascii="宋体" w:hAnsi="宋体" w:hint="eastAsia"/>
        </w:rPr>
        <w:t>[</w:t>
      </w:r>
      <w:r>
        <w:rPr>
          <w:rFonts w:ascii="宋体" w:hAnsi="宋体"/>
        </w:rPr>
        <w:t xml:space="preserve">30] </w:t>
      </w:r>
      <w:proofErr w:type="spellStart"/>
      <w:r w:rsidRPr="000E0E7D">
        <w:rPr>
          <w:rFonts w:ascii="宋体" w:hAnsi="宋体"/>
        </w:rPr>
        <w:t>Kedem</w:t>
      </w:r>
      <w:proofErr w:type="spellEnd"/>
      <w:r w:rsidRPr="000E0E7D">
        <w:rPr>
          <w:rFonts w:ascii="宋体" w:hAnsi="宋体"/>
        </w:rPr>
        <w:t xml:space="preserve"> D, Tyree S, </w:t>
      </w:r>
      <w:proofErr w:type="spellStart"/>
      <w:r w:rsidRPr="000E0E7D">
        <w:rPr>
          <w:rFonts w:ascii="宋体" w:hAnsi="宋体"/>
        </w:rPr>
        <w:t>Sha</w:t>
      </w:r>
      <w:proofErr w:type="spellEnd"/>
      <w:r w:rsidRPr="000E0E7D">
        <w:rPr>
          <w:rFonts w:ascii="宋体" w:hAnsi="宋体"/>
        </w:rPr>
        <w:t xml:space="preserve"> F, et al. Non-linear metric learning[C]//Advances in Neural Information Processing Systems. 2012: 2573-2581.</w:t>
      </w:r>
    </w:p>
    <w:p w:rsidR="00320B1A" w:rsidRDefault="00320B1A" w:rsidP="00320B1A">
      <w:pPr>
        <w:spacing w:line="288" w:lineRule="auto"/>
        <w:ind w:rightChars="50" w:right="105"/>
        <w:rPr>
          <w:rFonts w:ascii="宋体" w:hAnsi="宋体"/>
        </w:rPr>
      </w:pPr>
      <w:r>
        <w:rPr>
          <w:rFonts w:ascii="宋体" w:hAnsi="宋体" w:hint="eastAsia"/>
        </w:rPr>
        <w:t>[</w:t>
      </w:r>
      <w:r>
        <w:rPr>
          <w:rFonts w:ascii="宋体" w:hAnsi="宋体"/>
        </w:rPr>
        <w:t xml:space="preserve">21] </w:t>
      </w:r>
      <w:proofErr w:type="spellStart"/>
      <w:r w:rsidRPr="000E4702">
        <w:rPr>
          <w:rFonts w:ascii="宋体" w:hAnsi="宋体"/>
        </w:rPr>
        <w:t>Bahdanau</w:t>
      </w:r>
      <w:proofErr w:type="spellEnd"/>
      <w:r w:rsidRPr="000E4702">
        <w:rPr>
          <w:rFonts w:ascii="宋体" w:hAnsi="宋体"/>
        </w:rPr>
        <w:t xml:space="preserve"> D, Cho K, </w:t>
      </w:r>
      <w:proofErr w:type="spellStart"/>
      <w:r w:rsidRPr="000E4702">
        <w:rPr>
          <w:rFonts w:ascii="宋体" w:hAnsi="宋体"/>
        </w:rPr>
        <w:t>Bengio</w:t>
      </w:r>
      <w:proofErr w:type="spellEnd"/>
      <w:r w:rsidRPr="000E4702">
        <w:rPr>
          <w:rFonts w:ascii="宋体" w:hAnsi="宋体"/>
        </w:rPr>
        <w:t xml:space="preserve"> Y. Neural machine translation by jointly learning to align and translate[J]. </w:t>
      </w:r>
      <w:proofErr w:type="spellStart"/>
      <w:r w:rsidRPr="000E4702">
        <w:rPr>
          <w:rFonts w:ascii="宋体" w:hAnsi="宋体"/>
        </w:rPr>
        <w:t>arXiv</w:t>
      </w:r>
      <w:proofErr w:type="spellEnd"/>
      <w:r w:rsidRPr="000E4702">
        <w:rPr>
          <w:rFonts w:ascii="宋体" w:hAnsi="宋体"/>
        </w:rPr>
        <w:t xml:space="preserve"> preprint arXiv:1409.0473, 2014.</w:t>
      </w:r>
    </w:p>
    <w:p w:rsidR="00320B1A" w:rsidRPr="00320B1A" w:rsidRDefault="00320B1A" w:rsidP="00212869">
      <w:pPr>
        <w:spacing w:line="288" w:lineRule="auto"/>
        <w:ind w:rightChars="50" w:right="105"/>
        <w:rPr>
          <w:rFonts w:ascii="宋体" w:hAnsi="宋体"/>
        </w:rPr>
      </w:pPr>
    </w:p>
    <w:p w:rsidR="00B12C79" w:rsidRDefault="00B12C79" w:rsidP="00212869">
      <w:pPr>
        <w:spacing w:line="288" w:lineRule="auto"/>
        <w:ind w:rightChars="50" w:right="105"/>
        <w:rPr>
          <w:rFonts w:ascii="宋体" w:hAnsi="宋体"/>
        </w:rPr>
      </w:pPr>
      <w:r>
        <w:rPr>
          <w:rFonts w:ascii="宋体" w:hAnsi="宋体"/>
        </w:rPr>
        <w:t xml:space="preserve">1 </w:t>
      </w:r>
      <w:r w:rsidRPr="00B12C79">
        <w:rPr>
          <w:rFonts w:ascii="宋体" w:hAnsi="宋体"/>
        </w:rPr>
        <w:t>http://dblp.uni-trier.de/.</w:t>
      </w:r>
    </w:p>
    <w:p w:rsidR="00212869" w:rsidRPr="00E45F3B" w:rsidRDefault="00212869" w:rsidP="00EE5D47">
      <w:pPr>
        <w:autoSpaceDE w:val="0"/>
        <w:autoSpaceDN w:val="0"/>
        <w:adjustRightInd w:val="0"/>
        <w:spacing w:line="288" w:lineRule="auto"/>
        <w:jc w:val="left"/>
        <w:rPr>
          <w:rFonts w:ascii="宋体" w:eastAsia="宋体" w:hAnsi="宋体" w:cs="å®‹ä½“"/>
          <w:kern w:val="0"/>
        </w:rPr>
        <w:sectPr w:rsidR="00212869"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60" w:name="_Toc13094"/>
      <w:bookmarkStart w:id="61" w:name="_Toc450552536"/>
      <w:bookmarkStart w:id="62" w:name="_Toc20211"/>
      <w:bookmarkStart w:id="63" w:name="_Toc446427273"/>
      <w:bookmarkStart w:id="64" w:name="_Toc8135400"/>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60"/>
      <w:bookmarkEnd w:id="61"/>
      <w:bookmarkEnd w:id="62"/>
      <w:bookmarkEnd w:id="63"/>
      <w:bookmarkEnd w:id="64"/>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65" w:name="_Toc8135401"/>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65"/>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66" w:name="_Toc8135402"/>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66"/>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3"/>
          <w:footerReference w:type="default" r:id="rId24"/>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67" w:name="_Toc8135403"/>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67"/>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w:t>
            </w:r>
            <w:proofErr w:type="spellStart"/>
            <w:r w:rsidRPr="00E32C86">
              <w:rPr>
                <w:rFonts w:ascii="宋体" w:eastAsia="宋体" w:hAnsi="宋体" w:cs="Times New Roman" w:hint="eastAsia"/>
              </w:rPr>
              <w:t>Jamali</w:t>
            </w:r>
            <w:proofErr w:type="spellEnd"/>
            <w:r w:rsidRPr="00E32C86">
              <w:rPr>
                <w:rFonts w:ascii="宋体" w:eastAsia="宋体" w:hAnsi="宋体" w:cs="Times New Roman" w:hint="eastAsia"/>
              </w:rPr>
              <w:t>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w:t>
            </w:r>
            <w:proofErr w:type="spellStart"/>
            <w:r w:rsidRPr="00E32C86">
              <w:rPr>
                <w:rFonts w:ascii="宋体" w:eastAsia="宋体" w:hAnsi="宋体" w:cs="Times New Roman" w:hint="eastAsia"/>
              </w:rPr>
              <w:t>TensorFlow</w:t>
            </w:r>
            <w:proofErr w:type="spellEnd"/>
            <w:r w:rsidRPr="00E32C86">
              <w:rPr>
                <w:rFonts w:ascii="宋体" w:eastAsia="宋体" w:hAnsi="宋体" w:cs="Times New Roman" w:hint="eastAsia"/>
              </w:rPr>
              <w:t>；</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w:t>
            </w:r>
            <w:proofErr w:type="spellStart"/>
            <w:r w:rsidRPr="00E32C86">
              <w:rPr>
                <w:rFonts w:ascii="宋体" w:eastAsia="宋体" w:hAnsi="宋体" w:cs="Times New Roman"/>
              </w:rPr>
              <w:t>Jamali</w:t>
            </w:r>
            <w:proofErr w:type="spellEnd"/>
            <w:r w:rsidRPr="00E32C86">
              <w:rPr>
                <w:rFonts w:ascii="宋体" w:eastAsia="宋体" w:hAnsi="宋体" w:cs="Times New Roman"/>
              </w:rPr>
              <w:t xml:space="preserve"> M, </w:t>
            </w:r>
            <w:proofErr w:type="spellStart"/>
            <w:r w:rsidRPr="00E32C86">
              <w:rPr>
                <w:rFonts w:ascii="宋体" w:eastAsia="宋体" w:hAnsi="宋体" w:cs="Times New Roman"/>
              </w:rPr>
              <w:t>Lakshmanan</w:t>
            </w:r>
            <w:proofErr w:type="spellEnd"/>
            <w:r w:rsidRPr="00E32C86">
              <w:rPr>
                <w:rFonts w:ascii="宋体" w:eastAsia="宋体" w:hAnsi="宋体" w:cs="Times New Roman"/>
              </w:rPr>
              <w:t xml:space="preserve">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proofErr w:type="spellStart"/>
            <w:r w:rsidRPr="00E32C86">
              <w:rPr>
                <w:rFonts w:ascii="宋体" w:eastAsia="宋体" w:hAnsi="宋体" w:cs="Times New Roman"/>
              </w:rPr>
              <w:t>Bruna</w:t>
            </w:r>
            <w:proofErr w:type="spellEnd"/>
            <w:r w:rsidRPr="00E32C86">
              <w:rPr>
                <w:rFonts w:ascii="宋体" w:eastAsia="宋体" w:hAnsi="宋体" w:cs="Times New Roman"/>
              </w:rPr>
              <w:t xml:space="preserve"> J, </w:t>
            </w:r>
            <w:proofErr w:type="spellStart"/>
            <w:r w:rsidRPr="00E32C86">
              <w:rPr>
                <w:rFonts w:ascii="宋体" w:eastAsia="宋体" w:hAnsi="宋体" w:cs="Times New Roman"/>
              </w:rPr>
              <w:t>Zaremba</w:t>
            </w:r>
            <w:proofErr w:type="spellEnd"/>
            <w:r w:rsidRPr="00E32C86">
              <w:rPr>
                <w:rFonts w:ascii="宋体" w:eastAsia="宋体" w:hAnsi="宋体" w:cs="Times New Roman"/>
              </w:rPr>
              <w:t xml:space="preserve">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w:t>
            </w:r>
            <w:proofErr w:type="spellStart"/>
            <w:r w:rsidRPr="00E32C86">
              <w:rPr>
                <w:rFonts w:ascii="宋体" w:eastAsia="宋体" w:hAnsi="宋体" w:cs="Times New Roman"/>
              </w:rPr>
              <w:t>Bresson</w:t>
            </w:r>
            <w:proofErr w:type="spellEnd"/>
            <w:r w:rsidRPr="00E32C86">
              <w:rPr>
                <w:rFonts w:ascii="宋体" w:eastAsia="宋体" w:hAnsi="宋体" w:cs="Times New Roman"/>
              </w:rPr>
              <w:t xml:space="preserve">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5"/>
          <w:footerReference w:type="default" r:id="rId26"/>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2896137</wp:posOffset>
                  </wp:positionH>
                  <wp:positionV relativeFrom="paragraph">
                    <wp:posOffset>44769</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w:t>
            </w:r>
            <w:proofErr w:type="spellStart"/>
            <w:r w:rsidRPr="00A5377F">
              <w:rPr>
                <w:rFonts w:ascii="宋体" w:eastAsia="宋体" w:hAnsi="宋体" w:cs="Times New Roman" w:hint="eastAsia"/>
                <w:bCs/>
              </w:rPr>
              <w:t>TensorFlow</w:t>
            </w:r>
            <w:proofErr w:type="spellEnd"/>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w:t>
            </w:r>
            <w:proofErr w:type="spellStart"/>
            <w:r w:rsidRPr="00A5377F">
              <w:rPr>
                <w:rFonts w:ascii="宋体" w:eastAsia="宋体" w:hAnsi="宋体" w:cs="Times New Roman" w:hint="eastAsia"/>
                <w:bCs/>
              </w:rPr>
              <w:t>TensorFlow</w:t>
            </w:r>
            <w:proofErr w:type="spellEnd"/>
            <w:r w:rsidRPr="00A5377F">
              <w:rPr>
                <w:rFonts w:ascii="宋体" w:eastAsia="宋体" w:hAnsi="宋体" w:cs="Times New Roman" w:hint="eastAsia"/>
                <w:bCs/>
              </w:rPr>
              <w:t>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w:t>
            </w:r>
            <w:proofErr w:type="spellStart"/>
            <w:r w:rsidRPr="00A5377F">
              <w:rPr>
                <w:rFonts w:ascii="宋体" w:eastAsia="宋体" w:hAnsi="宋体" w:cs="Times New Roman" w:hint="eastAsia"/>
                <w:szCs w:val="24"/>
              </w:rPr>
              <w:t>TensorFlow</w:t>
            </w:r>
            <w:proofErr w:type="spellEnd"/>
            <w:r w:rsidRPr="00A5377F">
              <w:rPr>
                <w:rFonts w:ascii="宋体" w:eastAsia="宋体" w:hAnsi="宋体" w:cs="Times New Roman" w:hint="eastAsia"/>
                <w:szCs w:val="24"/>
              </w:rPr>
              <w:t>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w:t>
            </w:r>
            <w:proofErr w:type="spellStart"/>
            <w:r w:rsidRPr="00A5377F">
              <w:rPr>
                <w:rFonts w:ascii="宋体" w:eastAsia="宋体" w:hAnsi="宋体" w:cs="Times New Roman" w:hint="eastAsia"/>
                <w:szCs w:val="24"/>
              </w:rPr>
              <w:t>TensorFlow</w:t>
            </w:r>
            <w:proofErr w:type="spellEnd"/>
            <w:r w:rsidRPr="00A5377F">
              <w:rPr>
                <w:rFonts w:ascii="宋体" w:eastAsia="宋体" w:hAnsi="宋体" w:cs="Times New Roman" w:hint="eastAsia"/>
                <w:szCs w:val="24"/>
              </w:rPr>
              <w:t>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CDC" w:rsidRDefault="00CA0CDC" w:rsidP="0054351C">
      <w:r>
        <w:separator/>
      </w:r>
    </w:p>
  </w:endnote>
  <w:endnote w:type="continuationSeparator" w:id="0">
    <w:p w:rsidR="00CA0CDC" w:rsidRDefault="00CA0CDC"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Kaiti SC">
    <w:altName w:val="微软雅黑 Light"/>
    <w:charset w:val="86"/>
    <w:family w:val="auto"/>
    <w:pitch w:val="variable"/>
    <w:sig w:usb0="00000000" w:usb1="280F3C52" w:usb2="00000016" w:usb3="00000000" w:csb0="0004001F" w:csb1="00000000"/>
  </w:font>
  <w:font w:name="å®‹ä½“">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66"/>
      <w:docPartObj>
        <w:docPartGallery w:val="Page Numbers (Bottom of Page)"/>
        <w:docPartUnique/>
      </w:docPartObj>
    </w:sdtPr>
    <w:sdtEndPr>
      <w:rPr>
        <w:rFonts w:ascii="Times New Roman" w:hAnsi="Times New Roman" w:cs="Times New Roman"/>
      </w:rPr>
    </w:sdtEndPr>
    <w:sdtContent>
      <w:p w:rsidR="00731766" w:rsidRDefault="00731766">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AD1D1C" w:rsidRPr="00AD1D1C">
          <w:rPr>
            <w:rFonts w:ascii="Times New Roman" w:hAnsi="Times New Roman" w:cs="Times New Roman"/>
            <w:noProof/>
            <w:lang w:val="zh-CN"/>
          </w:rPr>
          <w:t>III</w:t>
        </w:r>
        <w:r w:rsidRPr="0014414F">
          <w:rPr>
            <w:rFonts w:ascii="Times New Roman" w:hAnsi="Times New Roman" w:cs="Times New Roman"/>
          </w:rPr>
          <w:fldChar w:fldCharType="end"/>
        </w:r>
      </w:p>
    </w:sdtContent>
  </w:sdt>
  <w:p w:rsidR="00731766" w:rsidRDefault="0073176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EndPr/>
    <w:sdtContent>
      <w:p w:rsidR="00731766" w:rsidRDefault="00731766">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AD1D1C" w:rsidRPr="00AD1D1C">
          <w:rPr>
            <w:rFonts w:ascii="Times New Roman" w:hAnsi="Times New Roman" w:cs="Times New Roman"/>
            <w:noProof/>
            <w:lang w:val="zh-CN"/>
          </w:rPr>
          <w:t>7</w:t>
        </w:r>
        <w:r w:rsidRPr="00C7780A">
          <w:rPr>
            <w:rFonts w:ascii="Times New Roman" w:hAnsi="Times New Roman" w:cs="Times New Roman"/>
          </w:rPr>
          <w:fldChar w:fldCharType="end"/>
        </w:r>
      </w:p>
    </w:sdtContent>
  </w:sdt>
  <w:p w:rsidR="00731766" w:rsidRDefault="00731766">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766" w:rsidRDefault="00731766">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766" w:rsidRDefault="0073176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CDC" w:rsidRDefault="00CA0CDC" w:rsidP="0054351C">
      <w:r>
        <w:separator/>
      </w:r>
    </w:p>
  </w:footnote>
  <w:footnote w:type="continuationSeparator" w:id="0">
    <w:p w:rsidR="00CA0CDC" w:rsidRDefault="00CA0CDC" w:rsidP="005435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766" w:rsidRDefault="00731766"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766" w:rsidRPr="00E36344" w:rsidRDefault="00731766">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731766" w:rsidRDefault="00731766"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766" w:rsidRPr="00E36344" w:rsidRDefault="00731766"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766" w:rsidRPr="00E36344" w:rsidRDefault="00731766"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0"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6"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4"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9"/>
  </w:num>
  <w:num w:numId="3">
    <w:abstractNumId w:val="9"/>
  </w:num>
  <w:num w:numId="4">
    <w:abstractNumId w:val="23"/>
  </w:num>
  <w:num w:numId="5">
    <w:abstractNumId w:val="17"/>
  </w:num>
  <w:num w:numId="6">
    <w:abstractNumId w:val="11"/>
  </w:num>
  <w:num w:numId="7">
    <w:abstractNumId w:val="2"/>
  </w:num>
  <w:num w:numId="8">
    <w:abstractNumId w:val="4"/>
  </w:num>
  <w:num w:numId="9">
    <w:abstractNumId w:val="14"/>
  </w:num>
  <w:num w:numId="10">
    <w:abstractNumId w:val="21"/>
  </w:num>
  <w:num w:numId="11">
    <w:abstractNumId w:val="20"/>
  </w:num>
  <w:num w:numId="12">
    <w:abstractNumId w:val="0"/>
  </w:num>
  <w:num w:numId="13">
    <w:abstractNumId w:val="7"/>
  </w:num>
  <w:num w:numId="14">
    <w:abstractNumId w:val="3"/>
  </w:num>
  <w:num w:numId="15">
    <w:abstractNumId w:val="18"/>
  </w:num>
  <w:num w:numId="16">
    <w:abstractNumId w:val="12"/>
  </w:num>
  <w:num w:numId="17">
    <w:abstractNumId w:val="10"/>
  </w:num>
  <w:num w:numId="18">
    <w:abstractNumId w:val="16"/>
  </w:num>
  <w:num w:numId="19">
    <w:abstractNumId w:val="13"/>
  </w:num>
  <w:num w:numId="20">
    <w:abstractNumId w:val="1"/>
  </w:num>
  <w:num w:numId="21">
    <w:abstractNumId w:val="22"/>
  </w:num>
  <w:num w:numId="22">
    <w:abstractNumId w:val="8"/>
  </w:num>
  <w:num w:numId="23">
    <w:abstractNumId w:val="5"/>
  </w:num>
  <w:num w:numId="24">
    <w:abstractNumId w:val="2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003F"/>
    <w:rsid w:val="000024C8"/>
    <w:rsid w:val="00004565"/>
    <w:rsid w:val="00006F50"/>
    <w:rsid w:val="000144C4"/>
    <w:rsid w:val="00015F94"/>
    <w:rsid w:val="00016588"/>
    <w:rsid w:val="00027539"/>
    <w:rsid w:val="000330C4"/>
    <w:rsid w:val="000428DA"/>
    <w:rsid w:val="00042E5A"/>
    <w:rsid w:val="00043886"/>
    <w:rsid w:val="000438F2"/>
    <w:rsid w:val="0004414D"/>
    <w:rsid w:val="00047D35"/>
    <w:rsid w:val="00050338"/>
    <w:rsid w:val="00051008"/>
    <w:rsid w:val="0005478C"/>
    <w:rsid w:val="000555D3"/>
    <w:rsid w:val="000621EF"/>
    <w:rsid w:val="00062C60"/>
    <w:rsid w:val="00064916"/>
    <w:rsid w:val="00065303"/>
    <w:rsid w:val="00067805"/>
    <w:rsid w:val="00072D6F"/>
    <w:rsid w:val="000744CE"/>
    <w:rsid w:val="00077AFB"/>
    <w:rsid w:val="00077B3A"/>
    <w:rsid w:val="00077BF4"/>
    <w:rsid w:val="000879FD"/>
    <w:rsid w:val="000902A6"/>
    <w:rsid w:val="000914A5"/>
    <w:rsid w:val="00096EFB"/>
    <w:rsid w:val="000970FB"/>
    <w:rsid w:val="000A39E0"/>
    <w:rsid w:val="000B0CB6"/>
    <w:rsid w:val="000B2B5C"/>
    <w:rsid w:val="000B4513"/>
    <w:rsid w:val="000B475F"/>
    <w:rsid w:val="000B6D9E"/>
    <w:rsid w:val="000C21B8"/>
    <w:rsid w:val="000C312F"/>
    <w:rsid w:val="000C3F8C"/>
    <w:rsid w:val="000C7B33"/>
    <w:rsid w:val="000D177F"/>
    <w:rsid w:val="000D3A16"/>
    <w:rsid w:val="000D3ACF"/>
    <w:rsid w:val="000D6586"/>
    <w:rsid w:val="000E0357"/>
    <w:rsid w:val="000E0E7D"/>
    <w:rsid w:val="000E166F"/>
    <w:rsid w:val="000E33F8"/>
    <w:rsid w:val="000E4702"/>
    <w:rsid w:val="000E4A72"/>
    <w:rsid w:val="000E6223"/>
    <w:rsid w:val="000E7621"/>
    <w:rsid w:val="000F02D3"/>
    <w:rsid w:val="000F045A"/>
    <w:rsid w:val="000F0F80"/>
    <w:rsid w:val="000F644F"/>
    <w:rsid w:val="00101756"/>
    <w:rsid w:val="00104FD2"/>
    <w:rsid w:val="001052A4"/>
    <w:rsid w:val="001072D1"/>
    <w:rsid w:val="001113E4"/>
    <w:rsid w:val="001126B0"/>
    <w:rsid w:val="00122413"/>
    <w:rsid w:val="00125407"/>
    <w:rsid w:val="0012658C"/>
    <w:rsid w:val="00126762"/>
    <w:rsid w:val="00126AFD"/>
    <w:rsid w:val="001314C1"/>
    <w:rsid w:val="0013156F"/>
    <w:rsid w:val="00131805"/>
    <w:rsid w:val="00131E83"/>
    <w:rsid w:val="00132F31"/>
    <w:rsid w:val="00133146"/>
    <w:rsid w:val="001343BE"/>
    <w:rsid w:val="001361C4"/>
    <w:rsid w:val="001374A3"/>
    <w:rsid w:val="0014414F"/>
    <w:rsid w:val="00144C92"/>
    <w:rsid w:val="00150EE7"/>
    <w:rsid w:val="00156141"/>
    <w:rsid w:val="00162201"/>
    <w:rsid w:val="00165C18"/>
    <w:rsid w:val="00166960"/>
    <w:rsid w:val="0016696E"/>
    <w:rsid w:val="00167CE3"/>
    <w:rsid w:val="0017395A"/>
    <w:rsid w:val="00175731"/>
    <w:rsid w:val="00175CB5"/>
    <w:rsid w:val="00175FE7"/>
    <w:rsid w:val="00176786"/>
    <w:rsid w:val="00176FF6"/>
    <w:rsid w:val="00177FC0"/>
    <w:rsid w:val="00181F8D"/>
    <w:rsid w:val="0018233B"/>
    <w:rsid w:val="00185732"/>
    <w:rsid w:val="00187A88"/>
    <w:rsid w:val="00187F6F"/>
    <w:rsid w:val="0019405E"/>
    <w:rsid w:val="00194523"/>
    <w:rsid w:val="00196650"/>
    <w:rsid w:val="0019690A"/>
    <w:rsid w:val="001A0104"/>
    <w:rsid w:val="001A2824"/>
    <w:rsid w:val="001A413F"/>
    <w:rsid w:val="001B2A1A"/>
    <w:rsid w:val="001B32F9"/>
    <w:rsid w:val="001B3886"/>
    <w:rsid w:val="001B39B9"/>
    <w:rsid w:val="001B3B6E"/>
    <w:rsid w:val="001B709D"/>
    <w:rsid w:val="001C4B77"/>
    <w:rsid w:val="001C6451"/>
    <w:rsid w:val="001C70DE"/>
    <w:rsid w:val="001D1078"/>
    <w:rsid w:val="001D2039"/>
    <w:rsid w:val="001D3723"/>
    <w:rsid w:val="001D6C71"/>
    <w:rsid w:val="001E49FE"/>
    <w:rsid w:val="001E61D7"/>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33857"/>
    <w:rsid w:val="002412E9"/>
    <w:rsid w:val="00244840"/>
    <w:rsid w:val="00251AE4"/>
    <w:rsid w:val="002520FF"/>
    <w:rsid w:val="002605AF"/>
    <w:rsid w:val="00271F5D"/>
    <w:rsid w:val="00272460"/>
    <w:rsid w:val="0027458D"/>
    <w:rsid w:val="00274BC1"/>
    <w:rsid w:val="00285626"/>
    <w:rsid w:val="002861B6"/>
    <w:rsid w:val="00293294"/>
    <w:rsid w:val="00295DEA"/>
    <w:rsid w:val="002A32A3"/>
    <w:rsid w:val="002A3E22"/>
    <w:rsid w:val="002A7E09"/>
    <w:rsid w:val="002B50C3"/>
    <w:rsid w:val="002B771E"/>
    <w:rsid w:val="002C0C4E"/>
    <w:rsid w:val="002C139C"/>
    <w:rsid w:val="002C765A"/>
    <w:rsid w:val="002C7667"/>
    <w:rsid w:val="002D3C21"/>
    <w:rsid w:val="002D5566"/>
    <w:rsid w:val="002D7CF8"/>
    <w:rsid w:val="002E17C3"/>
    <w:rsid w:val="002E2439"/>
    <w:rsid w:val="002E33A2"/>
    <w:rsid w:val="002E3F07"/>
    <w:rsid w:val="002E4724"/>
    <w:rsid w:val="002E62DB"/>
    <w:rsid w:val="002F0DCD"/>
    <w:rsid w:val="002F12CC"/>
    <w:rsid w:val="002F1CC9"/>
    <w:rsid w:val="002F3D00"/>
    <w:rsid w:val="002F5879"/>
    <w:rsid w:val="002F7286"/>
    <w:rsid w:val="002F7BBB"/>
    <w:rsid w:val="00304865"/>
    <w:rsid w:val="00305119"/>
    <w:rsid w:val="0030521A"/>
    <w:rsid w:val="003060EF"/>
    <w:rsid w:val="00306ADB"/>
    <w:rsid w:val="00310478"/>
    <w:rsid w:val="003122FD"/>
    <w:rsid w:val="00312C69"/>
    <w:rsid w:val="00312FAB"/>
    <w:rsid w:val="0031493F"/>
    <w:rsid w:val="0031633D"/>
    <w:rsid w:val="0031653D"/>
    <w:rsid w:val="0031723C"/>
    <w:rsid w:val="00320B1A"/>
    <w:rsid w:val="00322798"/>
    <w:rsid w:val="00325164"/>
    <w:rsid w:val="00327C5E"/>
    <w:rsid w:val="003318E5"/>
    <w:rsid w:val="00333091"/>
    <w:rsid w:val="003377C0"/>
    <w:rsid w:val="00340148"/>
    <w:rsid w:val="00341533"/>
    <w:rsid w:val="00342F50"/>
    <w:rsid w:val="00344BED"/>
    <w:rsid w:val="00345C9A"/>
    <w:rsid w:val="003468B2"/>
    <w:rsid w:val="003473E8"/>
    <w:rsid w:val="003478C0"/>
    <w:rsid w:val="003478E4"/>
    <w:rsid w:val="00351773"/>
    <w:rsid w:val="00355552"/>
    <w:rsid w:val="00357C02"/>
    <w:rsid w:val="00357F8F"/>
    <w:rsid w:val="00363500"/>
    <w:rsid w:val="00364E21"/>
    <w:rsid w:val="00365F5C"/>
    <w:rsid w:val="0036687A"/>
    <w:rsid w:val="00372BF7"/>
    <w:rsid w:val="00375CCB"/>
    <w:rsid w:val="003765F6"/>
    <w:rsid w:val="00376671"/>
    <w:rsid w:val="00377298"/>
    <w:rsid w:val="00383221"/>
    <w:rsid w:val="0038455F"/>
    <w:rsid w:val="00386A53"/>
    <w:rsid w:val="00391439"/>
    <w:rsid w:val="00391507"/>
    <w:rsid w:val="00397588"/>
    <w:rsid w:val="003A0A82"/>
    <w:rsid w:val="003A1EA0"/>
    <w:rsid w:val="003A21B9"/>
    <w:rsid w:val="003A3054"/>
    <w:rsid w:val="003A480F"/>
    <w:rsid w:val="003A7BEC"/>
    <w:rsid w:val="003B1E11"/>
    <w:rsid w:val="003B35A1"/>
    <w:rsid w:val="003B5F6C"/>
    <w:rsid w:val="003B5FA4"/>
    <w:rsid w:val="003C04FD"/>
    <w:rsid w:val="003C2230"/>
    <w:rsid w:val="003C6B72"/>
    <w:rsid w:val="003C7405"/>
    <w:rsid w:val="003D28E8"/>
    <w:rsid w:val="003D3BD7"/>
    <w:rsid w:val="003D3DC3"/>
    <w:rsid w:val="003D5F9E"/>
    <w:rsid w:val="003E1D7B"/>
    <w:rsid w:val="003E24D6"/>
    <w:rsid w:val="003E480E"/>
    <w:rsid w:val="003E5F32"/>
    <w:rsid w:val="003E65E1"/>
    <w:rsid w:val="003F0695"/>
    <w:rsid w:val="003F10CB"/>
    <w:rsid w:val="00400385"/>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503E9"/>
    <w:rsid w:val="00455BEB"/>
    <w:rsid w:val="004561DB"/>
    <w:rsid w:val="00465266"/>
    <w:rsid w:val="00467966"/>
    <w:rsid w:val="00471613"/>
    <w:rsid w:val="00475E69"/>
    <w:rsid w:val="004760CC"/>
    <w:rsid w:val="00481DFC"/>
    <w:rsid w:val="00486708"/>
    <w:rsid w:val="00491B5A"/>
    <w:rsid w:val="00495610"/>
    <w:rsid w:val="00496132"/>
    <w:rsid w:val="00497EC6"/>
    <w:rsid w:val="004A31B5"/>
    <w:rsid w:val="004A505E"/>
    <w:rsid w:val="004A5E34"/>
    <w:rsid w:val="004B21D7"/>
    <w:rsid w:val="004B2E82"/>
    <w:rsid w:val="004B4418"/>
    <w:rsid w:val="004C120D"/>
    <w:rsid w:val="004C1FE6"/>
    <w:rsid w:val="004C4648"/>
    <w:rsid w:val="004C69C9"/>
    <w:rsid w:val="004D3B60"/>
    <w:rsid w:val="004D5193"/>
    <w:rsid w:val="004D7A29"/>
    <w:rsid w:val="004E0680"/>
    <w:rsid w:val="004E0818"/>
    <w:rsid w:val="004F30E4"/>
    <w:rsid w:val="004F547B"/>
    <w:rsid w:val="004F793B"/>
    <w:rsid w:val="004F79AC"/>
    <w:rsid w:val="005020C1"/>
    <w:rsid w:val="00507435"/>
    <w:rsid w:val="00510475"/>
    <w:rsid w:val="005130E5"/>
    <w:rsid w:val="00513A0C"/>
    <w:rsid w:val="00524D91"/>
    <w:rsid w:val="00524EB4"/>
    <w:rsid w:val="00526DDF"/>
    <w:rsid w:val="00527E54"/>
    <w:rsid w:val="0053089A"/>
    <w:rsid w:val="00531606"/>
    <w:rsid w:val="005335D0"/>
    <w:rsid w:val="00533CF6"/>
    <w:rsid w:val="00533FF3"/>
    <w:rsid w:val="005403BC"/>
    <w:rsid w:val="00542979"/>
    <w:rsid w:val="0054351C"/>
    <w:rsid w:val="0054489A"/>
    <w:rsid w:val="00546A76"/>
    <w:rsid w:val="005507EE"/>
    <w:rsid w:val="005522E0"/>
    <w:rsid w:val="00562278"/>
    <w:rsid w:val="005623EB"/>
    <w:rsid w:val="00567489"/>
    <w:rsid w:val="0057203E"/>
    <w:rsid w:val="00573C05"/>
    <w:rsid w:val="00576113"/>
    <w:rsid w:val="005771C7"/>
    <w:rsid w:val="00577B0B"/>
    <w:rsid w:val="00581103"/>
    <w:rsid w:val="00581EDB"/>
    <w:rsid w:val="00584CED"/>
    <w:rsid w:val="00587BAA"/>
    <w:rsid w:val="005907DF"/>
    <w:rsid w:val="0059274F"/>
    <w:rsid w:val="00593883"/>
    <w:rsid w:val="005968D6"/>
    <w:rsid w:val="005B1393"/>
    <w:rsid w:val="005B164C"/>
    <w:rsid w:val="005B6734"/>
    <w:rsid w:val="005C1A95"/>
    <w:rsid w:val="005C3CBA"/>
    <w:rsid w:val="005D1BF7"/>
    <w:rsid w:val="005D2384"/>
    <w:rsid w:val="005D3E2A"/>
    <w:rsid w:val="005D74C0"/>
    <w:rsid w:val="005E1630"/>
    <w:rsid w:val="005E73B5"/>
    <w:rsid w:val="005E7B54"/>
    <w:rsid w:val="005F0DBD"/>
    <w:rsid w:val="005F3D8D"/>
    <w:rsid w:val="005F726C"/>
    <w:rsid w:val="00602786"/>
    <w:rsid w:val="00602C71"/>
    <w:rsid w:val="00612003"/>
    <w:rsid w:val="00612D3D"/>
    <w:rsid w:val="006154B5"/>
    <w:rsid w:val="00615BD5"/>
    <w:rsid w:val="00616851"/>
    <w:rsid w:val="0062066A"/>
    <w:rsid w:val="0063021A"/>
    <w:rsid w:val="0063041C"/>
    <w:rsid w:val="00631926"/>
    <w:rsid w:val="00632248"/>
    <w:rsid w:val="00633323"/>
    <w:rsid w:val="00635E1D"/>
    <w:rsid w:val="0063694D"/>
    <w:rsid w:val="00636A1A"/>
    <w:rsid w:val="006406CE"/>
    <w:rsid w:val="00644F15"/>
    <w:rsid w:val="00650EA8"/>
    <w:rsid w:val="006528C5"/>
    <w:rsid w:val="00653282"/>
    <w:rsid w:val="00653B53"/>
    <w:rsid w:val="00654F17"/>
    <w:rsid w:val="0065501E"/>
    <w:rsid w:val="00656AAA"/>
    <w:rsid w:val="006607E9"/>
    <w:rsid w:val="00662E28"/>
    <w:rsid w:val="00664163"/>
    <w:rsid w:val="00665C21"/>
    <w:rsid w:val="0067765C"/>
    <w:rsid w:val="006806DA"/>
    <w:rsid w:val="00681870"/>
    <w:rsid w:val="00681B71"/>
    <w:rsid w:val="006821E9"/>
    <w:rsid w:val="00685E2F"/>
    <w:rsid w:val="006861F2"/>
    <w:rsid w:val="0068654F"/>
    <w:rsid w:val="006872E9"/>
    <w:rsid w:val="006A2BD1"/>
    <w:rsid w:val="006A4224"/>
    <w:rsid w:val="006A4E66"/>
    <w:rsid w:val="006C3BD7"/>
    <w:rsid w:val="006C3BE7"/>
    <w:rsid w:val="006C50DD"/>
    <w:rsid w:val="006C6967"/>
    <w:rsid w:val="006C7110"/>
    <w:rsid w:val="006C72B8"/>
    <w:rsid w:val="006D1054"/>
    <w:rsid w:val="006D511B"/>
    <w:rsid w:val="006D5F14"/>
    <w:rsid w:val="006D614F"/>
    <w:rsid w:val="006D66DC"/>
    <w:rsid w:val="006E193D"/>
    <w:rsid w:val="006E1A20"/>
    <w:rsid w:val="006E640F"/>
    <w:rsid w:val="006E6A81"/>
    <w:rsid w:val="006E7790"/>
    <w:rsid w:val="006F01A4"/>
    <w:rsid w:val="006F7171"/>
    <w:rsid w:val="00702DA2"/>
    <w:rsid w:val="00703A83"/>
    <w:rsid w:val="00704326"/>
    <w:rsid w:val="00704CC5"/>
    <w:rsid w:val="00705128"/>
    <w:rsid w:val="0070523E"/>
    <w:rsid w:val="00706DE2"/>
    <w:rsid w:val="0071104E"/>
    <w:rsid w:val="007114E4"/>
    <w:rsid w:val="0071435C"/>
    <w:rsid w:val="0071526C"/>
    <w:rsid w:val="0071662E"/>
    <w:rsid w:val="00717D48"/>
    <w:rsid w:val="007263EA"/>
    <w:rsid w:val="007266F8"/>
    <w:rsid w:val="00731766"/>
    <w:rsid w:val="00731A96"/>
    <w:rsid w:val="00732BD0"/>
    <w:rsid w:val="00741211"/>
    <w:rsid w:val="0074209B"/>
    <w:rsid w:val="007476F8"/>
    <w:rsid w:val="007508F1"/>
    <w:rsid w:val="007509AD"/>
    <w:rsid w:val="007527D0"/>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39AA"/>
    <w:rsid w:val="007A24B1"/>
    <w:rsid w:val="007A4FA9"/>
    <w:rsid w:val="007A5712"/>
    <w:rsid w:val="007A6415"/>
    <w:rsid w:val="007B3B36"/>
    <w:rsid w:val="007B5360"/>
    <w:rsid w:val="007B6B69"/>
    <w:rsid w:val="007B7EA7"/>
    <w:rsid w:val="007C2E99"/>
    <w:rsid w:val="007C7243"/>
    <w:rsid w:val="007D35ED"/>
    <w:rsid w:val="007D6684"/>
    <w:rsid w:val="007E5DFC"/>
    <w:rsid w:val="007E6BCE"/>
    <w:rsid w:val="007F3C11"/>
    <w:rsid w:val="007F51B1"/>
    <w:rsid w:val="007F59BA"/>
    <w:rsid w:val="007F6A9E"/>
    <w:rsid w:val="007F7092"/>
    <w:rsid w:val="007F70EB"/>
    <w:rsid w:val="0080112D"/>
    <w:rsid w:val="00805568"/>
    <w:rsid w:val="00805F13"/>
    <w:rsid w:val="008069C9"/>
    <w:rsid w:val="00811141"/>
    <w:rsid w:val="00816ACC"/>
    <w:rsid w:val="008235DB"/>
    <w:rsid w:val="008248B8"/>
    <w:rsid w:val="008257F1"/>
    <w:rsid w:val="00834338"/>
    <w:rsid w:val="00836120"/>
    <w:rsid w:val="008370D0"/>
    <w:rsid w:val="00842E69"/>
    <w:rsid w:val="00853289"/>
    <w:rsid w:val="008532C8"/>
    <w:rsid w:val="00856804"/>
    <w:rsid w:val="00860723"/>
    <w:rsid w:val="00862BFD"/>
    <w:rsid w:val="008703FB"/>
    <w:rsid w:val="008711DD"/>
    <w:rsid w:val="0087309E"/>
    <w:rsid w:val="008742AA"/>
    <w:rsid w:val="00875D5B"/>
    <w:rsid w:val="00876BBE"/>
    <w:rsid w:val="0087710B"/>
    <w:rsid w:val="008813FD"/>
    <w:rsid w:val="00884C25"/>
    <w:rsid w:val="008868E1"/>
    <w:rsid w:val="008A03C8"/>
    <w:rsid w:val="008A0D50"/>
    <w:rsid w:val="008A0E90"/>
    <w:rsid w:val="008A2BA3"/>
    <w:rsid w:val="008A62C0"/>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E6F84"/>
    <w:rsid w:val="008F02EC"/>
    <w:rsid w:val="008F1FDF"/>
    <w:rsid w:val="008F2390"/>
    <w:rsid w:val="008F35AC"/>
    <w:rsid w:val="008F7696"/>
    <w:rsid w:val="008F7F95"/>
    <w:rsid w:val="00900146"/>
    <w:rsid w:val="009063C0"/>
    <w:rsid w:val="00910087"/>
    <w:rsid w:val="00910816"/>
    <w:rsid w:val="009122ED"/>
    <w:rsid w:val="0092016A"/>
    <w:rsid w:val="00927618"/>
    <w:rsid w:val="00930FA9"/>
    <w:rsid w:val="009349C9"/>
    <w:rsid w:val="00935255"/>
    <w:rsid w:val="0094062B"/>
    <w:rsid w:val="00940E42"/>
    <w:rsid w:val="0094193B"/>
    <w:rsid w:val="00942EC6"/>
    <w:rsid w:val="00944AFD"/>
    <w:rsid w:val="00946828"/>
    <w:rsid w:val="00951391"/>
    <w:rsid w:val="00951A78"/>
    <w:rsid w:val="0096292F"/>
    <w:rsid w:val="00964995"/>
    <w:rsid w:val="009649D8"/>
    <w:rsid w:val="00966DE8"/>
    <w:rsid w:val="009742F3"/>
    <w:rsid w:val="0097555C"/>
    <w:rsid w:val="00980777"/>
    <w:rsid w:val="00981EDB"/>
    <w:rsid w:val="00986055"/>
    <w:rsid w:val="00986C53"/>
    <w:rsid w:val="009931DC"/>
    <w:rsid w:val="009949E5"/>
    <w:rsid w:val="009A118F"/>
    <w:rsid w:val="009A48C7"/>
    <w:rsid w:val="009A6262"/>
    <w:rsid w:val="009A632D"/>
    <w:rsid w:val="009A764E"/>
    <w:rsid w:val="009B09C9"/>
    <w:rsid w:val="009B13E8"/>
    <w:rsid w:val="009B2D8E"/>
    <w:rsid w:val="009B546A"/>
    <w:rsid w:val="009C39B3"/>
    <w:rsid w:val="009C46F3"/>
    <w:rsid w:val="009C4A4E"/>
    <w:rsid w:val="009C69FC"/>
    <w:rsid w:val="009C70A9"/>
    <w:rsid w:val="009C768D"/>
    <w:rsid w:val="009D139C"/>
    <w:rsid w:val="009D174B"/>
    <w:rsid w:val="009D3C0A"/>
    <w:rsid w:val="009D4BE1"/>
    <w:rsid w:val="009D6E23"/>
    <w:rsid w:val="009D7DBF"/>
    <w:rsid w:val="009E236C"/>
    <w:rsid w:val="009F06A7"/>
    <w:rsid w:val="009F0C91"/>
    <w:rsid w:val="009F113D"/>
    <w:rsid w:val="009F3A45"/>
    <w:rsid w:val="009F3E65"/>
    <w:rsid w:val="00A01888"/>
    <w:rsid w:val="00A04934"/>
    <w:rsid w:val="00A16143"/>
    <w:rsid w:val="00A1717C"/>
    <w:rsid w:val="00A173D0"/>
    <w:rsid w:val="00A177FA"/>
    <w:rsid w:val="00A20770"/>
    <w:rsid w:val="00A220EC"/>
    <w:rsid w:val="00A27AC9"/>
    <w:rsid w:val="00A301D6"/>
    <w:rsid w:val="00A32C9B"/>
    <w:rsid w:val="00A332AD"/>
    <w:rsid w:val="00A341BC"/>
    <w:rsid w:val="00A35093"/>
    <w:rsid w:val="00A35A36"/>
    <w:rsid w:val="00A3621E"/>
    <w:rsid w:val="00A37FF8"/>
    <w:rsid w:val="00A42825"/>
    <w:rsid w:val="00A44F43"/>
    <w:rsid w:val="00A46BD6"/>
    <w:rsid w:val="00A52645"/>
    <w:rsid w:val="00A5377F"/>
    <w:rsid w:val="00A55C71"/>
    <w:rsid w:val="00A56B9A"/>
    <w:rsid w:val="00A629F3"/>
    <w:rsid w:val="00A62F33"/>
    <w:rsid w:val="00A63128"/>
    <w:rsid w:val="00A64B7A"/>
    <w:rsid w:val="00A75F8D"/>
    <w:rsid w:val="00A82209"/>
    <w:rsid w:val="00A83209"/>
    <w:rsid w:val="00A856D0"/>
    <w:rsid w:val="00A85943"/>
    <w:rsid w:val="00A8614F"/>
    <w:rsid w:val="00A86479"/>
    <w:rsid w:val="00A90AD0"/>
    <w:rsid w:val="00A90C01"/>
    <w:rsid w:val="00AA12F3"/>
    <w:rsid w:val="00AB1565"/>
    <w:rsid w:val="00AB1DF2"/>
    <w:rsid w:val="00AB5412"/>
    <w:rsid w:val="00AB7C1E"/>
    <w:rsid w:val="00AC1738"/>
    <w:rsid w:val="00AC28C0"/>
    <w:rsid w:val="00AC3044"/>
    <w:rsid w:val="00AC4572"/>
    <w:rsid w:val="00AC6E65"/>
    <w:rsid w:val="00AD0602"/>
    <w:rsid w:val="00AD084C"/>
    <w:rsid w:val="00AD1D1C"/>
    <w:rsid w:val="00AD1F34"/>
    <w:rsid w:val="00AD45FF"/>
    <w:rsid w:val="00AD6156"/>
    <w:rsid w:val="00AD70F8"/>
    <w:rsid w:val="00AE0947"/>
    <w:rsid w:val="00AE1A61"/>
    <w:rsid w:val="00AE7164"/>
    <w:rsid w:val="00AF1935"/>
    <w:rsid w:val="00AF235D"/>
    <w:rsid w:val="00AF374C"/>
    <w:rsid w:val="00AF5C24"/>
    <w:rsid w:val="00AF6262"/>
    <w:rsid w:val="00AF6754"/>
    <w:rsid w:val="00AF74BD"/>
    <w:rsid w:val="00B0024F"/>
    <w:rsid w:val="00B031F9"/>
    <w:rsid w:val="00B04911"/>
    <w:rsid w:val="00B10FEA"/>
    <w:rsid w:val="00B11EE0"/>
    <w:rsid w:val="00B12C79"/>
    <w:rsid w:val="00B13B75"/>
    <w:rsid w:val="00B20A37"/>
    <w:rsid w:val="00B2148F"/>
    <w:rsid w:val="00B30CAE"/>
    <w:rsid w:val="00B325CE"/>
    <w:rsid w:val="00B33401"/>
    <w:rsid w:val="00B43FC0"/>
    <w:rsid w:val="00B47F3C"/>
    <w:rsid w:val="00B51171"/>
    <w:rsid w:val="00B52261"/>
    <w:rsid w:val="00B538DA"/>
    <w:rsid w:val="00B55C68"/>
    <w:rsid w:val="00B644AF"/>
    <w:rsid w:val="00B648F4"/>
    <w:rsid w:val="00B64D51"/>
    <w:rsid w:val="00B66608"/>
    <w:rsid w:val="00B76BFD"/>
    <w:rsid w:val="00B92717"/>
    <w:rsid w:val="00B93AC7"/>
    <w:rsid w:val="00B946D5"/>
    <w:rsid w:val="00BA2F3A"/>
    <w:rsid w:val="00BA36B6"/>
    <w:rsid w:val="00BA429A"/>
    <w:rsid w:val="00BA47AD"/>
    <w:rsid w:val="00BB1873"/>
    <w:rsid w:val="00BB1F41"/>
    <w:rsid w:val="00BB27D7"/>
    <w:rsid w:val="00BB69EE"/>
    <w:rsid w:val="00BC1055"/>
    <w:rsid w:val="00BC11FA"/>
    <w:rsid w:val="00BC3892"/>
    <w:rsid w:val="00BD25F5"/>
    <w:rsid w:val="00BD3FAE"/>
    <w:rsid w:val="00BD5816"/>
    <w:rsid w:val="00BD6363"/>
    <w:rsid w:val="00BD640D"/>
    <w:rsid w:val="00BE659C"/>
    <w:rsid w:val="00BF024E"/>
    <w:rsid w:val="00BF026B"/>
    <w:rsid w:val="00BF5352"/>
    <w:rsid w:val="00C01734"/>
    <w:rsid w:val="00C03F95"/>
    <w:rsid w:val="00C04DB4"/>
    <w:rsid w:val="00C06230"/>
    <w:rsid w:val="00C07493"/>
    <w:rsid w:val="00C103E0"/>
    <w:rsid w:val="00C13C54"/>
    <w:rsid w:val="00C20507"/>
    <w:rsid w:val="00C23D41"/>
    <w:rsid w:val="00C23FB1"/>
    <w:rsid w:val="00C31E17"/>
    <w:rsid w:val="00C34596"/>
    <w:rsid w:val="00C3620C"/>
    <w:rsid w:val="00C36D68"/>
    <w:rsid w:val="00C47E3C"/>
    <w:rsid w:val="00C50C1A"/>
    <w:rsid w:val="00C50D47"/>
    <w:rsid w:val="00C522E4"/>
    <w:rsid w:val="00C53C6E"/>
    <w:rsid w:val="00C54B20"/>
    <w:rsid w:val="00C55863"/>
    <w:rsid w:val="00C70E48"/>
    <w:rsid w:val="00C71EDB"/>
    <w:rsid w:val="00C72598"/>
    <w:rsid w:val="00C72880"/>
    <w:rsid w:val="00C72D47"/>
    <w:rsid w:val="00C73C34"/>
    <w:rsid w:val="00C7780A"/>
    <w:rsid w:val="00C823EE"/>
    <w:rsid w:val="00C852E9"/>
    <w:rsid w:val="00C907FF"/>
    <w:rsid w:val="00C91A4C"/>
    <w:rsid w:val="00C91E55"/>
    <w:rsid w:val="00C9467B"/>
    <w:rsid w:val="00C948D2"/>
    <w:rsid w:val="00C95AFC"/>
    <w:rsid w:val="00C96D5A"/>
    <w:rsid w:val="00C9713A"/>
    <w:rsid w:val="00CA0CDC"/>
    <w:rsid w:val="00CA57D8"/>
    <w:rsid w:val="00CB3291"/>
    <w:rsid w:val="00CB3431"/>
    <w:rsid w:val="00CB3B96"/>
    <w:rsid w:val="00CC06AD"/>
    <w:rsid w:val="00CC2C81"/>
    <w:rsid w:val="00CC472D"/>
    <w:rsid w:val="00CC4A92"/>
    <w:rsid w:val="00CC5081"/>
    <w:rsid w:val="00CC758C"/>
    <w:rsid w:val="00CD7F98"/>
    <w:rsid w:val="00CE1D69"/>
    <w:rsid w:val="00CE31D2"/>
    <w:rsid w:val="00CE4015"/>
    <w:rsid w:val="00CF17C1"/>
    <w:rsid w:val="00CF383F"/>
    <w:rsid w:val="00CF46FA"/>
    <w:rsid w:val="00CF640C"/>
    <w:rsid w:val="00D013A7"/>
    <w:rsid w:val="00D04AF3"/>
    <w:rsid w:val="00D07380"/>
    <w:rsid w:val="00D10F23"/>
    <w:rsid w:val="00D13233"/>
    <w:rsid w:val="00D13E88"/>
    <w:rsid w:val="00D17E22"/>
    <w:rsid w:val="00D225BA"/>
    <w:rsid w:val="00D24538"/>
    <w:rsid w:val="00D2530D"/>
    <w:rsid w:val="00D27236"/>
    <w:rsid w:val="00D276A2"/>
    <w:rsid w:val="00D3073B"/>
    <w:rsid w:val="00D348CD"/>
    <w:rsid w:val="00D365A0"/>
    <w:rsid w:val="00D37553"/>
    <w:rsid w:val="00D40E27"/>
    <w:rsid w:val="00D41EE7"/>
    <w:rsid w:val="00D43645"/>
    <w:rsid w:val="00D454D3"/>
    <w:rsid w:val="00D45C8A"/>
    <w:rsid w:val="00D4614D"/>
    <w:rsid w:val="00D468A2"/>
    <w:rsid w:val="00D54D66"/>
    <w:rsid w:val="00D55267"/>
    <w:rsid w:val="00D622CE"/>
    <w:rsid w:val="00D63760"/>
    <w:rsid w:val="00D74ED5"/>
    <w:rsid w:val="00D861B4"/>
    <w:rsid w:val="00D90EDF"/>
    <w:rsid w:val="00D93714"/>
    <w:rsid w:val="00D93E7F"/>
    <w:rsid w:val="00D95C58"/>
    <w:rsid w:val="00D95EF3"/>
    <w:rsid w:val="00D97E87"/>
    <w:rsid w:val="00DA0133"/>
    <w:rsid w:val="00DA1412"/>
    <w:rsid w:val="00DA5030"/>
    <w:rsid w:val="00DB004B"/>
    <w:rsid w:val="00DB1A64"/>
    <w:rsid w:val="00DB26BD"/>
    <w:rsid w:val="00DB2DA8"/>
    <w:rsid w:val="00DB3B02"/>
    <w:rsid w:val="00DB680D"/>
    <w:rsid w:val="00DC1BFE"/>
    <w:rsid w:val="00DC225C"/>
    <w:rsid w:val="00DC6E12"/>
    <w:rsid w:val="00DC7691"/>
    <w:rsid w:val="00DC7B9C"/>
    <w:rsid w:val="00DD2656"/>
    <w:rsid w:val="00DD45F1"/>
    <w:rsid w:val="00DD46A9"/>
    <w:rsid w:val="00DD48BB"/>
    <w:rsid w:val="00DE22BA"/>
    <w:rsid w:val="00DE3295"/>
    <w:rsid w:val="00DE3FBD"/>
    <w:rsid w:val="00DE6F11"/>
    <w:rsid w:val="00E03DAE"/>
    <w:rsid w:val="00E04CBD"/>
    <w:rsid w:val="00E05D01"/>
    <w:rsid w:val="00E05DE8"/>
    <w:rsid w:val="00E05ED9"/>
    <w:rsid w:val="00E06142"/>
    <w:rsid w:val="00E12A67"/>
    <w:rsid w:val="00E165F1"/>
    <w:rsid w:val="00E25E32"/>
    <w:rsid w:val="00E26BCA"/>
    <w:rsid w:val="00E322F2"/>
    <w:rsid w:val="00E32C04"/>
    <w:rsid w:val="00E32C86"/>
    <w:rsid w:val="00E35ACC"/>
    <w:rsid w:val="00E36344"/>
    <w:rsid w:val="00E3676C"/>
    <w:rsid w:val="00E45F3B"/>
    <w:rsid w:val="00E55B8A"/>
    <w:rsid w:val="00E61959"/>
    <w:rsid w:val="00E6445B"/>
    <w:rsid w:val="00E64A76"/>
    <w:rsid w:val="00E70D57"/>
    <w:rsid w:val="00E70DF5"/>
    <w:rsid w:val="00E7218D"/>
    <w:rsid w:val="00E74907"/>
    <w:rsid w:val="00E81234"/>
    <w:rsid w:val="00E8358F"/>
    <w:rsid w:val="00E84A0A"/>
    <w:rsid w:val="00E856DA"/>
    <w:rsid w:val="00E86DF4"/>
    <w:rsid w:val="00E91F1E"/>
    <w:rsid w:val="00E95762"/>
    <w:rsid w:val="00E96854"/>
    <w:rsid w:val="00EA0834"/>
    <w:rsid w:val="00EA453E"/>
    <w:rsid w:val="00EA718D"/>
    <w:rsid w:val="00EA7626"/>
    <w:rsid w:val="00EB153F"/>
    <w:rsid w:val="00EB3ED2"/>
    <w:rsid w:val="00EB5EC1"/>
    <w:rsid w:val="00EB65B8"/>
    <w:rsid w:val="00EC7739"/>
    <w:rsid w:val="00ED110C"/>
    <w:rsid w:val="00ED2343"/>
    <w:rsid w:val="00ED247C"/>
    <w:rsid w:val="00ED68ED"/>
    <w:rsid w:val="00EE07B9"/>
    <w:rsid w:val="00EE20E9"/>
    <w:rsid w:val="00EE5D47"/>
    <w:rsid w:val="00EF005F"/>
    <w:rsid w:val="00EF1B62"/>
    <w:rsid w:val="00F0065F"/>
    <w:rsid w:val="00F03B09"/>
    <w:rsid w:val="00F03E9E"/>
    <w:rsid w:val="00F062A7"/>
    <w:rsid w:val="00F06AC0"/>
    <w:rsid w:val="00F07939"/>
    <w:rsid w:val="00F11A34"/>
    <w:rsid w:val="00F1364C"/>
    <w:rsid w:val="00F13EFC"/>
    <w:rsid w:val="00F21990"/>
    <w:rsid w:val="00F22494"/>
    <w:rsid w:val="00F236AA"/>
    <w:rsid w:val="00F24737"/>
    <w:rsid w:val="00F24D2F"/>
    <w:rsid w:val="00F255A5"/>
    <w:rsid w:val="00F27187"/>
    <w:rsid w:val="00F35A06"/>
    <w:rsid w:val="00F36252"/>
    <w:rsid w:val="00F40504"/>
    <w:rsid w:val="00F40EC7"/>
    <w:rsid w:val="00F43D7C"/>
    <w:rsid w:val="00F44599"/>
    <w:rsid w:val="00F4473B"/>
    <w:rsid w:val="00F46E8C"/>
    <w:rsid w:val="00F511A1"/>
    <w:rsid w:val="00F514F7"/>
    <w:rsid w:val="00F52CC5"/>
    <w:rsid w:val="00F566E4"/>
    <w:rsid w:val="00F60F1E"/>
    <w:rsid w:val="00F61557"/>
    <w:rsid w:val="00F61800"/>
    <w:rsid w:val="00F62CC8"/>
    <w:rsid w:val="00F6440F"/>
    <w:rsid w:val="00F674E4"/>
    <w:rsid w:val="00F7039F"/>
    <w:rsid w:val="00F708AB"/>
    <w:rsid w:val="00F70C30"/>
    <w:rsid w:val="00F76883"/>
    <w:rsid w:val="00F80D7F"/>
    <w:rsid w:val="00F81D26"/>
    <w:rsid w:val="00F877AF"/>
    <w:rsid w:val="00F87C90"/>
    <w:rsid w:val="00F90143"/>
    <w:rsid w:val="00F90551"/>
    <w:rsid w:val="00F905B1"/>
    <w:rsid w:val="00F9140C"/>
    <w:rsid w:val="00F93C90"/>
    <w:rsid w:val="00F94C06"/>
    <w:rsid w:val="00F979C3"/>
    <w:rsid w:val="00F97B69"/>
    <w:rsid w:val="00FA1653"/>
    <w:rsid w:val="00FA6005"/>
    <w:rsid w:val="00FA6355"/>
    <w:rsid w:val="00FA7E6D"/>
    <w:rsid w:val="00FB30A3"/>
    <w:rsid w:val="00FB42C0"/>
    <w:rsid w:val="00FB6F9C"/>
    <w:rsid w:val="00FC0894"/>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0B2B4"/>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2C9B"/>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footer" Target="footer4.xml"/><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4.xm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image" Target="media/image13.(null)"/><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098659788"/>
        <w:category>
          <w:name w:val="常规"/>
          <w:gallery w:val="placeholder"/>
        </w:category>
        <w:types>
          <w:type w:val="bbPlcHdr"/>
        </w:types>
        <w:behaviors>
          <w:behavior w:val="content"/>
        </w:behaviors>
        <w:guid w:val="{0E0B3932-51E7-4FEF-9EDC-07B12441A1C5}"/>
      </w:docPartPr>
      <w:docPartBody>
        <w:p w:rsidR="00000000" w:rsidRDefault="00501513">
          <w:r w:rsidRPr="00716640">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Kaiti SC">
    <w:altName w:val="微软雅黑 Light"/>
    <w:charset w:val="86"/>
    <w:family w:val="auto"/>
    <w:pitch w:val="variable"/>
    <w:sig w:usb0="00000000" w:usb1="280F3C52" w:usb2="00000016" w:usb3="00000000" w:csb0="0004001F" w:csb1="00000000"/>
  </w:font>
  <w:font w:name="å®‹ä½“">
    <w:altName w:val="Arial"/>
    <w:panose1 w:val="00000000000000000000"/>
    <w:charset w:val="00"/>
    <w:family w:val="swiss"/>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513"/>
    <w:rsid w:val="00501513"/>
    <w:rsid w:val="00CE3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15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67DF1A-2EC1-479A-836A-17F8A7F70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47</Pages>
  <Words>6059</Words>
  <Characters>34538</Characters>
  <Application>Microsoft Office Word</Application>
  <DocSecurity>0</DocSecurity>
  <Lines>287</Lines>
  <Paragraphs>81</Paragraphs>
  <ScaleCrop>false</ScaleCrop>
  <Company>微软中国</Company>
  <LinksUpToDate>false</LinksUpToDate>
  <CharactersWithSpaces>40516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Wang Ruijia</cp:lastModifiedBy>
  <cp:revision>387</cp:revision>
  <dcterms:created xsi:type="dcterms:W3CDTF">2018-11-12T02:13:00Z</dcterms:created>
  <dcterms:modified xsi:type="dcterms:W3CDTF">2019-05-08T02:33:00Z</dcterms:modified>
</cp:coreProperties>
</file>