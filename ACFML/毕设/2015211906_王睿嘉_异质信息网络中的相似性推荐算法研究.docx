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78C0" w:rsidRPr="003478C0" w:rsidRDefault="003478C0">
      <w:pPr>
        <w:widowControl/>
        <w:jc w:val="left"/>
        <w:rPr>
          <w:rFonts w:eastAsia="黑体"/>
          <w:sz w:val="52"/>
        </w:rPr>
      </w:pPr>
    </w:p>
    <w:p w:rsidR="00C23FB1" w:rsidRPr="00982079" w:rsidRDefault="00C23FB1" w:rsidP="00C23FB1">
      <w:pPr>
        <w:jc w:val="center"/>
        <w:rPr>
          <w:rFonts w:eastAsia="黑体"/>
          <w:sz w:val="52"/>
        </w:rPr>
      </w:pPr>
      <w:r>
        <w:rPr>
          <w:noProof/>
        </w:rPr>
        <w:drawing>
          <wp:inline distT="0" distB="0" distL="0" distR="0">
            <wp:extent cx="3726815" cy="1035050"/>
            <wp:effectExtent l="0" t="0" r="6985" b="0"/>
            <wp:docPr id="2"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
                    <pic:cNvPicPr>
                      <a:picLocks noChangeAspect="1" noChangeArrowheads="1"/>
                    </pic:cNvPicPr>
                  </pic:nvPicPr>
                  <pic:blipFill>
                    <a:blip r:embed="rId8" cstate="print">
                      <a:clrChange>
                        <a:clrFrom>
                          <a:srgbClr val="FFFFFD"/>
                        </a:clrFrom>
                        <a:clrTo>
                          <a:srgbClr val="FFFFFD">
                            <a:alpha val="0"/>
                          </a:srgbClr>
                        </a:clrTo>
                      </a:clrChange>
                      <a:lum contrast="100000"/>
                      <a:extLst>
                        <a:ext uri="{28A0092B-C50C-407E-A947-70E740481C1C}">
                          <a14:useLocalDpi xmlns:a14="http://schemas.microsoft.com/office/drawing/2010/main" val="0"/>
                        </a:ext>
                      </a:extLst>
                    </a:blip>
                    <a:srcRect t="6030" b="48164"/>
                    <a:stretch>
                      <a:fillRect/>
                    </a:stretch>
                  </pic:blipFill>
                  <pic:spPr bwMode="auto">
                    <a:xfrm>
                      <a:off x="0" y="0"/>
                      <a:ext cx="3726815" cy="1035050"/>
                    </a:xfrm>
                    <a:prstGeom prst="rect">
                      <a:avLst/>
                    </a:prstGeom>
                    <a:noFill/>
                    <a:ln>
                      <a:noFill/>
                    </a:ln>
                  </pic:spPr>
                </pic:pic>
              </a:graphicData>
            </a:graphic>
          </wp:inline>
        </w:drawing>
      </w:r>
    </w:p>
    <w:p w:rsidR="00C23FB1" w:rsidRPr="00982079" w:rsidRDefault="00C23FB1" w:rsidP="00C23FB1">
      <w:pPr>
        <w:jc w:val="center"/>
        <w:rPr>
          <w:rFonts w:eastAsia="黑体"/>
          <w:sz w:val="52"/>
        </w:rPr>
      </w:pPr>
    </w:p>
    <w:p w:rsidR="00C23FB1" w:rsidRPr="00B946D5" w:rsidRDefault="00C23FB1" w:rsidP="00C23FB1">
      <w:pPr>
        <w:jc w:val="center"/>
        <w:rPr>
          <w:rFonts w:ascii="黑体" w:eastAsia="黑体" w:hAnsi="黑体"/>
          <w:b/>
          <w:sz w:val="24"/>
          <w:szCs w:val="24"/>
        </w:rPr>
      </w:pPr>
      <w:r w:rsidRPr="00982079">
        <w:rPr>
          <w:rFonts w:eastAsia="黑体" w:hint="eastAsia"/>
          <w:b/>
          <w:sz w:val="52"/>
        </w:rPr>
        <w:t>本</w:t>
      </w:r>
      <w:r w:rsidRPr="00982079">
        <w:rPr>
          <w:rFonts w:eastAsia="黑体"/>
          <w:b/>
          <w:sz w:val="52"/>
        </w:rPr>
        <w:t xml:space="preserve"> </w:t>
      </w:r>
      <w:r w:rsidRPr="00982079">
        <w:rPr>
          <w:rFonts w:eastAsia="黑体" w:hint="eastAsia"/>
          <w:b/>
          <w:sz w:val="52"/>
        </w:rPr>
        <w:t>科</w:t>
      </w:r>
      <w:r w:rsidRPr="00982079">
        <w:rPr>
          <w:rFonts w:eastAsia="黑体"/>
          <w:b/>
          <w:sz w:val="52"/>
        </w:rPr>
        <w:t xml:space="preserve"> </w:t>
      </w:r>
      <w:r w:rsidRPr="00982079">
        <w:rPr>
          <w:rFonts w:eastAsia="黑体" w:hint="eastAsia"/>
          <w:b/>
          <w:sz w:val="52"/>
        </w:rPr>
        <w:t>毕</w:t>
      </w:r>
      <w:r w:rsidRPr="00982079">
        <w:rPr>
          <w:rFonts w:eastAsia="黑体"/>
          <w:b/>
          <w:sz w:val="52"/>
        </w:rPr>
        <w:t xml:space="preserve"> </w:t>
      </w:r>
      <w:r w:rsidRPr="00982079">
        <w:rPr>
          <w:rFonts w:eastAsia="黑体" w:hint="eastAsia"/>
          <w:b/>
          <w:sz w:val="52"/>
        </w:rPr>
        <w:t>业</w:t>
      </w:r>
      <w:r w:rsidRPr="00982079">
        <w:rPr>
          <w:rFonts w:eastAsia="黑体"/>
          <w:b/>
          <w:sz w:val="52"/>
        </w:rPr>
        <w:t xml:space="preserve"> </w:t>
      </w:r>
      <w:r w:rsidRPr="00982079">
        <w:rPr>
          <w:rFonts w:eastAsia="黑体" w:hint="eastAsia"/>
          <w:b/>
          <w:sz w:val="52"/>
        </w:rPr>
        <w:t>设</w:t>
      </w:r>
      <w:r w:rsidRPr="00982079">
        <w:rPr>
          <w:rFonts w:eastAsia="黑体"/>
          <w:b/>
          <w:sz w:val="52"/>
        </w:rPr>
        <w:t xml:space="preserve"> </w:t>
      </w:r>
      <w:r w:rsidRPr="00982079">
        <w:rPr>
          <w:rFonts w:eastAsia="黑体" w:hint="eastAsia"/>
          <w:b/>
          <w:sz w:val="52"/>
        </w:rPr>
        <w:t>计</w:t>
      </w:r>
      <w:r w:rsidR="00636A1A">
        <w:rPr>
          <w:rFonts w:eastAsia="黑体" w:hint="eastAsia"/>
          <w:b/>
          <w:sz w:val="52"/>
        </w:rPr>
        <w:t>（论文）</w:t>
      </w:r>
    </w:p>
    <w:p w:rsidR="00C23FB1" w:rsidRPr="00982079" w:rsidRDefault="00C23FB1" w:rsidP="00C23FB1">
      <w:pPr>
        <w:jc w:val="center"/>
        <w:rPr>
          <w:sz w:val="52"/>
        </w:rPr>
      </w:pPr>
    </w:p>
    <w:p w:rsidR="00C23FB1" w:rsidRPr="00982079" w:rsidRDefault="00C23FB1" w:rsidP="00C23FB1">
      <w:pPr>
        <w:jc w:val="center"/>
        <w:rPr>
          <w:sz w:val="52"/>
        </w:rPr>
      </w:pPr>
      <w:r>
        <w:rPr>
          <w:noProof/>
        </w:rPr>
        <w:drawing>
          <wp:inline distT="0" distB="0" distL="0" distR="0">
            <wp:extent cx="1190625" cy="1155700"/>
            <wp:effectExtent l="0" t="0" r="9525" b="635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155700"/>
                    </a:xfrm>
                    <a:prstGeom prst="rect">
                      <a:avLst/>
                    </a:prstGeom>
                    <a:noFill/>
                    <a:ln>
                      <a:noFill/>
                    </a:ln>
                  </pic:spPr>
                </pic:pic>
              </a:graphicData>
            </a:graphic>
          </wp:inline>
        </w:drawing>
      </w:r>
    </w:p>
    <w:p w:rsidR="00C23FB1" w:rsidRPr="00982079" w:rsidRDefault="00C23FB1" w:rsidP="00C23FB1"/>
    <w:p w:rsidR="00B946D5" w:rsidRDefault="00C23FB1" w:rsidP="00D13E88">
      <w:pPr>
        <w:ind w:firstLineChars="250" w:firstLine="803"/>
        <w:rPr>
          <w:b/>
          <w:bCs/>
          <w:sz w:val="32"/>
          <w:u w:val="thick"/>
        </w:rPr>
      </w:pPr>
      <w:r w:rsidRPr="00982079">
        <w:rPr>
          <w:rFonts w:ascii="黑体" w:eastAsia="黑体" w:hint="eastAsia"/>
          <w:b/>
          <w:sz w:val="32"/>
        </w:rPr>
        <w:t>题目</w:t>
      </w:r>
      <w:r w:rsidRPr="00982079">
        <w:rPr>
          <w:rFonts w:ascii="黑体" w:eastAsia="黑体"/>
          <w:b/>
          <w:sz w:val="32"/>
        </w:rPr>
        <w:t>:</w:t>
      </w:r>
      <w:r w:rsidR="00B946D5" w:rsidRPr="00982079">
        <w:rPr>
          <w:b/>
          <w:bCs/>
          <w:sz w:val="32"/>
        </w:rPr>
        <w:t xml:space="preserve"> </w:t>
      </w:r>
      <w:r w:rsidR="00340148">
        <w:rPr>
          <w:b/>
          <w:bCs/>
          <w:sz w:val="32"/>
          <w:u w:val="thick"/>
        </w:rPr>
        <w:t xml:space="preserve"> </w:t>
      </w:r>
      <w:r w:rsidR="00340148">
        <w:rPr>
          <w:rFonts w:hint="eastAsia"/>
          <w:b/>
          <w:bCs/>
          <w:sz w:val="32"/>
          <w:u w:val="thick"/>
        </w:rPr>
        <w:t xml:space="preserve"> </w:t>
      </w:r>
      <w:r w:rsidR="007B6B69">
        <w:rPr>
          <w:b/>
          <w:bCs/>
          <w:sz w:val="32"/>
          <w:u w:val="thick"/>
        </w:rPr>
        <w:t xml:space="preserve"> </w:t>
      </w:r>
      <w:r w:rsidR="001D3723" w:rsidRPr="007B6B69">
        <w:rPr>
          <w:rFonts w:ascii="黑体" w:eastAsia="黑体" w:hAnsi="黑体" w:hint="eastAsia"/>
          <w:b/>
          <w:bCs/>
          <w:sz w:val="32"/>
          <w:u w:val="thick"/>
        </w:rPr>
        <w:t>异质信息网络中的相似性推荐算法研究</w:t>
      </w:r>
      <w:r w:rsidR="00CE1D69">
        <w:rPr>
          <w:rFonts w:ascii="黑体" w:eastAsia="黑体" w:hAnsi="黑体" w:hint="eastAsia"/>
          <w:b/>
          <w:bCs/>
          <w:sz w:val="32"/>
          <w:u w:val="thick"/>
        </w:rPr>
        <w:t xml:space="preserve"> </w:t>
      </w:r>
      <w:r w:rsidR="00CE1D69">
        <w:rPr>
          <w:rFonts w:ascii="黑体" w:eastAsia="黑体" w:hAnsi="黑体"/>
          <w:b/>
          <w:bCs/>
          <w:sz w:val="32"/>
          <w:u w:val="thick"/>
        </w:rPr>
        <w:t xml:space="preserve">  </w:t>
      </w:r>
    </w:p>
    <w:p w:rsidR="00340148" w:rsidRPr="00340148" w:rsidRDefault="00340148" w:rsidP="000F0F80">
      <w:pPr>
        <w:rPr>
          <w:b/>
          <w:bCs/>
          <w:sz w:val="32"/>
          <w:u w:val="thick"/>
        </w:rPr>
      </w:pPr>
    </w:p>
    <w:p w:rsidR="00C23FB1" w:rsidRDefault="00C23FB1" w:rsidP="000F0F80">
      <w:pPr>
        <w:rPr>
          <w:rFonts w:ascii="黑体" w:eastAsia="黑体" w:hAnsi="宋体"/>
          <w:b/>
          <w:sz w:val="32"/>
          <w:u w:val="thick"/>
        </w:rPr>
      </w:pPr>
    </w:p>
    <w:p w:rsidR="00C23FB1" w:rsidRPr="00982079" w:rsidRDefault="00C23FB1" w:rsidP="000F0F80">
      <w:pPr>
        <w:rPr>
          <w:b/>
          <w:bCs/>
          <w:sz w:val="32"/>
        </w:rPr>
      </w:pPr>
    </w:p>
    <w:p w:rsidR="00C23FB1" w:rsidRPr="001F0B01" w:rsidRDefault="00C23FB1" w:rsidP="00741211">
      <w:pPr>
        <w:spacing w:line="360" w:lineRule="auto"/>
        <w:ind w:firstLineChars="750" w:firstLine="2409"/>
        <w:rPr>
          <w:rFonts w:ascii="宋体" w:eastAsia="宋体" w:hAnsi="宋体"/>
          <w:b/>
          <w:bCs/>
          <w:sz w:val="32"/>
          <w:u w:val="thick"/>
        </w:rPr>
      </w:pPr>
      <w:r w:rsidRPr="001F0B01">
        <w:rPr>
          <w:rFonts w:ascii="宋体" w:eastAsia="宋体" w:hAnsi="宋体" w:hint="eastAsia"/>
          <w:b/>
          <w:bCs/>
          <w:sz w:val="32"/>
        </w:rPr>
        <w:t>姓</w:t>
      </w:r>
      <w:r w:rsidRPr="001F0B01">
        <w:rPr>
          <w:rFonts w:ascii="宋体" w:eastAsia="宋体" w:hAnsi="宋体"/>
          <w:b/>
          <w:bCs/>
          <w:sz w:val="32"/>
        </w:rPr>
        <w:t xml:space="preserve">    </w:t>
      </w:r>
      <w:r w:rsidRPr="001F0B01">
        <w:rPr>
          <w:rFonts w:ascii="宋体" w:eastAsia="宋体" w:hAnsi="宋体" w:hint="eastAsia"/>
          <w:b/>
          <w:bCs/>
          <w:sz w:val="32"/>
        </w:rPr>
        <w:t>名</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006D614F" w:rsidRPr="001F0B01">
        <w:rPr>
          <w:rFonts w:ascii="宋体" w:eastAsia="宋体" w:hAnsi="宋体"/>
          <w:b/>
          <w:bCs/>
          <w:sz w:val="32"/>
          <w:u w:val="thick"/>
        </w:rPr>
        <w:t xml:space="preserve">  </w:t>
      </w:r>
      <w:r w:rsidR="001D3723" w:rsidRPr="001F0B01">
        <w:rPr>
          <w:rFonts w:ascii="宋体" w:eastAsia="宋体" w:hAnsi="宋体" w:hint="eastAsia"/>
          <w:b/>
          <w:bCs/>
          <w:sz w:val="32"/>
          <w:u w:val="thick"/>
        </w:rPr>
        <w:t>王睿嘉</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thick"/>
        </w:rPr>
      </w:pPr>
      <w:r w:rsidRPr="001F0B01">
        <w:rPr>
          <w:rFonts w:ascii="宋体" w:eastAsia="宋体" w:hAnsi="宋体" w:hint="eastAsia"/>
          <w:b/>
          <w:bCs/>
          <w:sz w:val="32"/>
        </w:rPr>
        <w:t>学</w:t>
      </w:r>
      <w:r w:rsidRPr="001F0B01">
        <w:rPr>
          <w:rFonts w:ascii="宋体" w:eastAsia="宋体" w:hAnsi="宋体"/>
          <w:b/>
          <w:bCs/>
          <w:sz w:val="32"/>
        </w:rPr>
        <w:t xml:space="preserve">    </w:t>
      </w:r>
      <w:r w:rsidRPr="001F0B01">
        <w:rPr>
          <w:rFonts w:ascii="宋体" w:eastAsia="宋体" w:hAnsi="宋体" w:hint="eastAsia"/>
          <w:b/>
          <w:bCs/>
          <w:sz w:val="32"/>
        </w:rPr>
        <w:t>院</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001D3723" w:rsidRPr="001F0B01">
        <w:rPr>
          <w:rFonts w:ascii="宋体" w:eastAsia="宋体" w:hAnsi="宋体" w:hint="eastAsia"/>
          <w:b/>
          <w:bCs/>
          <w:sz w:val="32"/>
          <w:u w:val="thick"/>
        </w:rPr>
        <w:t>计算机学院</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thick"/>
        </w:rPr>
      </w:pPr>
      <w:r w:rsidRPr="001F0B01">
        <w:rPr>
          <w:rFonts w:ascii="宋体" w:eastAsia="宋体" w:hAnsi="宋体" w:hint="eastAsia"/>
          <w:b/>
          <w:bCs/>
          <w:sz w:val="32"/>
        </w:rPr>
        <w:t>专</w:t>
      </w:r>
      <w:r w:rsidRPr="001F0B01">
        <w:rPr>
          <w:rFonts w:ascii="宋体" w:eastAsia="宋体" w:hAnsi="宋体"/>
          <w:b/>
          <w:bCs/>
          <w:sz w:val="32"/>
        </w:rPr>
        <w:t xml:space="preserve">    </w:t>
      </w:r>
      <w:r w:rsidRPr="001F0B01">
        <w:rPr>
          <w:rFonts w:ascii="宋体" w:eastAsia="宋体" w:hAnsi="宋体" w:hint="eastAsia"/>
          <w:b/>
          <w:bCs/>
          <w:sz w:val="32"/>
        </w:rPr>
        <w:t>业</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001D3723" w:rsidRPr="001F0B01">
        <w:rPr>
          <w:rFonts w:ascii="宋体" w:eastAsia="宋体" w:hAnsi="宋体" w:hint="eastAsia"/>
          <w:b/>
          <w:bCs/>
          <w:sz w:val="32"/>
          <w:u w:val="thick"/>
        </w:rPr>
        <w:t>计算机科学与技术</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rPr>
      </w:pPr>
      <w:r w:rsidRPr="001F0B01">
        <w:rPr>
          <w:rFonts w:ascii="宋体" w:eastAsia="宋体" w:hAnsi="宋体" w:hint="eastAsia"/>
          <w:b/>
          <w:bCs/>
          <w:sz w:val="32"/>
        </w:rPr>
        <w:t>班</w:t>
      </w:r>
      <w:r w:rsidRPr="001F0B01">
        <w:rPr>
          <w:rFonts w:ascii="宋体" w:eastAsia="宋体" w:hAnsi="宋体"/>
          <w:b/>
          <w:bCs/>
          <w:sz w:val="32"/>
        </w:rPr>
        <w:t xml:space="preserve">    </w:t>
      </w:r>
      <w:r w:rsidRPr="001F0B01">
        <w:rPr>
          <w:rFonts w:ascii="宋体" w:eastAsia="宋体" w:hAnsi="宋体" w:hint="eastAsia"/>
          <w:b/>
          <w:bCs/>
          <w:sz w:val="32"/>
        </w:rPr>
        <w:t>级</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1D3723" w:rsidRPr="001F0B01">
        <w:rPr>
          <w:rFonts w:ascii="宋体" w:eastAsia="宋体" w:hAnsi="宋体"/>
          <w:b/>
          <w:bCs/>
          <w:sz w:val="32"/>
          <w:u w:val="thick"/>
        </w:rPr>
        <w:t>2015211307</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single"/>
        </w:rPr>
      </w:pPr>
      <w:r w:rsidRPr="001F0B01">
        <w:rPr>
          <w:rFonts w:ascii="宋体" w:eastAsia="宋体" w:hAnsi="宋体" w:hint="eastAsia"/>
          <w:b/>
          <w:bCs/>
          <w:sz w:val="32"/>
        </w:rPr>
        <w:t>学</w:t>
      </w:r>
      <w:r w:rsidRPr="001F0B01">
        <w:rPr>
          <w:rFonts w:ascii="宋体" w:eastAsia="宋体" w:hAnsi="宋体"/>
          <w:b/>
          <w:bCs/>
          <w:sz w:val="32"/>
        </w:rPr>
        <w:t xml:space="preserve">    </w:t>
      </w:r>
      <w:r w:rsidRPr="001F0B01">
        <w:rPr>
          <w:rFonts w:ascii="宋体" w:eastAsia="宋体" w:hAnsi="宋体" w:hint="eastAsia"/>
          <w:b/>
          <w:bCs/>
          <w:sz w:val="32"/>
        </w:rPr>
        <w:t>号</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6D614F" w:rsidRPr="001F0B01">
        <w:rPr>
          <w:rFonts w:ascii="宋体" w:eastAsia="宋体" w:hAnsi="宋体"/>
          <w:b/>
          <w:bCs/>
          <w:sz w:val="32"/>
          <w:u w:val="thick"/>
        </w:rPr>
        <w:t xml:space="preserve"> </w:t>
      </w:r>
      <w:r w:rsidR="001D3723" w:rsidRPr="001F0B01">
        <w:rPr>
          <w:rFonts w:ascii="宋体" w:eastAsia="宋体" w:hAnsi="宋体"/>
          <w:b/>
          <w:bCs/>
          <w:sz w:val="32"/>
          <w:u w:val="thick"/>
        </w:rPr>
        <w:t>2015211906</w:t>
      </w:r>
      <w:r w:rsidRPr="001F0B01">
        <w:rPr>
          <w:rFonts w:ascii="宋体" w:eastAsia="宋体" w:hAnsi="宋体"/>
          <w:b/>
          <w:bCs/>
          <w:sz w:val="32"/>
          <w:u w:val="thick"/>
        </w:rPr>
        <w:t xml:space="preserve"> </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single"/>
        </w:rPr>
      </w:pPr>
      <w:r w:rsidRPr="001F0B01">
        <w:rPr>
          <w:rFonts w:ascii="宋体" w:eastAsia="宋体" w:hAnsi="宋体" w:hint="eastAsia"/>
          <w:b/>
          <w:bCs/>
          <w:sz w:val="32"/>
        </w:rPr>
        <w:t>班内序号</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6D614F" w:rsidRPr="001F0B01">
        <w:rPr>
          <w:rFonts w:ascii="宋体" w:eastAsia="宋体" w:hAnsi="宋体"/>
          <w:b/>
          <w:bCs/>
          <w:sz w:val="32"/>
          <w:u w:val="thick"/>
        </w:rPr>
        <w:t xml:space="preserve"> </w:t>
      </w:r>
      <w:r w:rsidR="001D3723" w:rsidRPr="001F0B01">
        <w:rPr>
          <w:rFonts w:ascii="宋体" w:eastAsia="宋体" w:hAnsi="宋体"/>
          <w:b/>
          <w:bCs/>
          <w:sz w:val="32"/>
          <w:u w:val="thick"/>
        </w:rPr>
        <w:t>31</w:t>
      </w:r>
      <w:r w:rsidR="00B946D5" w:rsidRPr="001F0B01">
        <w:rPr>
          <w:rFonts w:ascii="宋体" w:eastAsia="宋体" w:hAnsi="宋体" w:hint="eastAsia"/>
          <w:b/>
          <w:bCs/>
          <w:sz w:val="32"/>
          <w:u w:val="thick"/>
        </w:rPr>
        <w:t xml:space="preserve">    </w:t>
      </w:r>
      <w:r w:rsidRPr="001F0B01">
        <w:rPr>
          <w:rFonts w:ascii="宋体" w:eastAsia="宋体" w:hAnsi="宋体"/>
          <w:b/>
          <w:bCs/>
          <w:sz w:val="32"/>
          <w:u w:val="thick"/>
        </w:rPr>
        <w:t xml:space="preserve">    </w:t>
      </w:r>
    </w:p>
    <w:p w:rsidR="00340148" w:rsidRPr="001F0B01" w:rsidRDefault="00C23FB1" w:rsidP="00741211">
      <w:pPr>
        <w:spacing w:line="360" w:lineRule="auto"/>
        <w:ind w:firstLineChars="750" w:firstLine="2409"/>
        <w:rPr>
          <w:rFonts w:ascii="宋体" w:eastAsia="宋体" w:hAnsi="宋体"/>
          <w:b/>
          <w:bCs/>
          <w:sz w:val="24"/>
          <w:szCs w:val="24"/>
          <w:u w:val="thick"/>
        </w:rPr>
      </w:pPr>
      <w:r w:rsidRPr="001F0B01">
        <w:rPr>
          <w:rFonts w:ascii="宋体" w:eastAsia="宋体" w:hAnsi="宋体" w:hint="eastAsia"/>
          <w:b/>
          <w:bCs/>
          <w:sz w:val="32"/>
        </w:rPr>
        <w:t>指导教师</w:t>
      </w:r>
      <w:r w:rsidR="00340148" w:rsidRPr="001F0B01">
        <w:rPr>
          <w:rFonts w:ascii="宋体" w:eastAsia="宋体" w:hAnsi="宋体" w:hint="eastAsia"/>
          <w:b/>
          <w:bCs/>
          <w:sz w:val="32"/>
        </w:rPr>
        <w:t xml:space="preserve"> </w:t>
      </w:r>
      <w:r w:rsidR="00B946D5" w:rsidRPr="001F0B01">
        <w:rPr>
          <w:rFonts w:ascii="宋体" w:eastAsia="宋体" w:hAnsi="宋体"/>
          <w:b/>
          <w:bCs/>
          <w:sz w:val="32"/>
          <w:u w:val="thick"/>
        </w:rPr>
        <w:t xml:space="preserve">       </w:t>
      </w:r>
      <w:r w:rsidR="001D3723" w:rsidRPr="001F0B01">
        <w:rPr>
          <w:rFonts w:ascii="宋体" w:eastAsia="宋体" w:hAnsi="宋体" w:hint="eastAsia"/>
          <w:b/>
          <w:bCs/>
          <w:sz w:val="32"/>
          <w:u w:val="thick"/>
        </w:rPr>
        <w:t>石川</w:t>
      </w:r>
      <w:r w:rsidR="00B946D5" w:rsidRPr="001F0B01">
        <w:rPr>
          <w:rFonts w:ascii="宋体" w:eastAsia="宋体" w:hAnsi="宋体" w:hint="eastAsia"/>
          <w:b/>
          <w:bCs/>
          <w:sz w:val="32"/>
          <w:u w:val="thick"/>
        </w:rPr>
        <w:t xml:space="preserve">    </w:t>
      </w:r>
      <w:r w:rsidR="00B946D5" w:rsidRPr="001F0B01">
        <w:rPr>
          <w:rFonts w:ascii="宋体" w:eastAsia="宋体" w:hAnsi="宋体"/>
          <w:b/>
          <w:bCs/>
          <w:sz w:val="32"/>
          <w:u w:val="thick"/>
        </w:rPr>
        <w:t xml:space="preserve">   </w:t>
      </w:r>
    </w:p>
    <w:p w:rsidR="00B946D5" w:rsidRPr="00B946D5" w:rsidRDefault="00B946D5" w:rsidP="00340148">
      <w:pPr>
        <w:spacing w:line="360" w:lineRule="auto"/>
        <w:jc w:val="center"/>
        <w:rPr>
          <w:b/>
          <w:bCs/>
          <w:sz w:val="32"/>
        </w:rPr>
      </w:pPr>
    </w:p>
    <w:p w:rsidR="00C23FB1" w:rsidRPr="00B946D5" w:rsidRDefault="00C23FB1" w:rsidP="00B946D5">
      <w:pPr>
        <w:tabs>
          <w:tab w:val="left" w:pos="4200"/>
        </w:tabs>
        <w:spacing w:line="360" w:lineRule="auto"/>
        <w:ind w:firstLineChars="595" w:firstLine="1254"/>
        <w:rPr>
          <w:b/>
        </w:rPr>
      </w:pPr>
    </w:p>
    <w:p w:rsidR="00C23FB1" w:rsidRPr="00982079" w:rsidRDefault="00C23FB1" w:rsidP="00C23FB1">
      <w:pPr>
        <w:rPr>
          <w:b/>
        </w:rPr>
      </w:pPr>
    </w:p>
    <w:p w:rsidR="00C23FB1" w:rsidRPr="00D97E87" w:rsidRDefault="00397588" w:rsidP="00C23FB1">
      <w:pPr>
        <w:jc w:val="center"/>
        <w:rPr>
          <w:rFonts w:ascii="宋体" w:eastAsia="宋体" w:hAnsi="宋体"/>
        </w:rPr>
      </w:pPr>
      <w:r w:rsidRPr="00D97E87">
        <w:rPr>
          <w:rFonts w:ascii="宋体" w:eastAsia="宋体" w:hAnsi="宋体" w:hint="eastAsia"/>
          <w:b/>
          <w:bCs/>
          <w:sz w:val="32"/>
        </w:rPr>
        <w:t>2</w:t>
      </w:r>
      <w:r w:rsidRPr="00D97E87">
        <w:rPr>
          <w:rFonts w:ascii="宋体" w:eastAsia="宋体" w:hAnsi="宋体"/>
          <w:b/>
          <w:bCs/>
          <w:sz w:val="32"/>
        </w:rPr>
        <w:t>019</w:t>
      </w:r>
      <w:r w:rsidR="00D97E87" w:rsidRPr="00D97E87">
        <w:rPr>
          <w:rFonts w:ascii="宋体" w:eastAsia="宋体" w:hAnsi="宋体"/>
          <w:b/>
          <w:bCs/>
          <w:sz w:val="32"/>
        </w:rPr>
        <w:t xml:space="preserve">  </w:t>
      </w:r>
      <w:r w:rsidR="00C23FB1" w:rsidRPr="00D97E87">
        <w:rPr>
          <w:rFonts w:ascii="宋体" w:eastAsia="宋体" w:hAnsi="宋体" w:hint="eastAsia"/>
          <w:b/>
          <w:bCs/>
          <w:sz w:val="32"/>
        </w:rPr>
        <w:t>年</w:t>
      </w:r>
      <w:r w:rsidR="00C23FB1" w:rsidRPr="00D97E87">
        <w:rPr>
          <w:rFonts w:ascii="宋体" w:eastAsia="宋体" w:hAnsi="宋体"/>
          <w:b/>
          <w:sz w:val="32"/>
        </w:rPr>
        <w:t xml:space="preserve">  </w:t>
      </w:r>
      <w:r w:rsidRPr="00D97E87">
        <w:rPr>
          <w:rFonts w:ascii="宋体" w:eastAsia="宋体" w:hAnsi="宋体"/>
          <w:b/>
          <w:sz w:val="32"/>
        </w:rPr>
        <w:t>5</w:t>
      </w:r>
      <w:r w:rsidR="00C23FB1" w:rsidRPr="00D97E87">
        <w:rPr>
          <w:rFonts w:ascii="宋体" w:eastAsia="宋体" w:hAnsi="宋体"/>
          <w:b/>
          <w:bCs/>
          <w:sz w:val="32"/>
        </w:rPr>
        <w:t xml:space="preserve"> </w:t>
      </w:r>
      <w:r w:rsidR="00B946D5" w:rsidRPr="00D97E87">
        <w:rPr>
          <w:rFonts w:ascii="宋体" w:eastAsia="宋体" w:hAnsi="宋体" w:hint="eastAsia"/>
          <w:b/>
          <w:bCs/>
          <w:sz w:val="32"/>
        </w:rPr>
        <w:t xml:space="preserve"> </w:t>
      </w:r>
      <w:r w:rsidR="00C23FB1" w:rsidRPr="00D97E87">
        <w:rPr>
          <w:rFonts w:ascii="宋体" w:eastAsia="宋体" w:hAnsi="宋体" w:hint="eastAsia"/>
          <w:b/>
          <w:bCs/>
          <w:sz w:val="32"/>
        </w:rPr>
        <w:t>月</w:t>
      </w:r>
    </w:p>
    <w:p w:rsidR="00C7780A" w:rsidRDefault="00C7780A" w:rsidP="00DD2656">
      <w:pPr>
        <w:widowControl/>
        <w:jc w:val="left"/>
        <w:rPr>
          <w:rFonts w:ascii="黑体" w:eastAsia="黑体" w:hAnsi="黑体"/>
          <w:sz w:val="30"/>
          <w:szCs w:val="30"/>
        </w:rPr>
      </w:pPr>
    </w:p>
    <w:p w:rsidR="00A52645" w:rsidRPr="00293294" w:rsidRDefault="00293294" w:rsidP="00A52645">
      <w:pPr>
        <w:autoSpaceDE w:val="0"/>
        <w:autoSpaceDN w:val="0"/>
        <w:adjustRightInd w:val="0"/>
        <w:spacing w:line="288" w:lineRule="auto"/>
        <w:jc w:val="center"/>
        <w:rPr>
          <w:rFonts w:ascii="黑体" w:eastAsia="黑体" w:hAnsi="黑体"/>
          <w:b/>
          <w:sz w:val="32"/>
          <w:szCs w:val="32"/>
        </w:rPr>
      </w:pPr>
      <w:bookmarkStart w:id="0" w:name="_Toc413704332"/>
      <w:r w:rsidRPr="00293294">
        <w:rPr>
          <w:rFonts w:ascii="黑体" w:eastAsia="黑体" w:hAnsi="黑体" w:hint="eastAsia"/>
          <w:b/>
          <w:sz w:val="32"/>
          <w:szCs w:val="32"/>
        </w:rPr>
        <w:t>异质信息网络中的相似性推荐算法研究</w:t>
      </w:r>
    </w:p>
    <w:p w:rsidR="00A52645" w:rsidRPr="00A52645" w:rsidRDefault="00A52645" w:rsidP="00A52645">
      <w:pPr>
        <w:autoSpaceDE w:val="0"/>
        <w:autoSpaceDN w:val="0"/>
        <w:adjustRightInd w:val="0"/>
        <w:spacing w:line="288" w:lineRule="auto"/>
        <w:jc w:val="center"/>
        <w:rPr>
          <w:rFonts w:ascii="黑体" w:eastAsia="黑体" w:hAnsi="黑体"/>
          <w:sz w:val="32"/>
          <w:szCs w:val="32"/>
        </w:rPr>
      </w:pPr>
    </w:p>
    <w:p w:rsidR="00A52645" w:rsidRDefault="00A52645" w:rsidP="00A52645">
      <w:pPr>
        <w:autoSpaceDE w:val="0"/>
        <w:autoSpaceDN w:val="0"/>
        <w:adjustRightInd w:val="0"/>
        <w:spacing w:line="288" w:lineRule="auto"/>
        <w:jc w:val="center"/>
        <w:rPr>
          <w:rFonts w:ascii="黑体" w:eastAsia="黑体" w:hAnsi="黑体"/>
          <w:sz w:val="30"/>
          <w:szCs w:val="30"/>
        </w:rPr>
      </w:pPr>
      <w:r w:rsidRPr="00C72D47">
        <w:rPr>
          <w:rFonts w:ascii="黑体" w:eastAsia="黑体" w:hAnsi="黑体" w:hint="eastAsia"/>
          <w:b/>
          <w:color w:val="000000" w:themeColor="text1"/>
          <w:sz w:val="30"/>
          <w:szCs w:val="30"/>
        </w:rPr>
        <w:t>摘</w:t>
      </w:r>
      <w:r w:rsidR="00C72D47">
        <w:rPr>
          <w:rFonts w:ascii="黑体" w:eastAsia="黑体" w:hAnsi="黑体" w:hint="eastAsia"/>
          <w:b/>
          <w:color w:val="000000" w:themeColor="text1"/>
          <w:sz w:val="30"/>
          <w:szCs w:val="30"/>
        </w:rPr>
        <w:t xml:space="preserve">  </w:t>
      </w:r>
      <w:r w:rsidRPr="00C72D47">
        <w:rPr>
          <w:rFonts w:ascii="黑体" w:eastAsia="黑体" w:hAnsi="黑体" w:hint="eastAsia"/>
          <w:b/>
          <w:color w:val="000000" w:themeColor="text1"/>
          <w:sz w:val="30"/>
          <w:szCs w:val="30"/>
        </w:rPr>
        <w:t>要</w:t>
      </w:r>
      <w:bookmarkEnd w:id="0"/>
    </w:p>
    <w:p w:rsidR="00A52645" w:rsidRPr="00A52645" w:rsidRDefault="00A52645" w:rsidP="00A52645">
      <w:pPr>
        <w:autoSpaceDE w:val="0"/>
        <w:autoSpaceDN w:val="0"/>
        <w:adjustRightInd w:val="0"/>
        <w:spacing w:line="288" w:lineRule="auto"/>
        <w:jc w:val="center"/>
        <w:rPr>
          <w:rFonts w:ascii="黑体" w:eastAsia="黑体" w:hAnsi="黑体"/>
          <w:sz w:val="30"/>
          <w:szCs w:val="30"/>
        </w:rPr>
      </w:pPr>
    </w:p>
    <w:p w:rsidR="00072D6F" w:rsidRPr="008C3247" w:rsidRDefault="008F5EF7" w:rsidP="007A24B1">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随着大数据时代的来临，互联网信息爆炸式增长，而推荐是解决信息过载的有效方法，已</w:t>
      </w:r>
      <w:r w:rsidR="00EB3B76">
        <w:rPr>
          <w:rFonts w:ascii="宋体" w:eastAsia="宋体" w:hAnsi="宋体" w:cs="瀹嬩綋" w:hint="eastAsia"/>
          <w:kern w:val="0"/>
          <w:sz w:val="24"/>
          <w:szCs w:val="24"/>
        </w:rPr>
        <w:t>广泛应用至</w:t>
      </w:r>
      <w:r w:rsidR="0027458D" w:rsidRPr="008C3247">
        <w:rPr>
          <w:rFonts w:ascii="宋体" w:eastAsia="宋体" w:hAnsi="宋体" w:cs="瀹嬩綋" w:hint="eastAsia"/>
          <w:kern w:val="0"/>
          <w:sz w:val="24"/>
          <w:szCs w:val="24"/>
        </w:rPr>
        <w:t>电子商务和互联网服务中。作为重要的数据挖掘任务，推荐系统包括许多对象类型及对象间的丰富交互关系，可以自然而然地利用异质信息网络（Heterogeneous</w:t>
      </w:r>
      <w:r w:rsidR="0027458D" w:rsidRPr="008C3247">
        <w:rPr>
          <w:rFonts w:ascii="宋体" w:eastAsia="宋体" w:hAnsi="宋体" w:cs="瀹嬩綋"/>
          <w:kern w:val="0"/>
          <w:sz w:val="24"/>
          <w:szCs w:val="24"/>
        </w:rPr>
        <w:t xml:space="preserve"> </w:t>
      </w:r>
      <w:r w:rsidR="0027458D" w:rsidRPr="008C3247">
        <w:rPr>
          <w:rFonts w:ascii="宋体" w:eastAsia="宋体" w:hAnsi="宋体" w:cs="瀹嬩綋" w:hint="eastAsia"/>
          <w:kern w:val="0"/>
          <w:sz w:val="24"/>
          <w:szCs w:val="24"/>
        </w:rPr>
        <w:t>Information</w:t>
      </w:r>
      <w:r w:rsidR="0027458D" w:rsidRPr="008C3247">
        <w:rPr>
          <w:rFonts w:ascii="宋体" w:eastAsia="宋体" w:hAnsi="宋体" w:cs="瀹嬩綋"/>
          <w:kern w:val="0"/>
          <w:sz w:val="24"/>
          <w:szCs w:val="24"/>
        </w:rPr>
        <w:t xml:space="preserve"> </w:t>
      </w:r>
      <w:r w:rsidR="0027458D" w:rsidRPr="008C3247">
        <w:rPr>
          <w:rFonts w:ascii="宋体" w:eastAsia="宋体" w:hAnsi="宋体" w:cs="瀹嬩綋" w:hint="eastAsia"/>
          <w:kern w:val="0"/>
          <w:sz w:val="24"/>
          <w:szCs w:val="24"/>
        </w:rPr>
        <w:t>Network</w:t>
      </w:r>
      <w:r w:rsidR="000F7DB4">
        <w:rPr>
          <w:rFonts w:ascii="宋体" w:eastAsia="宋体" w:hAnsi="宋体" w:cs="瀹嬩綋" w:hint="eastAsia"/>
          <w:kern w:val="0"/>
          <w:sz w:val="24"/>
          <w:szCs w:val="24"/>
        </w:rPr>
        <w:t>）建模。而异质信息网络优越的信息整合能力及丰富的语义信息，有潜力产生更准确的推荐</w:t>
      </w:r>
      <w:r w:rsidR="0027458D" w:rsidRPr="008C3247">
        <w:rPr>
          <w:rFonts w:ascii="宋体" w:eastAsia="宋体" w:hAnsi="宋体" w:cs="瀹嬩綋" w:hint="eastAsia"/>
          <w:kern w:val="0"/>
          <w:sz w:val="24"/>
          <w:szCs w:val="24"/>
        </w:rPr>
        <w:t>。但是，现有异质信息网络的推荐算法大多聚焦于用户</w:t>
      </w:r>
      <w:r w:rsidR="000F7DB4">
        <w:rPr>
          <w:rFonts w:ascii="宋体" w:eastAsia="宋体" w:hAnsi="宋体" w:cs="瀹嬩綋" w:hint="eastAsia"/>
          <w:kern w:val="0"/>
          <w:sz w:val="24"/>
          <w:szCs w:val="24"/>
        </w:rPr>
        <w:t>和物品间的交互信息，即购买历史，而这在实际应用中仅能反映用户偏好</w:t>
      </w:r>
      <w:r w:rsidR="0027458D" w:rsidRPr="008C3247">
        <w:rPr>
          <w:rFonts w:ascii="宋体" w:eastAsia="宋体" w:hAnsi="宋体" w:cs="瀹嬩綋" w:hint="eastAsia"/>
          <w:kern w:val="0"/>
          <w:sz w:val="24"/>
          <w:szCs w:val="24"/>
        </w:rPr>
        <w:t>和物品特性的一个方面。因此，为深入挖掘不同方面的语义关系相似性，Neural network based Aspect-level Collaborative Filtering model (NeuACF)设计了基于元路径的推荐算法，使得推荐模型融合多方面语义信息，得到更加全面精确的结果。</w:t>
      </w:r>
    </w:p>
    <w:p w:rsidR="0063694D" w:rsidRPr="008C3247" w:rsidRDefault="002E3F07" w:rsidP="007A24B1">
      <w:pPr>
        <w:autoSpaceDE w:val="0"/>
        <w:autoSpaceDN w:val="0"/>
        <w:adjustRightInd w:val="0"/>
        <w:spacing w:line="288" w:lineRule="auto"/>
        <w:ind w:firstLineChars="200" w:firstLine="480"/>
        <w:rPr>
          <w:rFonts w:ascii="宋体" w:eastAsia="宋体" w:hAnsi="宋体" w:cs="瀹嬩綋"/>
          <w:kern w:val="0"/>
          <w:sz w:val="24"/>
          <w:szCs w:val="24"/>
        </w:rPr>
      </w:pPr>
      <w:r w:rsidRPr="008C3247">
        <w:rPr>
          <w:rFonts w:ascii="宋体" w:eastAsia="宋体" w:hAnsi="宋体" w:cs="瀹嬩綋" w:hint="eastAsia"/>
          <w:kern w:val="0"/>
          <w:sz w:val="24"/>
          <w:szCs w:val="24"/>
        </w:rPr>
        <w:t>本文</w:t>
      </w:r>
      <w:r w:rsidR="00B52261" w:rsidRPr="008C3247">
        <w:rPr>
          <w:rFonts w:ascii="宋体" w:eastAsia="宋体" w:hAnsi="宋体" w:cs="瀹嬩綋" w:hint="eastAsia"/>
          <w:kern w:val="0"/>
          <w:sz w:val="24"/>
          <w:szCs w:val="24"/>
        </w:rPr>
        <w:t>首先介绍选题背景及</w:t>
      </w:r>
      <w:r w:rsidR="00A46BD6" w:rsidRPr="008C3247">
        <w:rPr>
          <w:rFonts w:ascii="宋体" w:eastAsia="宋体" w:hAnsi="宋体" w:cs="瀹嬩綋" w:hint="eastAsia"/>
          <w:kern w:val="0"/>
          <w:sz w:val="24"/>
          <w:szCs w:val="24"/>
        </w:rPr>
        <w:t>相关</w:t>
      </w:r>
      <w:r w:rsidR="003318E5" w:rsidRPr="008C3247">
        <w:rPr>
          <w:rFonts w:ascii="宋体" w:eastAsia="宋体" w:hAnsi="宋体" w:cs="瀹嬩綋" w:hint="eastAsia"/>
          <w:kern w:val="0"/>
          <w:sz w:val="24"/>
          <w:szCs w:val="24"/>
        </w:rPr>
        <w:t>技术</w:t>
      </w:r>
      <w:r w:rsidR="00B52261" w:rsidRPr="008C3247">
        <w:rPr>
          <w:rFonts w:ascii="宋体" w:eastAsia="宋体" w:hAnsi="宋体" w:cs="瀹嬩綋" w:hint="eastAsia"/>
          <w:kern w:val="0"/>
          <w:sz w:val="24"/>
          <w:szCs w:val="24"/>
        </w:rPr>
        <w:t>，</w:t>
      </w:r>
      <w:r w:rsidR="00AF74BD" w:rsidRPr="008C3247">
        <w:rPr>
          <w:rFonts w:ascii="宋体" w:eastAsia="宋体" w:hAnsi="宋体" w:cs="瀹嬩綋" w:hint="eastAsia"/>
          <w:kern w:val="0"/>
          <w:sz w:val="24"/>
          <w:szCs w:val="24"/>
        </w:rPr>
        <w:t>从宏观角度回顾</w:t>
      </w:r>
      <w:r w:rsidR="00B52261" w:rsidRPr="008C3247">
        <w:rPr>
          <w:rFonts w:ascii="宋体" w:eastAsia="宋体" w:hAnsi="宋体" w:cs="瀹嬩綋" w:hint="eastAsia"/>
          <w:kern w:val="0"/>
          <w:sz w:val="24"/>
          <w:szCs w:val="24"/>
        </w:rPr>
        <w:t>推荐领域的</w:t>
      </w:r>
      <w:r w:rsidR="00AF74BD" w:rsidRPr="008C3247">
        <w:rPr>
          <w:rFonts w:ascii="宋体" w:eastAsia="宋体" w:hAnsi="宋体" w:cs="瀹嬩綋" w:hint="eastAsia"/>
          <w:kern w:val="0"/>
          <w:sz w:val="24"/>
          <w:szCs w:val="24"/>
        </w:rPr>
        <w:t>经典</w:t>
      </w:r>
      <w:r w:rsidR="003318E5" w:rsidRPr="008C3247">
        <w:rPr>
          <w:rFonts w:ascii="宋体" w:eastAsia="宋体" w:hAnsi="宋体" w:cs="瀹嬩綋" w:hint="eastAsia"/>
          <w:kern w:val="0"/>
          <w:sz w:val="24"/>
          <w:szCs w:val="24"/>
        </w:rPr>
        <w:t>算法。</w:t>
      </w:r>
      <w:r w:rsidR="00B52261" w:rsidRPr="008C3247">
        <w:rPr>
          <w:rFonts w:ascii="宋体" w:eastAsia="宋体" w:hAnsi="宋体" w:cs="瀹嬩綋" w:hint="eastAsia"/>
          <w:kern w:val="0"/>
          <w:sz w:val="24"/>
          <w:szCs w:val="24"/>
        </w:rPr>
        <w:t>其次，深入分析NeuACF</w:t>
      </w:r>
      <w:r w:rsidR="003318E5" w:rsidRPr="008C3247">
        <w:rPr>
          <w:rFonts w:ascii="宋体" w:eastAsia="宋体" w:hAnsi="宋体" w:cs="瀹嬩綋" w:hint="eastAsia"/>
          <w:kern w:val="0"/>
          <w:sz w:val="24"/>
          <w:szCs w:val="24"/>
        </w:rPr>
        <w:t>的</w:t>
      </w:r>
      <w:r w:rsidR="0068281E">
        <w:rPr>
          <w:rFonts w:ascii="宋体" w:eastAsia="宋体" w:hAnsi="宋体" w:cs="瀹嬩綋" w:hint="eastAsia"/>
          <w:kern w:val="0"/>
          <w:sz w:val="24"/>
          <w:szCs w:val="24"/>
        </w:rPr>
        <w:t>具体</w:t>
      </w:r>
      <w:r w:rsidR="00337ADB">
        <w:rPr>
          <w:rFonts w:ascii="宋体" w:eastAsia="宋体" w:hAnsi="宋体" w:cs="瀹嬩綋" w:hint="eastAsia"/>
          <w:kern w:val="0"/>
          <w:sz w:val="24"/>
          <w:szCs w:val="24"/>
        </w:rPr>
        <w:t>结构</w:t>
      </w:r>
      <w:r w:rsidR="00933F90">
        <w:rPr>
          <w:rFonts w:ascii="宋体" w:eastAsia="宋体" w:hAnsi="宋体" w:cs="瀹嬩綋" w:hint="eastAsia"/>
          <w:kern w:val="0"/>
          <w:sz w:val="24"/>
          <w:szCs w:val="24"/>
        </w:rPr>
        <w:t>,提出</w:t>
      </w:r>
      <w:r w:rsidR="005D089B">
        <w:rPr>
          <w:rFonts w:ascii="宋体" w:eastAsia="宋体" w:hAnsi="宋体" w:cs="瀹嬩綋" w:hint="eastAsia"/>
          <w:kern w:val="0"/>
          <w:sz w:val="24"/>
          <w:szCs w:val="24"/>
        </w:rPr>
        <w:t>相应</w:t>
      </w:r>
      <w:r w:rsidR="00933F90">
        <w:rPr>
          <w:rFonts w:ascii="宋体" w:eastAsia="宋体" w:hAnsi="宋体" w:cs="瀹嬩綋" w:hint="eastAsia"/>
          <w:kern w:val="0"/>
          <w:sz w:val="24"/>
          <w:szCs w:val="24"/>
        </w:rPr>
        <w:t>改进</w:t>
      </w:r>
      <w:r w:rsidR="0068281E">
        <w:rPr>
          <w:rFonts w:ascii="宋体" w:eastAsia="宋体" w:hAnsi="宋体" w:cs="瀹嬩綋" w:hint="eastAsia"/>
          <w:kern w:val="0"/>
          <w:sz w:val="24"/>
          <w:szCs w:val="24"/>
        </w:rPr>
        <w:t>模型——</w:t>
      </w:r>
      <w:r w:rsidR="00933F90" w:rsidRPr="00933F90">
        <w:rPr>
          <w:rFonts w:ascii="宋体" w:eastAsia="宋体" w:hAnsi="宋体" w:cs="瀹嬩綋"/>
          <w:kern w:val="0"/>
          <w:sz w:val="24"/>
          <w:szCs w:val="24"/>
        </w:rPr>
        <w:t>Aspect-level Collabor</w:t>
      </w:r>
      <w:r w:rsidR="00933F90">
        <w:rPr>
          <w:rFonts w:ascii="宋体" w:eastAsia="宋体" w:hAnsi="宋体" w:cs="瀹嬩綋"/>
          <w:kern w:val="0"/>
          <w:sz w:val="24"/>
          <w:szCs w:val="24"/>
        </w:rPr>
        <w:t xml:space="preserve">ative Filtering model based on </w:t>
      </w:r>
      <w:r w:rsidR="00933F90">
        <w:rPr>
          <w:rFonts w:ascii="宋体" w:eastAsia="宋体" w:hAnsi="宋体" w:cs="瀹嬩綋" w:hint="eastAsia"/>
          <w:kern w:val="0"/>
          <w:sz w:val="24"/>
          <w:szCs w:val="24"/>
        </w:rPr>
        <w:t>M</w:t>
      </w:r>
      <w:r w:rsidR="00933F90">
        <w:rPr>
          <w:rFonts w:ascii="宋体" w:eastAsia="宋体" w:hAnsi="宋体" w:cs="瀹嬩綋"/>
          <w:kern w:val="0"/>
          <w:sz w:val="24"/>
          <w:szCs w:val="24"/>
        </w:rPr>
        <w:t xml:space="preserve">etric </w:t>
      </w:r>
      <w:r w:rsidR="00933F90">
        <w:rPr>
          <w:rFonts w:ascii="宋体" w:eastAsia="宋体" w:hAnsi="宋体" w:cs="瀹嬩綋" w:hint="eastAsia"/>
          <w:kern w:val="0"/>
          <w:sz w:val="24"/>
          <w:szCs w:val="24"/>
        </w:rPr>
        <w:t>L</w:t>
      </w:r>
      <w:r w:rsidR="00933F90" w:rsidRPr="00933F90">
        <w:rPr>
          <w:rFonts w:ascii="宋体" w:eastAsia="宋体" w:hAnsi="宋体" w:cs="瀹嬩綋"/>
          <w:kern w:val="0"/>
          <w:sz w:val="24"/>
          <w:szCs w:val="24"/>
        </w:rPr>
        <w:t>earning</w:t>
      </w:r>
      <w:r w:rsidR="00933F90">
        <w:rPr>
          <w:rFonts w:ascii="宋体" w:eastAsia="宋体" w:hAnsi="宋体" w:cs="瀹嬩綋" w:hint="eastAsia"/>
          <w:kern w:val="0"/>
          <w:sz w:val="24"/>
          <w:szCs w:val="24"/>
        </w:rPr>
        <w:t>（ACFML）</w:t>
      </w:r>
      <w:r w:rsidR="00337ADB">
        <w:rPr>
          <w:rFonts w:ascii="宋体" w:eastAsia="宋体" w:hAnsi="宋体" w:cs="瀹嬩綋" w:hint="eastAsia"/>
          <w:kern w:val="0"/>
          <w:sz w:val="24"/>
          <w:szCs w:val="24"/>
        </w:rPr>
        <w:t>。</w:t>
      </w:r>
      <w:r w:rsidR="005D089B">
        <w:rPr>
          <w:rFonts w:ascii="宋体" w:eastAsia="宋体" w:hAnsi="宋体" w:cs="瀹嬩綋" w:hint="eastAsia"/>
          <w:kern w:val="0"/>
          <w:sz w:val="24"/>
          <w:szCs w:val="24"/>
        </w:rPr>
        <w:t>具体地，</w:t>
      </w:r>
      <w:r w:rsidR="00B52261" w:rsidRPr="008C3247">
        <w:rPr>
          <w:rFonts w:ascii="宋体" w:eastAsia="宋体" w:hAnsi="宋体" w:cs="瀹嬩綋" w:hint="eastAsia"/>
          <w:kern w:val="0"/>
          <w:sz w:val="24"/>
          <w:szCs w:val="24"/>
        </w:rPr>
        <w:t>针对</w:t>
      </w:r>
      <w:r w:rsidR="00337ADB">
        <w:rPr>
          <w:rFonts w:ascii="宋体" w:eastAsia="宋体" w:hAnsi="宋体" w:cs="瀹嬩綋" w:hint="eastAsia"/>
          <w:kern w:val="0"/>
          <w:sz w:val="24"/>
          <w:szCs w:val="24"/>
        </w:rPr>
        <w:t>用户和物品的交互可能性</w:t>
      </w:r>
      <w:proofErr w:type="gramStart"/>
      <w:r w:rsidR="00337ADB">
        <w:rPr>
          <w:rFonts w:ascii="宋体" w:eastAsia="宋体" w:hAnsi="宋体" w:cs="瀹嬩綋" w:hint="eastAsia"/>
          <w:kern w:val="0"/>
          <w:sz w:val="24"/>
          <w:szCs w:val="24"/>
        </w:rPr>
        <w:t>利用点积度量</w:t>
      </w:r>
      <w:proofErr w:type="gramEnd"/>
      <w:r w:rsidR="00337ADB">
        <w:rPr>
          <w:rFonts w:ascii="宋体" w:eastAsia="宋体" w:hAnsi="宋体" w:cs="瀹嬩綋" w:hint="eastAsia"/>
          <w:kern w:val="0"/>
          <w:sz w:val="24"/>
          <w:szCs w:val="24"/>
        </w:rPr>
        <w:t>，可能导致相似性</w:t>
      </w:r>
      <w:r w:rsidR="00D41EE7" w:rsidRPr="008C3247">
        <w:rPr>
          <w:rFonts w:ascii="宋体" w:eastAsia="宋体" w:hAnsi="宋体" w:cs="瀹嬩綋" w:hint="eastAsia"/>
          <w:kern w:val="0"/>
          <w:sz w:val="24"/>
          <w:szCs w:val="24"/>
        </w:rPr>
        <w:t>传递特征被破坏</w:t>
      </w:r>
      <w:r w:rsidR="00E54214">
        <w:rPr>
          <w:rFonts w:ascii="宋体" w:eastAsia="宋体" w:hAnsi="宋体" w:cs="瀹嬩綋" w:hint="eastAsia"/>
          <w:kern w:val="0"/>
          <w:sz w:val="24"/>
          <w:szCs w:val="24"/>
        </w:rPr>
        <w:t>的问题，</w:t>
      </w:r>
      <w:r w:rsidRPr="008C3247">
        <w:rPr>
          <w:rFonts w:ascii="宋体" w:eastAsia="宋体" w:hAnsi="宋体" w:cs="瀹嬩綋" w:hint="eastAsia"/>
          <w:kern w:val="0"/>
          <w:sz w:val="24"/>
          <w:szCs w:val="24"/>
        </w:rPr>
        <w:t>引入</w:t>
      </w:r>
      <w:r w:rsidR="000F7DB4">
        <w:rPr>
          <w:rFonts w:ascii="宋体" w:eastAsia="宋体" w:hAnsi="宋体" w:cs="瀹嬩綋" w:hint="eastAsia"/>
          <w:kern w:val="0"/>
          <w:sz w:val="24"/>
          <w:szCs w:val="24"/>
        </w:rPr>
        <w:t>度量学习</w:t>
      </w:r>
      <w:r w:rsidRPr="008C3247">
        <w:rPr>
          <w:rFonts w:ascii="宋体" w:eastAsia="宋体" w:hAnsi="宋体" w:cs="瀹嬩綋" w:hint="eastAsia"/>
          <w:kern w:val="0"/>
          <w:sz w:val="24"/>
          <w:szCs w:val="24"/>
        </w:rPr>
        <w:t>，利用距离定义的metric</w:t>
      </w:r>
      <w:r w:rsidR="000F7DB4">
        <w:rPr>
          <w:rFonts w:ascii="宋体" w:eastAsia="宋体" w:hAnsi="宋体" w:cs="瀹嬩綋" w:hint="eastAsia"/>
          <w:kern w:val="0"/>
          <w:sz w:val="24"/>
          <w:szCs w:val="24"/>
        </w:rPr>
        <w:t>捕捉数据间关系，实现更全面</w:t>
      </w:r>
      <w:r w:rsidR="00E54214">
        <w:rPr>
          <w:rFonts w:ascii="宋体" w:eastAsia="宋体" w:hAnsi="宋体" w:cs="瀹嬩綋" w:hint="eastAsia"/>
          <w:kern w:val="0"/>
          <w:sz w:val="24"/>
          <w:szCs w:val="24"/>
        </w:rPr>
        <w:t>的信息传递；针对关注于评分信息</w:t>
      </w:r>
      <w:r w:rsidR="00E54214" w:rsidRPr="008C3247">
        <w:rPr>
          <w:rFonts w:ascii="宋体" w:eastAsia="宋体" w:hAnsi="宋体" w:cs="瀹嬩綋" w:hint="eastAsia"/>
          <w:kern w:val="0"/>
          <w:sz w:val="24"/>
          <w:szCs w:val="24"/>
        </w:rPr>
        <w:t>绝对数值</w:t>
      </w:r>
      <w:r w:rsidR="00E54214">
        <w:rPr>
          <w:rFonts w:ascii="宋体" w:eastAsia="宋体" w:hAnsi="宋体" w:cs="瀹嬩綋" w:hint="eastAsia"/>
          <w:kern w:val="0"/>
          <w:sz w:val="24"/>
          <w:szCs w:val="24"/>
        </w:rPr>
        <w:t>的</w:t>
      </w:r>
      <w:r w:rsidR="00D41EE7" w:rsidRPr="008C3247">
        <w:rPr>
          <w:rFonts w:ascii="宋体" w:eastAsia="宋体" w:hAnsi="宋体" w:cs="瀹嬩綋" w:hint="eastAsia"/>
          <w:kern w:val="0"/>
          <w:sz w:val="24"/>
          <w:szCs w:val="24"/>
        </w:rPr>
        <w:t>point-wise</w:t>
      </w:r>
      <w:r w:rsidR="001776D8">
        <w:rPr>
          <w:rFonts w:ascii="宋体" w:eastAsia="宋体" w:hAnsi="宋体" w:cs="瀹嬩綋" w:hint="eastAsia"/>
          <w:kern w:val="0"/>
          <w:sz w:val="24"/>
          <w:szCs w:val="24"/>
        </w:rPr>
        <w:t>损失函数，</w:t>
      </w:r>
      <w:r w:rsidR="00E54214">
        <w:rPr>
          <w:rFonts w:ascii="宋体" w:eastAsia="宋体" w:hAnsi="宋体" w:cs="瀹嬩綋" w:hint="eastAsia"/>
          <w:kern w:val="0"/>
          <w:sz w:val="24"/>
          <w:szCs w:val="24"/>
        </w:rPr>
        <w:t>提出</w:t>
      </w:r>
      <w:r w:rsidR="00E54214" w:rsidRPr="008C3247">
        <w:rPr>
          <w:rFonts w:ascii="宋体" w:eastAsia="宋体" w:hAnsi="宋体" w:cs="瀹嬩綋" w:hint="eastAsia"/>
          <w:kern w:val="0"/>
          <w:sz w:val="24"/>
          <w:szCs w:val="24"/>
        </w:rPr>
        <w:t>使用基于负采样的pair-wise损失函数</w:t>
      </w:r>
      <w:r w:rsidR="00E54214">
        <w:rPr>
          <w:rFonts w:ascii="宋体" w:eastAsia="宋体" w:hAnsi="宋体" w:cs="瀹嬩綋" w:hint="eastAsia"/>
          <w:kern w:val="0"/>
          <w:sz w:val="24"/>
          <w:szCs w:val="24"/>
        </w:rPr>
        <w:t>，</w:t>
      </w:r>
      <w:r w:rsidR="00C00CA3">
        <w:rPr>
          <w:rFonts w:ascii="宋体" w:eastAsia="宋体" w:hAnsi="宋体" w:cs="瀹嬩綋" w:hint="eastAsia"/>
          <w:kern w:val="0"/>
          <w:sz w:val="24"/>
          <w:szCs w:val="24"/>
        </w:rPr>
        <w:t>刻画</w:t>
      </w:r>
      <w:r w:rsidR="00D41EE7" w:rsidRPr="008C3247">
        <w:rPr>
          <w:rFonts w:ascii="宋体" w:eastAsia="宋体" w:hAnsi="宋体" w:cs="瀹嬩綋" w:hint="eastAsia"/>
          <w:kern w:val="0"/>
          <w:sz w:val="24"/>
          <w:szCs w:val="24"/>
        </w:rPr>
        <w:t>对于Top-N</w:t>
      </w:r>
      <w:r w:rsidR="00E54214">
        <w:rPr>
          <w:rFonts w:ascii="宋体" w:eastAsia="宋体" w:hAnsi="宋体" w:cs="瀹嬩綋" w:hint="eastAsia"/>
          <w:kern w:val="0"/>
          <w:sz w:val="24"/>
          <w:szCs w:val="24"/>
        </w:rPr>
        <w:t>推荐更为重要</w:t>
      </w:r>
      <w:r w:rsidR="004D29B4">
        <w:rPr>
          <w:rFonts w:ascii="宋体" w:eastAsia="宋体" w:hAnsi="宋体" w:cs="瀹嬩綋" w:hint="eastAsia"/>
          <w:kern w:val="0"/>
          <w:sz w:val="24"/>
          <w:szCs w:val="24"/>
        </w:rPr>
        <w:t>的</w:t>
      </w:r>
      <w:r w:rsidR="00E54214">
        <w:rPr>
          <w:rFonts w:ascii="宋体" w:eastAsia="宋体" w:hAnsi="宋体" w:cs="瀹嬩綋" w:hint="eastAsia"/>
          <w:kern w:val="0"/>
          <w:sz w:val="24"/>
          <w:szCs w:val="24"/>
        </w:rPr>
        <w:t>相对交互可能性</w:t>
      </w:r>
      <w:r w:rsidRPr="008C3247">
        <w:rPr>
          <w:rFonts w:ascii="宋体" w:eastAsia="宋体" w:hAnsi="宋体" w:cs="瀹嬩綋" w:hint="eastAsia"/>
          <w:kern w:val="0"/>
          <w:sz w:val="24"/>
          <w:szCs w:val="24"/>
        </w:rPr>
        <w:t>，产生排序更合理的推荐列表。</w:t>
      </w:r>
      <w:r w:rsidR="00B52261" w:rsidRPr="008C3247">
        <w:rPr>
          <w:rFonts w:ascii="宋体" w:eastAsia="宋体" w:hAnsi="宋体" w:cs="瀹嬩綋" w:hint="eastAsia"/>
          <w:kern w:val="0"/>
          <w:sz w:val="24"/>
          <w:szCs w:val="24"/>
        </w:rPr>
        <w:t>最后，</w:t>
      </w:r>
      <w:r w:rsidR="00577B0B" w:rsidRPr="008C3247">
        <w:rPr>
          <w:rFonts w:ascii="宋体" w:eastAsia="宋体" w:hAnsi="宋体" w:cs="瀹嬩綋" w:hint="eastAsia"/>
          <w:kern w:val="0"/>
          <w:sz w:val="24"/>
          <w:szCs w:val="24"/>
        </w:rPr>
        <w:t>本文</w:t>
      </w:r>
      <w:r w:rsidR="00227EB2" w:rsidRPr="008C3247">
        <w:rPr>
          <w:rFonts w:ascii="宋体" w:eastAsia="宋体" w:hAnsi="宋体" w:cs="瀹嬩綋" w:hint="eastAsia"/>
          <w:kern w:val="0"/>
          <w:sz w:val="24"/>
          <w:szCs w:val="24"/>
        </w:rPr>
        <w:t>在</w:t>
      </w:r>
      <w:r w:rsidR="00986C53" w:rsidRPr="008C3247">
        <w:rPr>
          <w:rFonts w:ascii="宋体" w:eastAsia="宋体" w:hAnsi="宋体" w:cs="瀹嬩綋" w:hint="eastAsia"/>
          <w:kern w:val="0"/>
          <w:sz w:val="24"/>
          <w:szCs w:val="24"/>
        </w:rPr>
        <w:t>推荐</w:t>
      </w:r>
      <w:r w:rsidR="00227EB2" w:rsidRPr="008C3247">
        <w:rPr>
          <w:rFonts w:ascii="宋体" w:eastAsia="宋体" w:hAnsi="宋体" w:cs="瀹嬩綋" w:hint="eastAsia"/>
          <w:kern w:val="0"/>
          <w:sz w:val="24"/>
          <w:szCs w:val="24"/>
        </w:rPr>
        <w:t>数据集</w:t>
      </w:r>
      <w:r w:rsidR="00986C53" w:rsidRPr="008C3247">
        <w:rPr>
          <w:rFonts w:ascii="宋体" w:eastAsia="宋体" w:hAnsi="宋体" w:cs="瀹嬩綋" w:hint="eastAsia"/>
          <w:kern w:val="0"/>
          <w:sz w:val="24"/>
          <w:szCs w:val="24"/>
        </w:rPr>
        <w:t>Amazon和MovieLens上</w:t>
      </w:r>
      <w:r w:rsidR="007A6415" w:rsidRPr="008C3247">
        <w:rPr>
          <w:rFonts w:ascii="宋体" w:eastAsia="宋体" w:hAnsi="宋体" w:cs="瀹嬩綋" w:hint="eastAsia"/>
          <w:kern w:val="0"/>
          <w:sz w:val="24"/>
          <w:szCs w:val="24"/>
        </w:rPr>
        <w:t>，与经典算法</w:t>
      </w:r>
      <w:r w:rsidR="00986C53" w:rsidRPr="008C3247">
        <w:rPr>
          <w:rFonts w:ascii="宋体" w:eastAsia="宋体" w:hAnsi="宋体" w:cs="瀹嬩綋" w:hint="eastAsia"/>
          <w:kern w:val="0"/>
          <w:sz w:val="24"/>
          <w:szCs w:val="24"/>
        </w:rPr>
        <w:t>进行</w:t>
      </w:r>
      <w:r w:rsidR="00C47E3C" w:rsidRPr="008C3247">
        <w:rPr>
          <w:rFonts w:ascii="宋体" w:eastAsia="宋体" w:hAnsi="宋体" w:cs="瀹嬩綋" w:hint="eastAsia"/>
          <w:kern w:val="0"/>
          <w:sz w:val="24"/>
          <w:szCs w:val="24"/>
        </w:rPr>
        <w:t>了</w:t>
      </w:r>
      <w:r w:rsidR="00986C53" w:rsidRPr="008C3247">
        <w:rPr>
          <w:rFonts w:ascii="宋体" w:eastAsia="宋体" w:hAnsi="宋体" w:cs="瀹嬩綋" w:hint="eastAsia"/>
          <w:kern w:val="0"/>
          <w:sz w:val="24"/>
          <w:szCs w:val="24"/>
        </w:rPr>
        <w:t>大量对比实验，验证了所提模型的优越性。</w:t>
      </w:r>
    </w:p>
    <w:p w:rsidR="00A52645" w:rsidRDefault="00A52645" w:rsidP="008C3247">
      <w:pPr>
        <w:autoSpaceDE w:val="0"/>
        <w:autoSpaceDN w:val="0"/>
        <w:adjustRightInd w:val="0"/>
        <w:spacing w:line="288" w:lineRule="auto"/>
        <w:ind w:firstLineChars="200" w:firstLine="480"/>
        <w:jc w:val="left"/>
        <w:rPr>
          <w:rFonts w:asciiTheme="minorEastAsia" w:hAnsiTheme="minorEastAsia" w:cs="瀹嬩綋"/>
          <w:kern w:val="0"/>
          <w:sz w:val="24"/>
          <w:szCs w:val="24"/>
        </w:rPr>
      </w:pPr>
    </w:p>
    <w:p w:rsidR="00732BD0" w:rsidRDefault="00A52645" w:rsidP="00DD2656">
      <w:pPr>
        <w:autoSpaceDE w:val="0"/>
        <w:autoSpaceDN w:val="0"/>
        <w:adjustRightInd w:val="0"/>
        <w:spacing w:line="288" w:lineRule="auto"/>
        <w:jc w:val="left"/>
        <w:rPr>
          <w:rFonts w:ascii="宋体" w:eastAsia="宋体" w:hAnsi="宋体" w:cs="瀹嬩綋"/>
          <w:kern w:val="0"/>
          <w:sz w:val="24"/>
          <w:szCs w:val="24"/>
        </w:rPr>
      </w:pPr>
      <w:r w:rsidRPr="00C72D47">
        <w:rPr>
          <w:rFonts w:ascii="黑体" w:eastAsia="黑体" w:hAnsi="黑体" w:cs="瀹嬩綋" w:hint="eastAsia"/>
          <w:b/>
          <w:color w:val="000000" w:themeColor="text1"/>
          <w:kern w:val="0"/>
          <w:sz w:val="24"/>
          <w:szCs w:val="24"/>
        </w:rPr>
        <w:t>关键词</w:t>
      </w:r>
      <w:r w:rsidR="00C72D47">
        <w:rPr>
          <w:rFonts w:ascii="黑体" w:eastAsia="黑体" w:hAnsi="黑体" w:cs="瀹嬩綋" w:hint="eastAsia"/>
          <w:kern w:val="0"/>
          <w:sz w:val="24"/>
          <w:szCs w:val="24"/>
        </w:rPr>
        <w:t xml:space="preserve"> </w:t>
      </w:r>
      <w:r>
        <w:rPr>
          <w:rFonts w:ascii="黑体" w:eastAsia="黑体" w:hAnsi="黑体" w:cs="瀹嬩綋" w:hint="eastAsia"/>
          <w:kern w:val="0"/>
          <w:sz w:val="24"/>
          <w:szCs w:val="24"/>
        </w:rPr>
        <w:t xml:space="preserve"> </w:t>
      </w:r>
      <w:r w:rsidR="00016588" w:rsidRPr="008C3247">
        <w:rPr>
          <w:rFonts w:ascii="宋体" w:eastAsia="宋体" w:hAnsi="宋体" w:cs="瀹嬩綋" w:hint="eastAsia"/>
          <w:kern w:val="0"/>
          <w:sz w:val="24"/>
          <w:szCs w:val="24"/>
        </w:rPr>
        <w:t>推荐</w:t>
      </w:r>
      <w:r w:rsidRPr="008C3247">
        <w:rPr>
          <w:rFonts w:ascii="宋体" w:eastAsia="宋体" w:hAnsi="宋体" w:cs="瀹嬩綋" w:hint="eastAsia"/>
          <w:kern w:val="0"/>
          <w:sz w:val="24"/>
          <w:szCs w:val="24"/>
        </w:rPr>
        <w:t xml:space="preserve"> </w:t>
      </w:r>
      <w:r w:rsidR="00C72D47" w:rsidRPr="008C3247">
        <w:rPr>
          <w:rFonts w:ascii="宋体" w:eastAsia="宋体" w:hAnsi="宋体" w:cs="瀹嬩綋"/>
          <w:kern w:val="0"/>
          <w:sz w:val="24"/>
          <w:szCs w:val="24"/>
        </w:rPr>
        <w:t xml:space="preserve"> </w:t>
      </w:r>
      <w:r w:rsidR="00016588" w:rsidRPr="008C3247">
        <w:rPr>
          <w:rFonts w:ascii="宋体" w:eastAsia="宋体" w:hAnsi="宋体" w:cs="瀹嬩綋" w:hint="eastAsia"/>
          <w:kern w:val="0"/>
          <w:sz w:val="24"/>
          <w:szCs w:val="24"/>
        </w:rPr>
        <w:t>异质信息网络</w:t>
      </w:r>
      <w:r w:rsidRPr="008C3247">
        <w:rPr>
          <w:rFonts w:ascii="宋体" w:eastAsia="宋体" w:hAnsi="宋体" w:cs="瀹嬩綋" w:hint="eastAsia"/>
          <w:kern w:val="0"/>
          <w:sz w:val="24"/>
          <w:szCs w:val="24"/>
        </w:rPr>
        <w:t xml:space="preserve"> </w:t>
      </w:r>
      <w:r w:rsidR="00C72D47" w:rsidRPr="008C3247">
        <w:rPr>
          <w:rFonts w:ascii="宋体" w:eastAsia="宋体" w:hAnsi="宋体" w:cs="瀹嬩綋"/>
          <w:kern w:val="0"/>
          <w:sz w:val="24"/>
          <w:szCs w:val="24"/>
        </w:rPr>
        <w:t xml:space="preserve"> </w:t>
      </w:r>
      <w:r w:rsidR="00016588" w:rsidRPr="008C3247">
        <w:rPr>
          <w:rFonts w:ascii="宋体" w:eastAsia="宋体" w:hAnsi="宋体" w:cs="瀹嬩綋" w:hint="eastAsia"/>
          <w:kern w:val="0"/>
          <w:sz w:val="24"/>
          <w:szCs w:val="24"/>
        </w:rPr>
        <w:t>度量学习</w:t>
      </w:r>
    </w:p>
    <w:p w:rsidR="00732BD0" w:rsidRDefault="00732BD0">
      <w:pPr>
        <w:widowControl/>
        <w:jc w:val="left"/>
        <w:rPr>
          <w:rFonts w:ascii="宋体" w:eastAsia="宋体" w:hAnsi="宋体" w:cs="瀹嬩綋"/>
          <w:kern w:val="0"/>
          <w:sz w:val="24"/>
          <w:szCs w:val="24"/>
        </w:rPr>
      </w:pPr>
      <w:r>
        <w:rPr>
          <w:rFonts w:ascii="宋体" w:eastAsia="宋体" w:hAnsi="宋体" w:cs="瀹嬩綋"/>
          <w:kern w:val="0"/>
          <w:sz w:val="24"/>
          <w:szCs w:val="24"/>
        </w:rPr>
        <w:br w:type="page"/>
      </w:r>
    </w:p>
    <w:p w:rsidR="00C7780A" w:rsidRDefault="00C7780A" w:rsidP="00DD2656">
      <w:pPr>
        <w:autoSpaceDE w:val="0"/>
        <w:autoSpaceDN w:val="0"/>
        <w:adjustRightInd w:val="0"/>
        <w:spacing w:line="288" w:lineRule="auto"/>
        <w:jc w:val="left"/>
        <w:rPr>
          <w:rFonts w:ascii="黑体" w:eastAsia="黑体" w:hAnsi="黑体" w:cs="瀹嬩綋"/>
          <w:kern w:val="0"/>
          <w:sz w:val="24"/>
          <w:szCs w:val="24"/>
        </w:rPr>
        <w:sectPr w:rsidR="00C7780A" w:rsidSect="00C7780A">
          <w:headerReference w:type="default" r:id="rId10"/>
          <w:pgSz w:w="11906" w:h="16838" w:code="9"/>
          <w:pgMar w:top="1418" w:right="1418" w:bottom="1418" w:left="1418" w:header="851" w:footer="850" w:gutter="0"/>
          <w:pgNumType w:start="1"/>
          <w:cols w:space="425"/>
          <w:docGrid w:linePitch="312"/>
        </w:sectPr>
      </w:pPr>
    </w:p>
    <w:p w:rsidR="0075738C" w:rsidRPr="0075738C" w:rsidRDefault="00F76883" w:rsidP="0063694D">
      <w:pPr>
        <w:pStyle w:val="ac"/>
        <w:spacing w:line="288" w:lineRule="auto"/>
        <w:jc w:val="center"/>
        <w:rPr>
          <w:b/>
          <w:bCs/>
          <w:sz w:val="32"/>
          <w:szCs w:val="32"/>
        </w:rPr>
      </w:pPr>
      <w:r w:rsidRPr="00F76883">
        <w:rPr>
          <w:b/>
          <w:bCs/>
          <w:sz w:val="32"/>
          <w:szCs w:val="32"/>
        </w:rPr>
        <w:lastRenderedPageBreak/>
        <w:t>Research on Similarity Recommendation Algorithm in Heterogeneous Information Network</w:t>
      </w:r>
    </w:p>
    <w:p w:rsidR="0075738C" w:rsidRPr="0075738C" w:rsidRDefault="0075738C" w:rsidP="0063694D">
      <w:pPr>
        <w:widowControl/>
        <w:spacing w:line="288" w:lineRule="auto"/>
        <w:jc w:val="left"/>
        <w:rPr>
          <w:rFonts w:ascii="黑体" w:eastAsia="黑体" w:hAnsi="黑体" w:cs="瀹嬩綋"/>
          <w:kern w:val="0"/>
          <w:sz w:val="24"/>
          <w:szCs w:val="24"/>
        </w:rPr>
      </w:pPr>
    </w:p>
    <w:p w:rsidR="0075738C" w:rsidRDefault="0075738C" w:rsidP="00131805">
      <w:pPr>
        <w:spacing w:line="288" w:lineRule="auto"/>
        <w:jc w:val="center"/>
        <w:rPr>
          <w:rFonts w:ascii="Times New Roman" w:hAnsi="Times New Roman" w:cs="Times New Roman"/>
          <w:b/>
          <w:sz w:val="30"/>
          <w:szCs w:val="30"/>
        </w:rPr>
      </w:pPr>
      <w:bookmarkStart w:id="1" w:name="_Toc413704333"/>
      <w:r w:rsidRPr="0075738C">
        <w:rPr>
          <w:rFonts w:ascii="Times New Roman" w:hAnsi="Times New Roman" w:cs="Times New Roman"/>
          <w:b/>
          <w:sz w:val="30"/>
          <w:szCs w:val="30"/>
        </w:rPr>
        <w:t>ABSTRAC</w:t>
      </w:r>
      <w:bookmarkEnd w:id="1"/>
      <w:r w:rsidR="00DD2656">
        <w:rPr>
          <w:rFonts w:ascii="Times New Roman" w:hAnsi="Times New Roman" w:cs="Times New Roman" w:hint="eastAsia"/>
          <w:b/>
          <w:sz w:val="30"/>
          <w:szCs w:val="30"/>
        </w:rPr>
        <w:t>T</w:t>
      </w:r>
    </w:p>
    <w:p w:rsidR="0075738C" w:rsidRPr="0075738C" w:rsidRDefault="0075738C" w:rsidP="0075738C">
      <w:pPr>
        <w:jc w:val="center"/>
        <w:rPr>
          <w:rFonts w:ascii="Times New Roman" w:hAnsi="Times New Roman" w:cs="Times New Roman"/>
          <w:b/>
          <w:sz w:val="30"/>
          <w:szCs w:val="30"/>
        </w:rPr>
      </w:pPr>
    </w:p>
    <w:p w:rsidR="00DD2656" w:rsidRPr="00584CED" w:rsidRDefault="007838BC" w:rsidP="00C72598">
      <w:pPr>
        <w:autoSpaceDE w:val="0"/>
        <w:autoSpaceDN w:val="0"/>
        <w:adjustRightInd w:val="0"/>
        <w:spacing w:line="288" w:lineRule="auto"/>
        <w:ind w:firstLineChars="200" w:firstLine="480"/>
        <w:rPr>
          <w:rFonts w:ascii="Times New Roman" w:eastAsia="宋体" w:hAnsi="Times New Roman" w:cs="瀹嬩綋"/>
          <w:kern w:val="0"/>
          <w:sz w:val="24"/>
          <w:szCs w:val="24"/>
        </w:rPr>
      </w:pPr>
      <w:r w:rsidRPr="007838BC">
        <w:rPr>
          <w:rFonts w:ascii="Times New Roman" w:eastAsia="宋体" w:hAnsi="Times New Roman" w:cs="瀹嬩綋"/>
          <w:kern w:val="0"/>
          <w:sz w:val="24"/>
          <w:szCs w:val="24"/>
        </w:rPr>
        <w:t xml:space="preserve">Recommendation </w:t>
      </w:r>
      <w:r w:rsidR="00A82209">
        <w:rPr>
          <w:rFonts w:ascii="Times New Roman" w:eastAsia="宋体" w:hAnsi="Times New Roman" w:cs="瀹嬩綋"/>
          <w:kern w:val="0"/>
          <w:sz w:val="24"/>
          <w:szCs w:val="24"/>
        </w:rPr>
        <w:t>is</w:t>
      </w:r>
      <w:r w:rsidRPr="007838BC">
        <w:rPr>
          <w:rFonts w:ascii="Times New Roman" w:eastAsia="宋体" w:hAnsi="Times New Roman" w:cs="瀹嬩綋"/>
          <w:kern w:val="0"/>
          <w:sz w:val="24"/>
          <w:szCs w:val="24"/>
        </w:rPr>
        <w:t xml:space="preserve"> an effective way to address information overload and </w:t>
      </w:r>
      <w:r w:rsidR="002A3E22">
        <w:rPr>
          <w:rFonts w:ascii="Times New Roman" w:eastAsia="宋体" w:hAnsi="Times New Roman" w:cs="瀹嬩綋"/>
          <w:kern w:val="0"/>
          <w:sz w:val="24"/>
          <w:szCs w:val="24"/>
        </w:rPr>
        <w:t xml:space="preserve">is </w:t>
      </w:r>
      <w:r w:rsidRPr="007838BC">
        <w:rPr>
          <w:rFonts w:ascii="Times New Roman" w:eastAsia="宋体" w:hAnsi="Times New Roman" w:cs="瀹嬩綋"/>
          <w:kern w:val="0"/>
          <w:sz w:val="24"/>
          <w:szCs w:val="24"/>
        </w:rPr>
        <w:t>widely used in e-commerce and Internet services. As an important data mining task, the recommendation system includes many object types and rich interactions between objects, which can be naturally modeled using the Heterogeneous Information Network</w:t>
      </w:r>
      <w:r w:rsidR="007A24B1">
        <w:rPr>
          <w:rFonts w:ascii="Times New Roman" w:eastAsia="宋体" w:hAnsi="Times New Roman" w:cs="瀹嬩綋"/>
          <w:kern w:val="0"/>
          <w:sz w:val="24"/>
          <w:szCs w:val="24"/>
        </w:rPr>
        <w:t xml:space="preserve"> (HIN)</w:t>
      </w:r>
      <w:r w:rsidRPr="007838BC">
        <w:rPr>
          <w:rFonts w:ascii="Times New Roman" w:eastAsia="宋体" w:hAnsi="Times New Roman" w:cs="瀹嬩綋"/>
          <w:kern w:val="0"/>
          <w:sz w:val="24"/>
          <w:szCs w:val="24"/>
        </w:rPr>
        <w:t xml:space="preserve">. The superior information integration capability and rich semantic information of </w:t>
      </w:r>
      <w:r w:rsidR="008D25C9">
        <w:rPr>
          <w:rFonts w:ascii="Times New Roman" w:eastAsia="宋体" w:hAnsi="Times New Roman" w:cs="瀹嬩綋"/>
          <w:kern w:val="0"/>
          <w:sz w:val="24"/>
          <w:szCs w:val="24"/>
        </w:rPr>
        <w:t>HIN</w:t>
      </w:r>
      <w:r w:rsidRPr="007838BC">
        <w:rPr>
          <w:rFonts w:ascii="Times New Roman" w:eastAsia="宋体" w:hAnsi="Times New Roman" w:cs="瀹嬩綋"/>
          <w:kern w:val="0"/>
          <w:sz w:val="24"/>
          <w:szCs w:val="24"/>
        </w:rPr>
        <w:t xml:space="preserve"> further </w:t>
      </w:r>
      <w:r w:rsidR="002A3E22" w:rsidRPr="002A3E22">
        <w:rPr>
          <w:rFonts w:ascii="Times New Roman" w:eastAsia="宋体" w:hAnsi="Times New Roman" w:cs="瀹嬩綋"/>
          <w:kern w:val="0"/>
          <w:sz w:val="24"/>
          <w:szCs w:val="24"/>
        </w:rPr>
        <w:t>empower</w:t>
      </w:r>
      <w:r w:rsidRPr="007838BC">
        <w:rPr>
          <w:rFonts w:ascii="Times New Roman" w:eastAsia="宋体" w:hAnsi="Times New Roman" w:cs="瀹嬩綋"/>
          <w:kern w:val="0"/>
          <w:sz w:val="24"/>
          <w:szCs w:val="24"/>
        </w:rPr>
        <w:t xml:space="preserve"> more </w:t>
      </w:r>
      <w:r w:rsidR="002A3E22">
        <w:rPr>
          <w:rFonts w:ascii="Times New Roman" w:eastAsia="宋体" w:hAnsi="Times New Roman" w:cs="瀹嬩綋"/>
          <w:kern w:val="0"/>
          <w:sz w:val="24"/>
          <w:szCs w:val="24"/>
        </w:rPr>
        <w:t>exact</w:t>
      </w:r>
      <w:r w:rsidRPr="007838BC">
        <w:rPr>
          <w:rFonts w:ascii="Times New Roman" w:eastAsia="宋体" w:hAnsi="Times New Roman" w:cs="瀹嬩綋"/>
          <w:kern w:val="0"/>
          <w:sz w:val="24"/>
          <w:szCs w:val="24"/>
        </w:rPr>
        <w:t xml:space="preserve"> recommendation. However, the </w:t>
      </w:r>
      <w:r w:rsidR="008D25C9">
        <w:rPr>
          <w:rFonts w:ascii="Times New Roman" w:eastAsia="宋体" w:hAnsi="Times New Roman" w:cs="瀹嬩綋"/>
          <w:kern w:val="0"/>
          <w:sz w:val="24"/>
          <w:szCs w:val="24"/>
        </w:rPr>
        <w:t xml:space="preserve">existing HIN </w:t>
      </w:r>
      <w:r w:rsidRPr="007838BC">
        <w:rPr>
          <w:rFonts w:ascii="Times New Roman" w:eastAsia="宋体" w:hAnsi="Times New Roman" w:cs="瀹嬩綋"/>
          <w:kern w:val="0"/>
          <w:sz w:val="24"/>
          <w:szCs w:val="24"/>
        </w:rPr>
        <w:t>recommendation algorithm</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w:t>
      </w:r>
      <w:r w:rsidR="008D25C9">
        <w:rPr>
          <w:rFonts w:ascii="Times New Roman" w:eastAsia="宋体" w:hAnsi="Times New Roman" w:cs="瀹嬩綋"/>
          <w:kern w:val="0"/>
          <w:sz w:val="24"/>
          <w:szCs w:val="24"/>
        </w:rPr>
        <w:t xml:space="preserve">mainly </w:t>
      </w:r>
      <w:r w:rsidRPr="007838BC">
        <w:rPr>
          <w:rFonts w:ascii="Times New Roman" w:eastAsia="宋体" w:hAnsi="Times New Roman" w:cs="瀹嬩綋"/>
          <w:kern w:val="0"/>
          <w:sz w:val="24"/>
          <w:szCs w:val="24"/>
        </w:rPr>
        <w:t>focu</w:t>
      </w:r>
      <w:r w:rsidR="002B50C3">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on the interaction information between user</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and item</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that is, purchase history</w:t>
      </w:r>
      <w:r w:rsidR="008D25C9">
        <w:rPr>
          <w:rFonts w:ascii="Times New Roman" w:eastAsia="宋体" w:hAnsi="Times New Roman" w:cs="瀹嬩綋"/>
          <w:kern w:val="0"/>
          <w:sz w:val="24"/>
          <w:szCs w:val="24"/>
        </w:rPr>
        <w:t>.</w:t>
      </w:r>
      <w:r w:rsidRPr="007838BC">
        <w:rPr>
          <w:rFonts w:ascii="Times New Roman" w:eastAsia="宋体" w:hAnsi="Times New Roman" w:cs="瀹嬩綋"/>
          <w:kern w:val="0"/>
          <w:sz w:val="24"/>
          <w:szCs w:val="24"/>
        </w:rPr>
        <w:t xml:space="preserve"> </w:t>
      </w:r>
      <w:r w:rsidR="008D25C9">
        <w:rPr>
          <w:rFonts w:ascii="Times New Roman" w:eastAsia="宋体" w:hAnsi="Times New Roman" w:cs="瀹嬩綋"/>
          <w:kern w:val="0"/>
          <w:sz w:val="24"/>
          <w:szCs w:val="24"/>
        </w:rPr>
        <w:t>A</w:t>
      </w:r>
      <w:r w:rsidRPr="007838BC">
        <w:rPr>
          <w:rFonts w:ascii="Times New Roman" w:eastAsia="宋体" w:hAnsi="Times New Roman" w:cs="瀹嬩綋"/>
          <w:kern w:val="0"/>
          <w:sz w:val="24"/>
          <w:szCs w:val="24"/>
        </w:rPr>
        <w:t>nd this can only reflect one aspect of users</w:t>
      </w:r>
      <w:r w:rsidR="008D25C9">
        <w:rPr>
          <w:rFonts w:ascii="Times New Roman" w:eastAsia="宋体" w:hAnsi="Times New Roman" w:cs="瀹嬩綋"/>
          <w:kern w:val="0"/>
          <w:sz w:val="24"/>
          <w:szCs w:val="24"/>
        </w:rPr>
        <w:t>’</w:t>
      </w:r>
      <w:r w:rsidRPr="007838BC">
        <w:rPr>
          <w:rFonts w:ascii="Times New Roman" w:eastAsia="宋体" w:hAnsi="Times New Roman" w:cs="瀹嬩綋"/>
          <w:kern w:val="0"/>
          <w:sz w:val="24"/>
          <w:szCs w:val="24"/>
        </w:rPr>
        <w:t xml:space="preserve"> taste and the characteristics of item</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in practical applications. Therefore, in order to dig deeper into the semantic similarity of </w:t>
      </w:r>
      <w:r w:rsidR="00D45C8A">
        <w:rPr>
          <w:rFonts w:ascii="Times New Roman" w:eastAsia="宋体" w:hAnsi="Times New Roman" w:cs="瀹嬩綋"/>
          <w:kern w:val="0"/>
          <w:sz w:val="24"/>
          <w:szCs w:val="24"/>
        </w:rPr>
        <w:t>various</w:t>
      </w:r>
      <w:r w:rsidRPr="007838BC">
        <w:rPr>
          <w:rFonts w:ascii="Times New Roman" w:eastAsia="宋体" w:hAnsi="Times New Roman" w:cs="瀹嬩綋"/>
          <w:kern w:val="0"/>
          <w:sz w:val="24"/>
          <w:szCs w:val="24"/>
        </w:rPr>
        <w:t xml:space="preserve"> aspects, the Neural network based Aspect-level Collaborative Filtering model (NeuACF) designed a recommendation algorithm based on the meta-path, which makes the recommendation model fuse multiple aspects of semantic information and obtain more comprehensive and accurate results.</w:t>
      </w:r>
    </w:p>
    <w:p w:rsidR="00DD2656" w:rsidRDefault="007838BC" w:rsidP="00F63D29">
      <w:pPr>
        <w:autoSpaceDE w:val="0"/>
        <w:autoSpaceDN w:val="0"/>
        <w:adjustRightInd w:val="0"/>
        <w:spacing w:line="288" w:lineRule="auto"/>
        <w:ind w:firstLineChars="200" w:firstLine="480"/>
        <w:rPr>
          <w:rFonts w:ascii="Times New Roman" w:hAnsi="Times New Roman" w:cs="Times New Roman"/>
          <w:sz w:val="24"/>
          <w:szCs w:val="24"/>
        </w:rPr>
      </w:pPr>
      <w:r w:rsidRPr="007838BC">
        <w:rPr>
          <w:rFonts w:ascii="Times New Roman" w:hAnsi="Times New Roman" w:cs="Times New Roman"/>
          <w:sz w:val="24"/>
          <w:szCs w:val="24"/>
        </w:rPr>
        <w:t>This paper first introduces the background of the topic and related technologies, and reviews the classic algorithms in the recommend</w:t>
      </w:r>
      <w:r w:rsidR="00D45C8A">
        <w:rPr>
          <w:rFonts w:ascii="Times New Roman" w:hAnsi="Times New Roman" w:cs="Times New Roman"/>
          <w:sz w:val="24"/>
          <w:szCs w:val="24"/>
        </w:rPr>
        <w:t>ation</w:t>
      </w:r>
      <w:r w:rsidRPr="007838BC">
        <w:rPr>
          <w:rFonts w:ascii="Times New Roman" w:hAnsi="Times New Roman" w:cs="Times New Roman"/>
          <w:sz w:val="24"/>
          <w:szCs w:val="24"/>
        </w:rPr>
        <w:t xml:space="preserve"> field from a macro perspective. </w:t>
      </w:r>
      <w:r w:rsidR="00C00CA3">
        <w:rPr>
          <w:rFonts w:ascii="Times New Roman" w:hAnsi="Times New Roman" w:cs="Times New Roman"/>
          <w:sz w:val="24"/>
          <w:szCs w:val="24"/>
        </w:rPr>
        <w:t>Secondly, we deeply analyze</w:t>
      </w:r>
      <w:r w:rsidR="00C00CA3" w:rsidRPr="00C00CA3">
        <w:rPr>
          <w:rFonts w:ascii="Times New Roman" w:hAnsi="Times New Roman" w:cs="Times New Roman"/>
          <w:sz w:val="24"/>
          <w:szCs w:val="24"/>
        </w:rPr>
        <w:t xml:space="preserve"> the specific model structure of NeuACF</w:t>
      </w:r>
      <w:r w:rsidR="00CB1FC2" w:rsidRPr="00CB1FC2">
        <w:rPr>
          <w:rFonts w:ascii="Times New Roman" w:hAnsi="Times New Roman" w:cs="Times New Roman"/>
          <w:sz w:val="24"/>
          <w:szCs w:val="24"/>
        </w:rPr>
        <w:t xml:space="preserve">, </w:t>
      </w:r>
      <w:r w:rsidR="001C031B">
        <w:rPr>
          <w:rFonts w:ascii="Times New Roman" w:hAnsi="Times New Roman" w:cs="Times New Roman"/>
          <w:sz w:val="24"/>
          <w:szCs w:val="24"/>
        </w:rPr>
        <w:t>and</w:t>
      </w:r>
      <w:r w:rsidR="00CB1FC2">
        <w:rPr>
          <w:rFonts w:ascii="Times New Roman" w:hAnsi="Times New Roman" w:cs="Times New Roman"/>
          <w:sz w:val="24"/>
          <w:szCs w:val="24"/>
        </w:rPr>
        <w:t xml:space="preserve"> propose</w:t>
      </w:r>
      <w:r w:rsidR="00CB1FC2" w:rsidRPr="00CB1FC2">
        <w:rPr>
          <w:rFonts w:ascii="Times New Roman" w:hAnsi="Times New Roman" w:cs="Times New Roman"/>
          <w:sz w:val="24"/>
          <w:szCs w:val="24"/>
        </w:rPr>
        <w:t xml:space="preserve"> the</w:t>
      </w:r>
      <w:r w:rsidR="00CB1FC2">
        <w:rPr>
          <w:rFonts w:ascii="Times New Roman" w:hAnsi="Times New Roman" w:cs="Times New Roman"/>
          <w:sz w:val="24"/>
          <w:szCs w:val="24"/>
        </w:rPr>
        <w:t xml:space="preserve"> corresponding improved model, </w:t>
      </w:r>
      <w:r w:rsidR="00CB1FC2" w:rsidRPr="00CB1FC2">
        <w:rPr>
          <w:rFonts w:ascii="Times New Roman" w:hAnsi="Times New Roman" w:cs="Times New Roman"/>
          <w:sz w:val="24"/>
          <w:szCs w:val="24"/>
        </w:rPr>
        <w:t>Aspect-level Collaborative Filtering model bas</w:t>
      </w:r>
      <w:r w:rsidR="00CB1FC2">
        <w:rPr>
          <w:rFonts w:ascii="Times New Roman" w:hAnsi="Times New Roman" w:cs="Times New Roman"/>
          <w:sz w:val="24"/>
          <w:szCs w:val="24"/>
        </w:rPr>
        <w:t>ed on Metric Learning (ACFML). S</w:t>
      </w:r>
      <w:r w:rsidR="00CB1FC2" w:rsidRPr="00CB1FC2">
        <w:rPr>
          <w:rFonts w:ascii="Times New Roman" w:hAnsi="Times New Roman" w:cs="Times New Roman"/>
          <w:sz w:val="24"/>
          <w:szCs w:val="24"/>
        </w:rPr>
        <w:t>pecifi</w:t>
      </w:r>
      <w:r w:rsidR="00CB1FC2">
        <w:rPr>
          <w:rFonts w:ascii="Times New Roman" w:hAnsi="Times New Roman" w:cs="Times New Roman"/>
          <w:sz w:val="24"/>
          <w:szCs w:val="24"/>
        </w:rPr>
        <w:t>cally,</w:t>
      </w:r>
      <w:r w:rsidR="00C00CA3" w:rsidRPr="00C00CA3">
        <w:rPr>
          <w:rFonts w:ascii="Times New Roman" w:hAnsi="Times New Roman" w:cs="Times New Roman"/>
          <w:sz w:val="24"/>
          <w:szCs w:val="24"/>
        </w:rPr>
        <w:t xml:space="preserve"> </w:t>
      </w:r>
      <w:r w:rsidR="00CB1FC2">
        <w:rPr>
          <w:rFonts w:ascii="Times New Roman" w:hAnsi="Times New Roman" w:cs="Times New Roman"/>
          <w:sz w:val="24"/>
          <w:szCs w:val="24"/>
        </w:rPr>
        <w:t>c</w:t>
      </w:r>
      <w:r w:rsidR="00F63D29">
        <w:rPr>
          <w:rFonts w:ascii="Times New Roman" w:hAnsi="Times New Roman" w:cs="Times New Roman"/>
          <w:sz w:val="24"/>
          <w:szCs w:val="24"/>
        </w:rPr>
        <w:t xml:space="preserve">oncerning the </w:t>
      </w:r>
      <w:r w:rsidR="00C00CA3">
        <w:rPr>
          <w:rFonts w:ascii="Times New Roman" w:hAnsi="Times New Roman" w:cs="Times New Roman"/>
          <w:sz w:val="24"/>
          <w:szCs w:val="24"/>
        </w:rPr>
        <w:t>dot product</w:t>
      </w:r>
      <w:r w:rsidR="00F63D29">
        <w:rPr>
          <w:rFonts w:ascii="Times New Roman" w:hAnsi="Times New Roman" w:cs="Times New Roman"/>
          <w:sz w:val="24"/>
          <w:szCs w:val="24"/>
        </w:rPr>
        <w:t>, which is used</w:t>
      </w:r>
      <w:r w:rsidR="00C00CA3" w:rsidRPr="00C00CA3">
        <w:rPr>
          <w:rFonts w:ascii="Times New Roman" w:hAnsi="Times New Roman" w:cs="Times New Roman"/>
          <w:sz w:val="24"/>
          <w:szCs w:val="24"/>
        </w:rPr>
        <w:t xml:space="preserve"> for</w:t>
      </w:r>
      <w:r w:rsidR="00F63D29">
        <w:rPr>
          <w:rFonts w:ascii="Times New Roman" w:hAnsi="Times New Roman" w:cs="Times New Roman"/>
          <w:sz w:val="24"/>
          <w:szCs w:val="24"/>
        </w:rPr>
        <w:t xml:space="preserve"> measuring</w:t>
      </w:r>
      <w:r w:rsidR="00C00CA3" w:rsidRPr="00C00CA3">
        <w:rPr>
          <w:rFonts w:ascii="Times New Roman" w:hAnsi="Times New Roman" w:cs="Times New Roman"/>
          <w:sz w:val="24"/>
          <w:szCs w:val="24"/>
        </w:rPr>
        <w:t xml:space="preserve"> user and item</w:t>
      </w:r>
      <w:r w:rsidR="00684131">
        <w:rPr>
          <w:rFonts w:ascii="Times New Roman" w:hAnsi="Times New Roman" w:cs="Times New Roman"/>
          <w:sz w:val="24"/>
          <w:szCs w:val="24"/>
        </w:rPr>
        <w:t xml:space="preserve"> interaction possibility</w:t>
      </w:r>
      <w:r w:rsidR="00F63D29">
        <w:rPr>
          <w:rFonts w:ascii="Times New Roman" w:hAnsi="Times New Roman" w:cs="Times New Roman"/>
          <w:sz w:val="24"/>
          <w:szCs w:val="24"/>
        </w:rPr>
        <w:t xml:space="preserve"> and </w:t>
      </w:r>
      <w:r w:rsidR="00C00CA3" w:rsidRPr="00C00CA3">
        <w:rPr>
          <w:rFonts w:ascii="Times New Roman" w:hAnsi="Times New Roman" w:cs="Times New Roman"/>
          <w:sz w:val="24"/>
          <w:szCs w:val="24"/>
        </w:rPr>
        <w:t>lead</w:t>
      </w:r>
      <w:r w:rsidR="00F63D29">
        <w:rPr>
          <w:rFonts w:ascii="Times New Roman" w:hAnsi="Times New Roman" w:cs="Times New Roman"/>
          <w:sz w:val="24"/>
          <w:szCs w:val="24"/>
        </w:rPr>
        <w:t>s</w:t>
      </w:r>
      <w:r w:rsidR="00C00CA3" w:rsidRPr="00C00CA3">
        <w:rPr>
          <w:rFonts w:ascii="Times New Roman" w:hAnsi="Times New Roman" w:cs="Times New Roman"/>
          <w:sz w:val="24"/>
          <w:szCs w:val="24"/>
        </w:rPr>
        <w:t xml:space="preserve"> to the destruction of similarity transfer characteristics, </w:t>
      </w:r>
      <w:r w:rsidR="00C00CA3">
        <w:rPr>
          <w:rFonts w:ascii="Times New Roman" w:hAnsi="Times New Roman" w:cs="Times New Roman"/>
          <w:sz w:val="24"/>
          <w:szCs w:val="24"/>
        </w:rPr>
        <w:t xml:space="preserve">we </w:t>
      </w:r>
      <w:r w:rsidR="00F63D29">
        <w:rPr>
          <w:rFonts w:ascii="Times New Roman" w:hAnsi="Times New Roman" w:cs="Times New Roman"/>
          <w:sz w:val="24"/>
          <w:szCs w:val="24"/>
        </w:rPr>
        <w:t>introduce metric learning to use</w:t>
      </w:r>
      <w:r w:rsidR="00C00CA3" w:rsidRPr="00C00CA3">
        <w:rPr>
          <w:rFonts w:ascii="Times New Roman" w:hAnsi="Times New Roman" w:cs="Times New Roman"/>
          <w:sz w:val="24"/>
          <w:szCs w:val="24"/>
        </w:rPr>
        <w:t xml:space="preserve"> distance defined metric to capture data </w:t>
      </w:r>
      <w:r w:rsidR="00F63D29">
        <w:rPr>
          <w:rFonts w:ascii="Times New Roman" w:hAnsi="Times New Roman" w:cs="Times New Roman"/>
          <w:sz w:val="24"/>
          <w:szCs w:val="24"/>
        </w:rPr>
        <w:t xml:space="preserve">relationships, and achieve </w:t>
      </w:r>
      <w:r w:rsidR="00C00CA3" w:rsidRPr="00C00CA3">
        <w:rPr>
          <w:rFonts w:ascii="Times New Roman" w:hAnsi="Times New Roman" w:cs="Times New Roman"/>
          <w:sz w:val="24"/>
          <w:szCs w:val="24"/>
        </w:rPr>
        <w:t>compr</w:t>
      </w:r>
      <w:r w:rsidR="00C00CA3">
        <w:rPr>
          <w:rFonts w:ascii="Times New Roman" w:hAnsi="Times New Roman" w:cs="Times New Roman"/>
          <w:sz w:val="24"/>
          <w:szCs w:val="24"/>
        </w:rPr>
        <w:t xml:space="preserve">ehensive information transfer; in terms of </w:t>
      </w:r>
      <w:r w:rsidR="00F63D29">
        <w:rPr>
          <w:rFonts w:ascii="Times New Roman" w:hAnsi="Times New Roman" w:cs="Times New Roman"/>
          <w:sz w:val="24"/>
          <w:szCs w:val="24"/>
        </w:rPr>
        <w:t xml:space="preserve">the </w:t>
      </w:r>
      <w:r w:rsidR="00C00CA3" w:rsidRPr="00C00CA3">
        <w:rPr>
          <w:rFonts w:ascii="Times New Roman" w:hAnsi="Times New Roman" w:cs="Times New Roman"/>
          <w:sz w:val="24"/>
          <w:szCs w:val="24"/>
        </w:rPr>
        <w:t>point-wise loss function</w:t>
      </w:r>
      <w:r w:rsidR="00C00CA3">
        <w:rPr>
          <w:rFonts w:ascii="Times New Roman" w:hAnsi="Times New Roman" w:cs="Times New Roman"/>
          <w:sz w:val="24"/>
          <w:szCs w:val="24"/>
        </w:rPr>
        <w:t xml:space="preserve">, which </w:t>
      </w:r>
      <w:r w:rsidR="00F63D29">
        <w:rPr>
          <w:rFonts w:ascii="Times New Roman" w:hAnsi="Times New Roman" w:cs="Times New Roman"/>
          <w:sz w:val="24"/>
          <w:szCs w:val="24"/>
        </w:rPr>
        <w:t>focus on</w:t>
      </w:r>
      <w:r w:rsidR="00C00CA3">
        <w:rPr>
          <w:rFonts w:ascii="Times New Roman" w:hAnsi="Times New Roman" w:cs="Times New Roman"/>
          <w:sz w:val="24"/>
          <w:szCs w:val="24"/>
        </w:rPr>
        <w:t xml:space="preserve"> the absolute value of ratings, we propose</w:t>
      </w:r>
      <w:r w:rsidR="00F63D29">
        <w:rPr>
          <w:rFonts w:ascii="Times New Roman" w:hAnsi="Times New Roman" w:cs="Times New Roman"/>
          <w:sz w:val="24"/>
          <w:szCs w:val="24"/>
        </w:rPr>
        <w:t xml:space="preserve"> to use the</w:t>
      </w:r>
      <w:r w:rsidR="00C00CA3" w:rsidRPr="00C00CA3">
        <w:rPr>
          <w:rFonts w:ascii="Times New Roman" w:hAnsi="Times New Roman" w:cs="Times New Roman"/>
          <w:sz w:val="24"/>
          <w:szCs w:val="24"/>
        </w:rPr>
        <w:t xml:space="preserve"> pair-wise loss function based on negative sampling to characterize the relativ</w:t>
      </w:r>
      <w:r w:rsidR="00C00CA3">
        <w:rPr>
          <w:rFonts w:ascii="Times New Roman" w:hAnsi="Times New Roman" w:cs="Times New Roman"/>
          <w:sz w:val="24"/>
          <w:szCs w:val="24"/>
        </w:rPr>
        <w:t>e interaction possibilities which are</w:t>
      </w:r>
      <w:r w:rsidR="00C00CA3" w:rsidRPr="00C00CA3">
        <w:rPr>
          <w:rFonts w:ascii="Times New Roman" w:hAnsi="Times New Roman" w:cs="Times New Roman"/>
          <w:sz w:val="24"/>
          <w:szCs w:val="24"/>
        </w:rPr>
        <w:t xml:space="preserve"> imp</w:t>
      </w:r>
      <w:r w:rsidR="00C00CA3">
        <w:rPr>
          <w:rFonts w:ascii="Times New Roman" w:hAnsi="Times New Roman" w:cs="Times New Roman"/>
          <w:sz w:val="24"/>
          <w:szCs w:val="24"/>
        </w:rPr>
        <w:t>ortant for Top-N recommendation</w:t>
      </w:r>
      <w:r w:rsidR="00C00CA3" w:rsidRPr="00C00CA3">
        <w:rPr>
          <w:rFonts w:ascii="Times New Roman" w:hAnsi="Times New Roman" w:cs="Times New Roman"/>
          <w:sz w:val="24"/>
          <w:szCs w:val="24"/>
        </w:rPr>
        <w:t xml:space="preserve">, </w:t>
      </w:r>
      <w:r w:rsidR="00C00CA3">
        <w:rPr>
          <w:rFonts w:ascii="Times New Roman" w:hAnsi="Times New Roman" w:cs="Times New Roman"/>
          <w:sz w:val="24"/>
          <w:szCs w:val="24"/>
        </w:rPr>
        <w:t xml:space="preserve">and </w:t>
      </w:r>
      <w:r w:rsidR="00F63D29">
        <w:rPr>
          <w:rFonts w:ascii="Times New Roman" w:hAnsi="Times New Roman" w:cs="Times New Roman"/>
          <w:sz w:val="24"/>
          <w:szCs w:val="24"/>
        </w:rPr>
        <w:t>work out</w:t>
      </w:r>
      <w:r w:rsidR="00C00CA3" w:rsidRPr="00C00CA3">
        <w:rPr>
          <w:rFonts w:ascii="Times New Roman" w:hAnsi="Times New Roman" w:cs="Times New Roman"/>
          <w:sz w:val="24"/>
          <w:szCs w:val="24"/>
        </w:rPr>
        <w:t xml:space="preserve"> a more reasonable recommendation list.</w:t>
      </w:r>
      <w:r w:rsidR="00F63D29">
        <w:rPr>
          <w:rFonts w:ascii="Times New Roman" w:hAnsi="Times New Roman" w:cs="Times New Roman"/>
          <w:sz w:val="24"/>
          <w:szCs w:val="24"/>
        </w:rPr>
        <w:t xml:space="preserve"> </w:t>
      </w:r>
      <w:r w:rsidRPr="007838BC">
        <w:rPr>
          <w:rFonts w:ascii="Times New Roman" w:hAnsi="Times New Roman" w:cs="Times New Roman"/>
          <w:sz w:val="24"/>
          <w:szCs w:val="24"/>
        </w:rPr>
        <w:t xml:space="preserve">Finally, this paper has carried out </w:t>
      </w:r>
      <w:r w:rsidR="000902A6">
        <w:rPr>
          <w:rFonts w:ascii="Times New Roman" w:hAnsi="Times New Roman" w:cs="Times New Roman"/>
          <w:sz w:val="24"/>
          <w:szCs w:val="24"/>
        </w:rPr>
        <w:t>extensive</w:t>
      </w:r>
      <w:r w:rsidRPr="007838BC">
        <w:rPr>
          <w:rFonts w:ascii="Times New Roman" w:hAnsi="Times New Roman" w:cs="Times New Roman"/>
          <w:sz w:val="24"/>
          <w:szCs w:val="24"/>
        </w:rPr>
        <w:t xml:space="preserve"> comparative experiments with the classical algorithms such as NeuACF on the recommended datasets Amazon and MovieLens, and verifie</w:t>
      </w:r>
      <w:r w:rsidR="000902A6">
        <w:rPr>
          <w:rFonts w:ascii="Times New Roman" w:hAnsi="Times New Roman" w:cs="Times New Roman"/>
          <w:sz w:val="24"/>
          <w:szCs w:val="24"/>
        </w:rPr>
        <w:t>s</w:t>
      </w:r>
      <w:r w:rsidRPr="007838BC">
        <w:rPr>
          <w:rFonts w:ascii="Times New Roman" w:hAnsi="Times New Roman" w:cs="Times New Roman"/>
          <w:sz w:val="24"/>
          <w:szCs w:val="24"/>
        </w:rPr>
        <w:t xml:space="preserve"> the superiority of the proposed model.</w:t>
      </w:r>
    </w:p>
    <w:p w:rsidR="007838BC" w:rsidRDefault="007838BC" w:rsidP="00C72598">
      <w:pPr>
        <w:autoSpaceDE w:val="0"/>
        <w:autoSpaceDN w:val="0"/>
        <w:adjustRightInd w:val="0"/>
        <w:spacing w:line="288" w:lineRule="auto"/>
        <w:ind w:firstLineChars="200" w:firstLine="480"/>
        <w:rPr>
          <w:rFonts w:ascii="Times New Roman" w:hAnsi="Times New Roman" w:cs="Times New Roman"/>
          <w:sz w:val="24"/>
          <w:szCs w:val="24"/>
        </w:rPr>
      </w:pPr>
    </w:p>
    <w:p w:rsidR="00375CCB" w:rsidRDefault="00DD2656" w:rsidP="00DD2656">
      <w:pPr>
        <w:autoSpaceDE w:val="0"/>
        <w:autoSpaceDN w:val="0"/>
        <w:adjustRightInd w:val="0"/>
        <w:spacing w:line="288" w:lineRule="auto"/>
        <w:rPr>
          <w:rFonts w:ascii="Times New Roman" w:hAnsi="Times New Roman" w:cs="Times New Roman"/>
          <w:sz w:val="24"/>
          <w:szCs w:val="24"/>
        </w:rPr>
      </w:pPr>
      <w:r w:rsidRPr="00DD2656">
        <w:rPr>
          <w:rFonts w:ascii="Times New Roman" w:hAnsi="Times New Roman" w:cs="Times New Roman" w:hint="eastAsia"/>
          <w:b/>
          <w:sz w:val="24"/>
          <w:szCs w:val="24"/>
        </w:rPr>
        <w:t xml:space="preserve">KEY </w:t>
      </w:r>
      <w:proofErr w:type="gramStart"/>
      <w:r w:rsidRPr="00DD2656">
        <w:rPr>
          <w:rFonts w:ascii="Times New Roman" w:hAnsi="Times New Roman" w:cs="Times New Roman" w:hint="eastAsia"/>
          <w:b/>
          <w:sz w:val="24"/>
          <w:szCs w:val="24"/>
        </w:rPr>
        <w:t>WORDS</w:t>
      </w:r>
      <w:r>
        <w:rPr>
          <w:rFonts w:ascii="Times New Roman" w:hAnsi="Times New Roman" w:cs="Times New Roman" w:hint="eastAsia"/>
          <w:b/>
          <w:sz w:val="24"/>
          <w:szCs w:val="24"/>
        </w:rPr>
        <w:t xml:space="preserve">  </w:t>
      </w:r>
      <w:r w:rsidR="00507435">
        <w:rPr>
          <w:rFonts w:ascii="Times New Roman" w:hAnsi="Times New Roman" w:cs="Times New Roman"/>
          <w:sz w:val="24"/>
          <w:szCs w:val="24"/>
        </w:rPr>
        <w:t>r</w:t>
      </w:r>
      <w:r w:rsidR="007838BC" w:rsidRPr="007838BC">
        <w:rPr>
          <w:rFonts w:ascii="Times New Roman" w:hAnsi="Times New Roman" w:cs="Times New Roman"/>
          <w:sz w:val="24"/>
          <w:szCs w:val="24"/>
        </w:rPr>
        <w:t>ecommendation</w:t>
      </w:r>
      <w:proofErr w:type="gramEnd"/>
      <w:r w:rsidRPr="00DD2656">
        <w:rPr>
          <w:rFonts w:ascii="Times New Roman" w:hAnsi="Times New Roman" w:cs="Times New Roman" w:hint="eastAsia"/>
          <w:sz w:val="24"/>
          <w:szCs w:val="24"/>
        </w:rPr>
        <w:t xml:space="preserve">  </w:t>
      </w:r>
      <w:r w:rsidR="00507435">
        <w:rPr>
          <w:rFonts w:ascii="Times New Roman" w:hAnsi="Times New Roman" w:cs="Times New Roman"/>
          <w:sz w:val="24"/>
          <w:szCs w:val="24"/>
        </w:rPr>
        <w:t>h</w:t>
      </w:r>
      <w:r w:rsidR="007838BC" w:rsidRPr="007838BC">
        <w:rPr>
          <w:rFonts w:ascii="Times New Roman" w:hAnsi="Times New Roman" w:cs="Times New Roman"/>
          <w:sz w:val="24"/>
          <w:szCs w:val="24"/>
        </w:rPr>
        <w:t>eterogeneous information network</w:t>
      </w:r>
      <w:r w:rsidRPr="00DD2656">
        <w:rPr>
          <w:rFonts w:ascii="Times New Roman" w:hAnsi="Times New Roman" w:cs="Times New Roman" w:hint="eastAsia"/>
          <w:sz w:val="24"/>
          <w:szCs w:val="24"/>
        </w:rPr>
        <w:t xml:space="preserve">  </w:t>
      </w:r>
      <w:r w:rsidR="00507435">
        <w:rPr>
          <w:rFonts w:ascii="Times New Roman" w:hAnsi="Times New Roman" w:cs="Times New Roman"/>
          <w:sz w:val="24"/>
          <w:szCs w:val="24"/>
        </w:rPr>
        <w:t>m</w:t>
      </w:r>
      <w:r w:rsidR="007838BC" w:rsidRPr="007838BC">
        <w:rPr>
          <w:rFonts w:ascii="Times New Roman" w:hAnsi="Times New Roman" w:cs="Times New Roman"/>
          <w:sz w:val="24"/>
          <w:szCs w:val="24"/>
        </w:rPr>
        <w:t>etric learning</w:t>
      </w:r>
    </w:p>
    <w:p w:rsidR="00507435" w:rsidRDefault="00507435">
      <w:pPr>
        <w:widowControl/>
        <w:jc w:val="left"/>
        <w:rPr>
          <w:rFonts w:ascii="Times New Roman" w:hAnsi="Times New Roman" w:cs="Times New Roman"/>
          <w:sz w:val="24"/>
          <w:szCs w:val="24"/>
        </w:rPr>
      </w:pPr>
    </w:p>
    <w:p w:rsidR="00507435" w:rsidRDefault="00507435">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C7780A" w:rsidRPr="00375CCB" w:rsidRDefault="00C7780A" w:rsidP="00375CCB">
      <w:pPr>
        <w:rPr>
          <w:rFonts w:ascii="Times New Roman" w:hAnsi="Times New Roman" w:cs="Times New Roman" w:hint="eastAsia"/>
          <w:sz w:val="24"/>
          <w:szCs w:val="24"/>
        </w:rPr>
        <w:sectPr w:rsidR="00C7780A" w:rsidRPr="00375CCB" w:rsidSect="00C7780A">
          <w:pgSz w:w="11906" w:h="16838" w:code="9"/>
          <w:pgMar w:top="1418" w:right="1418" w:bottom="1418" w:left="1418" w:header="851" w:footer="850" w:gutter="0"/>
          <w:pgNumType w:start="1"/>
          <w:cols w:space="425"/>
          <w:docGrid w:linePitch="312"/>
        </w:sectPr>
      </w:pPr>
    </w:p>
    <w:sdt>
      <w:sdtPr>
        <w:rPr>
          <w:rFonts w:ascii="宋体" w:eastAsia="宋体" w:hAnsi="宋体"/>
          <w:sz w:val="24"/>
          <w:szCs w:val="24"/>
          <w:lang w:val="zh-CN"/>
        </w:rPr>
        <w:id w:val="369740888"/>
        <w:docPartObj>
          <w:docPartGallery w:val="Table of Contents"/>
          <w:docPartUnique/>
        </w:docPartObj>
      </w:sdtPr>
      <w:sdtEndPr>
        <w:rPr>
          <w:lang w:val="en-US"/>
        </w:rPr>
      </w:sdtEndPr>
      <w:sdtContent>
        <w:p w:rsidR="00D17E22" w:rsidRPr="001D3723" w:rsidRDefault="00D17E22" w:rsidP="000F644F">
          <w:pPr>
            <w:widowControl/>
            <w:spacing w:line="400" w:lineRule="exact"/>
            <w:jc w:val="center"/>
            <w:rPr>
              <w:rFonts w:ascii="宋体" w:eastAsia="宋体" w:hAnsi="宋体"/>
              <w:b/>
              <w:sz w:val="24"/>
              <w:szCs w:val="24"/>
            </w:rPr>
          </w:pPr>
          <w:r w:rsidRPr="000F644F">
            <w:rPr>
              <w:rFonts w:ascii="黑体" w:eastAsia="黑体" w:hAnsi="黑体"/>
              <w:b/>
              <w:sz w:val="32"/>
              <w:szCs w:val="32"/>
              <w:lang w:val="zh-CN"/>
            </w:rPr>
            <w:t>目</w:t>
          </w:r>
          <w:r w:rsidRPr="001D3723">
            <w:rPr>
              <w:rFonts w:ascii="黑体" w:eastAsia="黑体" w:hAnsi="黑体" w:hint="eastAsia"/>
              <w:b/>
              <w:sz w:val="32"/>
              <w:szCs w:val="32"/>
            </w:rPr>
            <w:t xml:space="preserve">  </w:t>
          </w:r>
          <w:r w:rsidR="004B21D7" w:rsidRPr="001D3723">
            <w:rPr>
              <w:rFonts w:ascii="黑体" w:eastAsia="黑体" w:hAnsi="黑体"/>
              <w:b/>
              <w:sz w:val="32"/>
              <w:szCs w:val="32"/>
            </w:rPr>
            <w:t xml:space="preserve">  </w:t>
          </w:r>
          <w:r w:rsidRPr="000F644F">
            <w:rPr>
              <w:rFonts w:ascii="黑体" w:eastAsia="黑体" w:hAnsi="黑体"/>
              <w:b/>
              <w:sz w:val="32"/>
              <w:szCs w:val="32"/>
              <w:lang w:val="zh-CN"/>
            </w:rPr>
            <w:t>录</w:t>
          </w:r>
        </w:p>
        <w:p w:rsidR="00D17E22" w:rsidRPr="001D3723" w:rsidRDefault="00D17E22" w:rsidP="000F644F">
          <w:pPr>
            <w:widowControl/>
            <w:spacing w:line="400" w:lineRule="exact"/>
            <w:jc w:val="center"/>
            <w:rPr>
              <w:rFonts w:ascii="宋体" w:eastAsia="宋体" w:hAnsi="宋体"/>
              <w:b/>
              <w:sz w:val="24"/>
              <w:szCs w:val="24"/>
            </w:rPr>
          </w:pPr>
        </w:p>
        <w:p w:rsidR="00D17E22" w:rsidRPr="000F644F" w:rsidRDefault="00D17E22" w:rsidP="000F644F">
          <w:pPr>
            <w:widowControl/>
            <w:spacing w:line="400" w:lineRule="exact"/>
            <w:jc w:val="center"/>
            <w:rPr>
              <w:rFonts w:ascii="宋体" w:eastAsia="宋体" w:hAnsi="宋体"/>
              <w:sz w:val="24"/>
              <w:szCs w:val="24"/>
            </w:rPr>
          </w:pPr>
        </w:p>
        <w:p w:rsidR="00E0086A" w:rsidRDefault="00FA6355">
          <w:pPr>
            <w:pStyle w:val="11"/>
            <w:tabs>
              <w:tab w:val="left" w:pos="1260"/>
              <w:tab w:val="right" w:leader="dot" w:pos="9060"/>
            </w:tabs>
            <w:rPr>
              <w:noProof/>
              <w:kern w:val="2"/>
              <w:sz w:val="21"/>
              <w:szCs w:val="22"/>
            </w:rPr>
          </w:pPr>
          <w:r w:rsidRPr="000F644F">
            <w:rPr>
              <w:rFonts w:ascii="宋体" w:eastAsia="宋体" w:hAnsi="宋体"/>
              <w:sz w:val="24"/>
              <w:szCs w:val="24"/>
            </w:rPr>
            <w:fldChar w:fldCharType="begin"/>
          </w:r>
          <w:r w:rsidR="00D17E22" w:rsidRPr="000F644F">
            <w:rPr>
              <w:rFonts w:ascii="宋体" w:eastAsia="宋体" w:hAnsi="宋体"/>
              <w:sz w:val="24"/>
              <w:szCs w:val="24"/>
            </w:rPr>
            <w:instrText xml:space="preserve"> TOC \o "1-3" \h \z \u </w:instrText>
          </w:r>
          <w:r w:rsidRPr="000F644F">
            <w:rPr>
              <w:rFonts w:ascii="宋体" w:eastAsia="宋体" w:hAnsi="宋体"/>
              <w:sz w:val="24"/>
              <w:szCs w:val="24"/>
            </w:rPr>
            <w:fldChar w:fldCharType="separate"/>
          </w:r>
          <w:hyperlink w:anchor="_Toc9434785" w:history="1">
            <w:r w:rsidR="00E0086A" w:rsidRPr="00DB39BC">
              <w:rPr>
                <w:rStyle w:val="ae"/>
                <w:noProof/>
              </w:rPr>
              <w:t>第一章</w:t>
            </w:r>
            <w:r w:rsidR="00E0086A">
              <w:rPr>
                <w:noProof/>
                <w:kern w:val="2"/>
                <w:sz w:val="21"/>
                <w:szCs w:val="22"/>
              </w:rPr>
              <w:tab/>
            </w:r>
            <w:r w:rsidR="00E0086A" w:rsidRPr="00DB39BC">
              <w:rPr>
                <w:rStyle w:val="ae"/>
                <w:noProof/>
              </w:rPr>
              <w:t>引言</w:t>
            </w:r>
            <w:r w:rsidR="00E0086A">
              <w:rPr>
                <w:noProof/>
                <w:webHidden/>
              </w:rPr>
              <w:tab/>
            </w:r>
            <w:r w:rsidR="00E0086A">
              <w:rPr>
                <w:noProof/>
                <w:webHidden/>
              </w:rPr>
              <w:fldChar w:fldCharType="begin"/>
            </w:r>
            <w:r w:rsidR="00E0086A">
              <w:rPr>
                <w:noProof/>
                <w:webHidden/>
              </w:rPr>
              <w:instrText xml:space="preserve"> PAGEREF _Toc9434785 \h </w:instrText>
            </w:r>
            <w:r w:rsidR="00E0086A">
              <w:rPr>
                <w:noProof/>
                <w:webHidden/>
              </w:rPr>
            </w:r>
            <w:r w:rsidR="00E0086A">
              <w:rPr>
                <w:noProof/>
                <w:webHidden/>
              </w:rPr>
              <w:fldChar w:fldCharType="separate"/>
            </w:r>
            <w:r w:rsidR="00E0086A">
              <w:rPr>
                <w:noProof/>
                <w:webHidden/>
              </w:rPr>
              <w:t>1</w:t>
            </w:r>
            <w:r w:rsidR="00E0086A">
              <w:rPr>
                <w:noProof/>
                <w:webHidden/>
              </w:rPr>
              <w:fldChar w:fldCharType="end"/>
            </w:r>
          </w:hyperlink>
        </w:p>
        <w:p w:rsidR="00E0086A" w:rsidRDefault="00BF527A">
          <w:pPr>
            <w:pStyle w:val="21"/>
            <w:rPr>
              <w:noProof/>
              <w:kern w:val="2"/>
              <w:sz w:val="21"/>
              <w:szCs w:val="22"/>
            </w:rPr>
          </w:pPr>
          <w:hyperlink w:anchor="_Toc9434786" w:history="1">
            <w:r w:rsidR="00E0086A" w:rsidRPr="00DB39BC">
              <w:rPr>
                <w:rStyle w:val="ae"/>
                <w:rFonts w:ascii="黑体" w:hAnsi="黑体"/>
                <w:noProof/>
              </w:rPr>
              <w:t xml:space="preserve">1.1  </w:t>
            </w:r>
            <w:r w:rsidR="00E0086A" w:rsidRPr="00DB39BC">
              <w:rPr>
                <w:rStyle w:val="ae"/>
                <w:rFonts w:ascii="黑体" w:hAnsi="黑体"/>
                <w:noProof/>
              </w:rPr>
              <w:t>课题背景</w:t>
            </w:r>
            <w:r w:rsidR="00E0086A">
              <w:rPr>
                <w:noProof/>
                <w:webHidden/>
              </w:rPr>
              <w:tab/>
            </w:r>
            <w:r w:rsidR="00E0086A">
              <w:rPr>
                <w:noProof/>
                <w:webHidden/>
              </w:rPr>
              <w:fldChar w:fldCharType="begin"/>
            </w:r>
            <w:r w:rsidR="00E0086A">
              <w:rPr>
                <w:noProof/>
                <w:webHidden/>
              </w:rPr>
              <w:instrText xml:space="preserve"> PAGEREF _Toc9434786 \h </w:instrText>
            </w:r>
            <w:r w:rsidR="00E0086A">
              <w:rPr>
                <w:noProof/>
                <w:webHidden/>
              </w:rPr>
            </w:r>
            <w:r w:rsidR="00E0086A">
              <w:rPr>
                <w:noProof/>
                <w:webHidden/>
              </w:rPr>
              <w:fldChar w:fldCharType="separate"/>
            </w:r>
            <w:r w:rsidR="00E0086A">
              <w:rPr>
                <w:noProof/>
                <w:webHidden/>
              </w:rPr>
              <w:t>1</w:t>
            </w:r>
            <w:r w:rsidR="00E0086A">
              <w:rPr>
                <w:noProof/>
                <w:webHidden/>
              </w:rPr>
              <w:fldChar w:fldCharType="end"/>
            </w:r>
          </w:hyperlink>
        </w:p>
        <w:p w:rsidR="00E0086A" w:rsidRDefault="00BF527A">
          <w:pPr>
            <w:pStyle w:val="31"/>
            <w:tabs>
              <w:tab w:val="right" w:leader="dot" w:pos="9060"/>
            </w:tabs>
            <w:rPr>
              <w:noProof/>
              <w:kern w:val="2"/>
              <w:sz w:val="21"/>
              <w:szCs w:val="22"/>
            </w:rPr>
          </w:pPr>
          <w:hyperlink w:anchor="_Toc9434787" w:history="1">
            <w:r w:rsidR="00E0086A" w:rsidRPr="00DB39BC">
              <w:rPr>
                <w:rStyle w:val="ae"/>
                <w:rFonts w:ascii="黑体" w:hAnsi="黑体"/>
                <w:noProof/>
              </w:rPr>
              <w:t xml:space="preserve">1.1.1  </w:t>
            </w:r>
            <w:r w:rsidR="00E0086A" w:rsidRPr="00DB39BC">
              <w:rPr>
                <w:rStyle w:val="ae"/>
                <w:rFonts w:ascii="黑体" w:hAnsi="黑体"/>
                <w:noProof/>
              </w:rPr>
              <w:t>研究意义</w:t>
            </w:r>
            <w:r w:rsidR="00E0086A">
              <w:rPr>
                <w:noProof/>
                <w:webHidden/>
              </w:rPr>
              <w:tab/>
            </w:r>
            <w:r w:rsidR="00E0086A">
              <w:rPr>
                <w:noProof/>
                <w:webHidden/>
              </w:rPr>
              <w:fldChar w:fldCharType="begin"/>
            </w:r>
            <w:r w:rsidR="00E0086A">
              <w:rPr>
                <w:noProof/>
                <w:webHidden/>
              </w:rPr>
              <w:instrText xml:space="preserve"> PAGEREF _Toc9434787 \h </w:instrText>
            </w:r>
            <w:r w:rsidR="00E0086A">
              <w:rPr>
                <w:noProof/>
                <w:webHidden/>
              </w:rPr>
            </w:r>
            <w:r w:rsidR="00E0086A">
              <w:rPr>
                <w:noProof/>
                <w:webHidden/>
              </w:rPr>
              <w:fldChar w:fldCharType="separate"/>
            </w:r>
            <w:r w:rsidR="00E0086A">
              <w:rPr>
                <w:noProof/>
                <w:webHidden/>
              </w:rPr>
              <w:t>1</w:t>
            </w:r>
            <w:r w:rsidR="00E0086A">
              <w:rPr>
                <w:noProof/>
                <w:webHidden/>
              </w:rPr>
              <w:fldChar w:fldCharType="end"/>
            </w:r>
          </w:hyperlink>
        </w:p>
        <w:p w:rsidR="00E0086A" w:rsidRDefault="00BF527A">
          <w:pPr>
            <w:pStyle w:val="31"/>
            <w:tabs>
              <w:tab w:val="right" w:leader="dot" w:pos="9060"/>
            </w:tabs>
            <w:rPr>
              <w:noProof/>
              <w:kern w:val="2"/>
              <w:sz w:val="21"/>
              <w:szCs w:val="22"/>
            </w:rPr>
          </w:pPr>
          <w:hyperlink w:anchor="_Toc9434788" w:history="1">
            <w:r w:rsidR="00E0086A" w:rsidRPr="00DB39BC">
              <w:rPr>
                <w:rStyle w:val="ae"/>
                <w:rFonts w:ascii="黑体" w:hAnsi="黑体"/>
                <w:noProof/>
              </w:rPr>
              <w:t xml:space="preserve">1.1.2  </w:t>
            </w:r>
            <w:r w:rsidR="00E0086A" w:rsidRPr="00DB39BC">
              <w:rPr>
                <w:rStyle w:val="ae"/>
                <w:rFonts w:ascii="黑体" w:hAnsi="黑体"/>
                <w:noProof/>
              </w:rPr>
              <w:t>研究现状</w:t>
            </w:r>
            <w:r w:rsidR="00E0086A">
              <w:rPr>
                <w:noProof/>
                <w:webHidden/>
              </w:rPr>
              <w:tab/>
            </w:r>
            <w:r w:rsidR="00E0086A">
              <w:rPr>
                <w:noProof/>
                <w:webHidden/>
              </w:rPr>
              <w:fldChar w:fldCharType="begin"/>
            </w:r>
            <w:r w:rsidR="00E0086A">
              <w:rPr>
                <w:noProof/>
                <w:webHidden/>
              </w:rPr>
              <w:instrText xml:space="preserve"> PAGEREF _Toc9434788 \h </w:instrText>
            </w:r>
            <w:r w:rsidR="00E0086A">
              <w:rPr>
                <w:noProof/>
                <w:webHidden/>
              </w:rPr>
            </w:r>
            <w:r w:rsidR="00E0086A">
              <w:rPr>
                <w:noProof/>
                <w:webHidden/>
              </w:rPr>
              <w:fldChar w:fldCharType="separate"/>
            </w:r>
            <w:r w:rsidR="00E0086A">
              <w:rPr>
                <w:noProof/>
                <w:webHidden/>
              </w:rPr>
              <w:t>1</w:t>
            </w:r>
            <w:r w:rsidR="00E0086A">
              <w:rPr>
                <w:noProof/>
                <w:webHidden/>
              </w:rPr>
              <w:fldChar w:fldCharType="end"/>
            </w:r>
          </w:hyperlink>
        </w:p>
        <w:p w:rsidR="00E0086A" w:rsidRDefault="00BF527A">
          <w:pPr>
            <w:pStyle w:val="21"/>
            <w:rPr>
              <w:noProof/>
              <w:kern w:val="2"/>
              <w:sz w:val="21"/>
              <w:szCs w:val="22"/>
            </w:rPr>
          </w:pPr>
          <w:hyperlink w:anchor="_Toc9434789" w:history="1">
            <w:r w:rsidR="00E0086A" w:rsidRPr="00DB39BC">
              <w:rPr>
                <w:rStyle w:val="ae"/>
                <w:rFonts w:ascii="黑体" w:hAnsi="黑体"/>
                <w:noProof/>
              </w:rPr>
              <w:t xml:space="preserve">1.2  </w:t>
            </w:r>
            <w:r w:rsidR="00E0086A" w:rsidRPr="00DB39BC">
              <w:rPr>
                <w:rStyle w:val="ae"/>
                <w:rFonts w:ascii="黑体" w:hAnsi="黑体"/>
                <w:noProof/>
              </w:rPr>
              <w:t>课题任务</w:t>
            </w:r>
            <w:r w:rsidR="00E0086A">
              <w:rPr>
                <w:noProof/>
                <w:webHidden/>
              </w:rPr>
              <w:tab/>
            </w:r>
            <w:r w:rsidR="00E0086A">
              <w:rPr>
                <w:noProof/>
                <w:webHidden/>
              </w:rPr>
              <w:fldChar w:fldCharType="begin"/>
            </w:r>
            <w:r w:rsidR="00E0086A">
              <w:rPr>
                <w:noProof/>
                <w:webHidden/>
              </w:rPr>
              <w:instrText xml:space="preserve"> PAGEREF _Toc9434789 \h </w:instrText>
            </w:r>
            <w:r w:rsidR="00E0086A">
              <w:rPr>
                <w:noProof/>
                <w:webHidden/>
              </w:rPr>
            </w:r>
            <w:r w:rsidR="00E0086A">
              <w:rPr>
                <w:noProof/>
                <w:webHidden/>
              </w:rPr>
              <w:fldChar w:fldCharType="separate"/>
            </w:r>
            <w:r w:rsidR="00E0086A">
              <w:rPr>
                <w:noProof/>
                <w:webHidden/>
              </w:rPr>
              <w:t>2</w:t>
            </w:r>
            <w:r w:rsidR="00E0086A">
              <w:rPr>
                <w:noProof/>
                <w:webHidden/>
              </w:rPr>
              <w:fldChar w:fldCharType="end"/>
            </w:r>
          </w:hyperlink>
        </w:p>
        <w:p w:rsidR="00E0086A" w:rsidRDefault="00BF527A">
          <w:pPr>
            <w:pStyle w:val="31"/>
            <w:tabs>
              <w:tab w:val="right" w:leader="dot" w:pos="9060"/>
            </w:tabs>
            <w:rPr>
              <w:noProof/>
              <w:kern w:val="2"/>
              <w:sz w:val="21"/>
              <w:szCs w:val="22"/>
            </w:rPr>
          </w:pPr>
          <w:hyperlink w:anchor="_Toc9434790" w:history="1">
            <w:r w:rsidR="00E0086A" w:rsidRPr="00DB39BC">
              <w:rPr>
                <w:rStyle w:val="ae"/>
                <w:rFonts w:ascii="黑体" w:hAnsi="黑体"/>
                <w:noProof/>
              </w:rPr>
              <w:t xml:space="preserve">1.2.1  </w:t>
            </w:r>
            <w:r w:rsidR="00E0086A" w:rsidRPr="00DB39BC">
              <w:rPr>
                <w:rStyle w:val="ae"/>
                <w:rFonts w:ascii="黑体" w:hAnsi="黑体"/>
                <w:noProof/>
              </w:rPr>
              <w:t>课题内容</w:t>
            </w:r>
            <w:r w:rsidR="00E0086A">
              <w:rPr>
                <w:noProof/>
                <w:webHidden/>
              </w:rPr>
              <w:tab/>
            </w:r>
            <w:r w:rsidR="00E0086A">
              <w:rPr>
                <w:noProof/>
                <w:webHidden/>
              </w:rPr>
              <w:fldChar w:fldCharType="begin"/>
            </w:r>
            <w:r w:rsidR="00E0086A">
              <w:rPr>
                <w:noProof/>
                <w:webHidden/>
              </w:rPr>
              <w:instrText xml:space="preserve"> PAGEREF _Toc9434790 \h </w:instrText>
            </w:r>
            <w:r w:rsidR="00E0086A">
              <w:rPr>
                <w:noProof/>
                <w:webHidden/>
              </w:rPr>
            </w:r>
            <w:r w:rsidR="00E0086A">
              <w:rPr>
                <w:noProof/>
                <w:webHidden/>
              </w:rPr>
              <w:fldChar w:fldCharType="separate"/>
            </w:r>
            <w:r w:rsidR="00E0086A">
              <w:rPr>
                <w:noProof/>
                <w:webHidden/>
              </w:rPr>
              <w:t>2</w:t>
            </w:r>
            <w:r w:rsidR="00E0086A">
              <w:rPr>
                <w:noProof/>
                <w:webHidden/>
              </w:rPr>
              <w:fldChar w:fldCharType="end"/>
            </w:r>
          </w:hyperlink>
        </w:p>
        <w:p w:rsidR="00E0086A" w:rsidRDefault="00BF527A">
          <w:pPr>
            <w:pStyle w:val="31"/>
            <w:tabs>
              <w:tab w:val="right" w:leader="dot" w:pos="9060"/>
            </w:tabs>
            <w:rPr>
              <w:noProof/>
              <w:kern w:val="2"/>
              <w:sz w:val="21"/>
              <w:szCs w:val="22"/>
            </w:rPr>
          </w:pPr>
          <w:hyperlink w:anchor="_Toc9434791" w:history="1">
            <w:r w:rsidR="00E0086A" w:rsidRPr="00DB39BC">
              <w:rPr>
                <w:rStyle w:val="ae"/>
                <w:rFonts w:ascii="黑体" w:hAnsi="黑体"/>
                <w:noProof/>
              </w:rPr>
              <w:t xml:space="preserve">1.2.2  </w:t>
            </w:r>
            <w:r w:rsidR="00E0086A" w:rsidRPr="00DB39BC">
              <w:rPr>
                <w:rStyle w:val="ae"/>
                <w:rFonts w:ascii="黑体" w:hAnsi="黑体"/>
                <w:noProof/>
              </w:rPr>
              <w:t>本人承担任务</w:t>
            </w:r>
            <w:r w:rsidR="00E0086A">
              <w:rPr>
                <w:noProof/>
                <w:webHidden/>
              </w:rPr>
              <w:tab/>
            </w:r>
            <w:r w:rsidR="00E0086A">
              <w:rPr>
                <w:noProof/>
                <w:webHidden/>
              </w:rPr>
              <w:fldChar w:fldCharType="begin"/>
            </w:r>
            <w:r w:rsidR="00E0086A">
              <w:rPr>
                <w:noProof/>
                <w:webHidden/>
              </w:rPr>
              <w:instrText xml:space="preserve"> PAGEREF _Toc9434791 \h </w:instrText>
            </w:r>
            <w:r w:rsidR="00E0086A">
              <w:rPr>
                <w:noProof/>
                <w:webHidden/>
              </w:rPr>
            </w:r>
            <w:r w:rsidR="00E0086A">
              <w:rPr>
                <w:noProof/>
                <w:webHidden/>
              </w:rPr>
              <w:fldChar w:fldCharType="separate"/>
            </w:r>
            <w:r w:rsidR="00E0086A">
              <w:rPr>
                <w:noProof/>
                <w:webHidden/>
              </w:rPr>
              <w:t>2</w:t>
            </w:r>
            <w:r w:rsidR="00E0086A">
              <w:rPr>
                <w:noProof/>
                <w:webHidden/>
              </w:rPr>
              <w:fldChar w:fldCharType="end"/>
            </w:r>
          </w:hyperlink>
        </w:p>
        <w:p w:rsidR="00E0086A" w:rsidRDefault="00BF527A">
          <w:pPr>
            <w:pStyle w:val="21"/>
            <w:rPr>
              <w:noProof/>
              <w:kern w:val="2"/>
              <w:sz w:val="21"/>
              <w:szCs w:val="22"/>
            </w:rPr>
          </w:pPr>
          <w:hyperlink w:anchor="_Toc9434792" w:history="1">
            <w:r w:rsidR="00E0086A" w:rsidRPr="00DB39BC">
              <w:rPr>
                <w:rStyle w:val="ae"/>
                <w:rFonts w:ascii="黑体" w:hAnsi="黑体"/>
                <w:noProof/>
              </w:rPr>
              <w:t xml:space="preserve">1.3  </w:t>
            </w:r>
            <w:r w:rsidR="00E0086A" w:rsidRPr="00DB39BC">
              <w:rPr>
                <w:rStyle w:val="ae"/>
                <w:rFonts w:ascii="黑体" w:hAnsi="黑体"/>
                <w:noProof/>
              </w:rPr>
              <w:t>论文结构</w:t>
            </w:r>
            <w:r w:rsidR="00E0086A">
              <w:rPr>
                <w:noProof/>
                <w:webHidden/>
              </w:rPr>
              <w:tab/>
            </w:r>
            <w:r w:rsidR="00E0086A">
              <w:rPr>
                <w:noProof/>
                <w:webHidden/>
              </w:rPr>
              <w:fldChar w:fldCharType="begin"/>
            </w:r>
            <w:r w:rsidR="00E0086A">
              <w:rPr>
                <w:noProof/>
                <w:webHidden/>
              </w:rPr>
              <w:instrText xml:space="preserve"> PAGEREF _Toc9434792 \h </w:instrText>
            </w:r>
            <w:r w:rsidR="00E0086A">
              <w:rPr>
                <w:noProof/>
                <w:webHidden/>
              </w:rPr>
            </w:r>
            <w:r w:rsidR="00E0086A">
              <w:rPr>
                <w:noProof/>
                <w:webHidden/>
              </w:rPr>
              <w:fldChar w:fldCharType="separate"/>
            </w:r>
            <w:r w:rsidR="00E0086A">
              <w:rPr>
                <w:noProof/>
                <w:webHidden/>
              </w:rPr>
              <w:t>3</w:t>
            </w:r>
            <w:r w:rsidR="00E0086A">
              <w:rPr>
                <w:noProof/>
                <w:webHidden/>
              </w:rPr>
              <w:fldChar w:fldCharType="end"/>
            </w:r>
          </w:hyperlink>
        </w:p>
        <w:p w:rsidR="00E0086A" w:rsidRDefault="00BF527A">
          <w:pPr>
            <w:pStyle w:val="11"/>
            <w:tabs>
              <w:tab w:val="right" w:leader="dot" w:pos="9060"/>
            </w:tabs>
            <w:rPr>
              <w:noProof/>
              <w:kern w:val="2"/>
              <w:sz w:val="21"/>
              <w:szCs w:val="22"/>
            </w:rPr>
          </w:pPr>
          <w:hyperlink w:anchor="_Toc9434793" w:history="1">
            <w:r w:rsidR="00E0086A" w:rsidRPr="00DB39BC">
              <w:rPr>
                <w:rStyle w:val="ae"/>
                <w:noProof/>
              </w:rPr>
              <w:t>第二章</w:t>
            </w:r>
            <w:r w:rsidR="00E0086A" w:rsidRPr="00DB39BC">
              <w:rPr>
                <w:rStyle w:val="ae"/>
                <w:noProof/>
              </w:rPr>
              <w:t xml:space="preserve">  </w:t>
            </w:r>
            <w:r w:rsidR="00E0086A" w:rsidRPr="00DB39BC">
              <w:rPr>
                <w:rStyle w:val="ae"/>
                <w:noProof/>
              </w:rPr>
              <w:t>相关技术介绍</w:t>
            </w:r>
            <w:r w:rsidR="00E0086A">
              <w:rPr>
                <w:noProof/>
                <w:webHidden/>
              </w:rPr>
              <w:tab/>
            </w:r>
            <w:r w:rsidR="00E0086A">
              <w:rPr>
                <w:noProof/>
                <w:webHidden/>
              </w:rPr>
              <w:fldChar w:fldCharType="begin"/>
            </w:r>
            <w:r w:rsidR="00E0086A">
              <w:rPr>
                <w:noProof/>
                <w:webHidden/>
              </w:rPr>
              <w:instrText xml:space="preserve"> PAGEREF _Toc9434793 \h </w:instrText>
            </w:r>
            <w:r w:rsidR="00E0086A">
              <w:rPr>
                <w:noProof/>
                <w:webHidden/>
              </w:rPr>
            </w:r>
            <w:r w:rsidR="00E0086A">
              <w:rPr>
                <w:noProof/>
                <w:webHidden/>
              </w:rPr>
              <w:fldChar w:fldCharType="separate"/>
            </w:r>
            <w:r w:rsidR="00E0086A">
              <w:rPr>
                <w:noProof/>
                <w:webHidden/>
              </w:rPr>
              <w:t>5</w:t>
            </w:r>
            <w:r w:rsidR="00E0086A">
              <w:rPr>
                <w:noProof/>
                <w:webHidden/>
              </w:rPr>
              <w:fldChar w:fldCharType="end"/>
            </w:r>
          </w:hyperlink>
        </w:p>
        <w:p w:rsidR="00E0086A" w:rsidRDefault="00BF527A">
          <w:pPr>
            <w:pStyle w:val="21"/>
            <w:rPr>
              <w:noProof/>
              <w:kern w:val="2"/>
              <w:sz w:val="21"/>
              <w:szCs w:val="22"/>
            </w:rPr>
          </w:pPr>
          <w:hyperlink w:anchor="_Toc9434794" w:history="1">
            <w:r w:rsidR="00E0086A" w:rsidRPr="00DB39BC">
              <w:rPr>
                <w:rStyle w:val="ae"/>
                <w:rFonts w:ascii="黑体" w:hAnsi="黑体"/>
                <w:noProof/>
              </w:rPr>
              <w:t xml:space="preserve">2.1  </w:t>
            </w:r>
            <w:r w:rsidR="00E0086A" w:rsidRPr="00DB39BC">
              <w:rPr>
                <w:rStyle w:val="ae"/>
                <w:rFonts w:ascii="黑体" w:hAnsi="黑体"/>
                <w:noProof/>
              </w:rPr>
              <w:t>异质信息网络</w:t>
            </w:r>
            <w:r w:rsidR="00E0086A">
              <w:rPr>
                <w:noProof/>
                <w:webHidden/>
              </w:rPr>
              <w:tab/>
            </w:r>
            <w:r w:rsidR="00E0086A">
              <w:rPr>
                <w:noProof/>
                <w:webHidden/>
              </w:rPr>
              <w:fldChar w:fldCharType="begin"/>
            </w:r>
            <w:r w:rsidR="00E0086A">
              <w:rPr>
                <w:noProof/>
                <w:webHidden/>
              </w:rPr>
              <w:instrText xml:space="preserve"> PAGEREF _Toc9434794 \h </w:instrText>
            </w:r>
            <w:r w:rsidR="00E0086A">
              <w:rPr>
                <w:noProof/>
                <w:webHidden/>
              </w:rPr>
            </w:r>
            <w:r w:rsidR="00E0086A">
              <w:rPr>
                <w:noProof/>
                <w:webHidden/>
              </w:rPr>
              <w:fldChar w:fldCharType="separate"/>
            </w:r>
            <w:r w:rsidR="00E0086A">
              <w:rPr>
                <w:noProof/>
                <w:webHidden/>
              </w:rPr>
              <w:t>5</w:t>
            </w:r>
            <w:r w:rsidR="00E0086A">
              <w:rPr>
                <w:noProof/>
                <w:webHidden/>
              </w:rPr>
              <w:fldChar w:fldCharType="end"/>
            </w:r>
          </w:hyperlink>
        </w:p>
        <w:p w:rsidR="00E0086A" w:rsidRDefault="00BF527A">
          <w:pPr>
            <w:pStyle w:val="31"/>
            <w:tabs>
              <w:tab w:val="right" w:leader="dot" w:pos="9060"/>
            </w:tabs>
            <w:rPr>
              <w:noProof/>
              <w:kern w:val="2"/>
              <w:sz w:val="21"/>
              <w:szCs w:val="22"/>
            </w:rPr>
          </w:pPr>
          <w:hyperlink w:anchor="_Toc9434795" w:history="1">
            <w:r w:rsidR="00E0086A" w:rsidRPr="00DB39BC">
              <w:rPr>
                <w:rStyle w:val="ae"/>
                <w:rFonts w:ascii="黑体" w:hAnsi="黑体"/>
                <w:noProof/>
              </w:rPr>
              <w:t xml:space="preserve">2.1.1  </w:t>
            </w:r>
            <w:r w:rsidR="00E0086A" w:rsidRPr="00DB39BC">
              <w:rPr>
                <w:rStyle w:val="ae"/>
                <w:rFonts w:ascii="黑体" w:hAnsi="黑体"/>
                <w:noProof/>
              </w:rPr>
              <w:t>基本定义</w:t>
            </w:r>
            <w:r w:rsidR="00E0086A">
              <w:rPr>
                <w:noProof/>
                <w:webHidden/>
              </w:rPr>
              <w:tab/>
            </w:r>
            <w:r w:rsidR="00E0086A">
              <w:rPr>
                <w:noProof/>
                <w:webHidden/>
              </w:rPr>
              <w:fldChar w:fldCharType="begin"/>
            </w:r>
            <w:r w:rsidR="00E0086A">
              <w:rPr>
                <w:noProof/>
                <w:webHidden/>
              </w:rPr>
              <w:instrText xml:space="preserve"> PAGEREF _Toc9434795 \h </w:instrText>
            </w:r>
            <w:r w:rsidR="00E0086A">
              <w:rPr>
                <w:noProof/>
                <w:webHidden/>
              </w:rPr>
            </w:r>
            <w:r w:rsidR="00E0086A">
              <w:rPr>
                <w:noProof/>
                <w:webHidden/>
              </w:rPr>
              <w:fldChar w:fldCharType="separate"/>
            </w:r>
            <w:r w:rsidR="00E0086A">
              <w:rPr>
                <w:noProof/>
                <w:webHidden/>
              </w:rPr>
              <w:t>5</w:t>
            </w:r>
            <w:r w:rsidR="00E0086A">
              <w:rPr>
                <w:noProof/>
                <w:webHidden/>
              </w:rPr>
              <w:fldChar w:fldCharType="end"/>
            </w:r>
          </w:hyperlink>
        </w:p>
        <w:p w:rsidR="00E0086A" w:rsidRDefault="00BF527A">
          <w:pPr>
            <w:pStyle w:val="31"/>
            <w:tabs>
              <w:tab w:val="right" w:leader="dot" w:pos="9060"/>
            </w:tabs>
            <w:rPr>
              <w:noProof/>
              <w:kern w:val="2"/>
              <w:sz w:val="21"/>
              <w:szCs w:val="22"/>
            </w:rPr>
          </w:pPr>
          <w:hyperlink w:anchor="_Toc9434796" w:history="1">
            <w:r w:rsidR="00E0086A" w:rsidRPr="00DB39BC">
              <w:rPr>
                <w:rStyle w:val="ae"/>
                <w:rFonts w:ascii="黑体" w:hAnsi="黑体"/>
                <w:noProof/>
              </w:rPr>
              <w:t xml:space="preserve">2.1.2  </w:t>
            </w:r>
            <w:r w:rsidR="00E0086A" w:rsidRPr="00DB39BC">
              <w:rPr>
                <w:rStyle w:val="ae"/>
                <w:rFonts w:ascii="黑体" w:hAnsi="黑体"/>
                <w:noProof/>
              </w:rPr>
              <w:t>元路径</w:t>
            </w:r>
            <w:r w:rsidR="00E0086A">
              <w:rPr>
                <w:noProof/>
                <w:webHidden/>
              </w:rPr>
              <w:tab/>
            </w:r>
            <w:r w:rsidR="00E0086A">
              <w:rPr>
                <w:noProof/>
                <w:webHidden/>
              </w:rPr>
              <w:fldChar w:fldCharType="begin"/>
            </w:r>
            <w:r w:rsidR="00E0086A">
              <w:rPr>
                <w:noProof/>
                <w:webHidden/>
              </w:rPr>
              <w:instrText xml:space="preserve"> PAGEREF _Toc9434796 \h </w:instrText>
            </w:r>
            <w:r w:rsidR="00E0086A">
              <w:rPr>
                <w:noProof/>
                <w:webHidden/>
              </w:rPr>
            </w:r>
            <w:r w:rsidR="00E0086A">
              <w:rPr>
                <w:noProof/>
                <w:webHidden/>
              </w:rPr>
              <w:fldChar w:fldCharType="separate"/>
            </w:r>
            <w:r w:rsidR="00E0086A">
              <w:rPr>
                <w:noProof/>
                <w:webHidden/>
              </w:rPr>
              <w:t>6</w:t>
            </w:r>
            <w:r w:rsidR="00E0086A">
              <w:rPr>
                <w:noProof/>
                <w:webHidden/>
              </w:rPr>
              <w:fldChar w:fldCharType="end"/>
            </w:r>
          </w:hyperlink>
        </w:p>
        <w:p w:rsidR="00E0086A" w:rsidRDefault="00BF527A">
          <w:pPr>
            <w:pStyle w:val="21"/>
            <w:rPr>
              <w:noProof/>
              <w:kern w:val="2"/>
              <w:sz w:val="21"/>
              <w:szCs w:val="22"/>
            </w:rPr>
          </w:pPr>
          <w:hyperlink w:anchor="_Toc9434797" w:history="1">
            <w:r w:rsidR="00E0086A" w:rsidRPr="00DB39BC">
              <w:rPr>
                <w:rStyle w:val="ae"/>
                <w:rFonts w:ascii="黑体" w:hAnsi="黑体"/>
                <w:noProof/>
              </w:rPr>
              <w:t xml:space="preserve">2.2  </w:t>
            </w:r>
            <w:r w:rsidR="00E0086A" w:rsidRPr="00DB39BC">
              <w:rPr>
                <w:rStyle w:val="ae"/>
                <w:rFonts w:ascii="黑体" w:hAnsi="黑体"/>
                <w:noProof/>
              </w:rPr>
              <w:t>注意力机制</w:t>
            </w:r>
            <w:r w:rsidR="00E0086A">
              <w:rPr>
                <w:noProof/>
                <w:webHidden/>
              </w:rPr>
              <w:tab/>
            </w:r>
            <w:r w:rsidR="00E0086A">
              <w:rPr>
                <w:noProof/>
                <w:webHidden/>
              </w:rPr>
              <w:fldChar w:fldCharType="begin"/>
            </w:r>
            <w:r w:rsidR="00E0086A">
              <w:rPr>
                <w:noProof/>
                <w:webHidden/>
              </w:rPr>
              <w:instrText xml:space="preserve"> PAGEREF _Toc9434797 \h </w:instrText>
            </w:r>
            <w:r w:rsidR="00E0086A">
              <w:rPr>
                <w:noProof/>
                <w:webHidden/>
              </w:rPr>
            </w:r>
            <w:r w:rsidR="00E0086A">
              <w:rPr>
                <w:noProof/>
                <w:webHidden/>
              </w:rPr>
              <w:fldChar w:fldCharType="separate"/>
            </w:r>
            <w:r w:rsidR="00E0086A">
              <w:rPr>
                <w:noProof/>
                <w:webHidden/>
              </w:rPr>
              <w:t>7</w:t>
            </w:r>
            <w:r w:rsidR="00E0086A">
              <w:rPr>
                <w:noProof/>
                <w:webHidden/>
              </w:rPr>
              <w:fldChar w:fldCharType="end"/>
            </w:r>
          </w:hyperlink>
        </w:p>
        <w:p w:rsidR="00E0086A" w:rsidRDefault="00BF527A">
          <w:pPr>
            <w:pStyle w:val="21"/>
            <w:rPr>
              <w:noProof/>
              <w:kern w:val="2"/>
              <w:sz w:val="21"/>
              <w:szCs w:val="22"/>
            </w:rPr>
          </w:pPr>
          <w:hyperlink w:anchor="_Toc9434798" w:history="1">
            <w:r w:rsidR="00E0086A" w:rsidRPr="00DB39BC">
              <w:rPr>
                <w:rStyle w:val="ae"/>
                <w:rFonts w:ascii="黑体" w:hAnsi="黑体"/>
                <w:noProof/>
              </w:rPr>
              <w:t xml:space="preserve">2.3  </w:t>
            </w:r>
            <w:r w:rsidR="00E0086A" w:rsidRPr="00DB39BC">
              <w:rPr>
                <w:rStyle w:val="ae"/>
                <w:rFonts w:ascii="黑体" w:hAnsi="黑体"/>
                <w:noProof/>
              </w:rPr>
              <w:t>度量学习</w:t>
            </w:r>
            <w:r w:rsidR="00E0086A">
              <w:rPr>
                <w:noProof/>
                <w:webHidden/>
              </w:rPr>
              <w:tab/>
            </w:r>
            <w:r w:rsidR="00E0086A">
              <w:rPr>
                <w:noProof/>
                <w:webHidden/>
              </w:rPr>
              <w:fldChar w:fldCharType="begin"/>
            </w:r>
            <w:r w:rsidR="00E0086A">
              <w:rPr>
                <w:noProof/>
                <w:webHidden/>
              </w:rPr>
              <w:instrText xml:space="preserve"> PAGEREF _Toc9434798 \h </w:instrText>
            </w:r>
            <w:r w:rsidR="00E0086A">
              <w:rPr>
                <w:noProof/>
                <w:webHidden/>
              </w:rPr>
            </w:r>
            <w:r w:rsidR="00E0086A">
              <w:rPr>
                <w:noProof/>
                <w:webHidden/>
              </w:rPr>
              <w:fldChar w:fldCharType="separate"/>
            </w:r>
            <w:r w:rsidR="00E0086A">
              <w:rPr>
                <w:noProof/>
                <w:webHidden/>
              </w:rPr>
              <w:t>10</w:t>
            </w:r>
            <w:r w:rsidR="00E0086A">
              <w:rPr>
                <w:noProof/>
                <w:webHidden/>
              </w:rPr>
              <w:fldChar w:fldCharType="end"/>
            </w:r>
          </w:hyperlink>
        </w:p>
        <w:p w:rsidR="00E0086A" w:rsidRDefault="00BF527A">
          <w:pPr>
            <w:pStyle w:val="31"/>
            <w:tabs>
              <w:tab w:val="right" w:leader="dot" w:pos="9060"/>
            </w:tabs>
            <w:rPr>
              <w:noProof/>
              <w:kern w:val="2"/>
              <w:sz w:val="21"/>
              <w:szCs w:val="22"/>
            </w:rPr>
          </w:pPr>
          <w:hyperlink w:anchor="_Toc9434799" w:history="1">
            <w:r w:rsidR="00E0086A" w:rsidRPr="00DB39BC">
              <w:rPr>
                <w:rStyle w:val="ae"/>
                <w:rFonts w:ascii="黑体" w:hAnsi="黑体"/>
                <w:noProof/>
              </w:rPr>
              <w:t xml:space="preserve">2.3.1  </w:t>
            </w:r>
            <w:r w:rsidR="00E0086A" w:rsidRPr="00DB39BC">
              <w:rPr>
                <w:rStyle w:val="ae"/>
                <w:rFonts w:ascii="黑体" w:hAnsi="黑体"/>
                <w:noProof/>
              </w:rPr>
              <w:t>形式化定义</w:t>
            </w:r>
            <w:r w:rsidR="00E0086A">
              <w:rPr>
                <w:noProof/>
                <w:webHidden/>
              </w:rPr>
              <w:tab/>
            </w:r>
            <w:r w:rsidR="00E0086A">
              <w:rPr>
                <w:noProof/>
                <w:webHidden/>
              </w:rPr>
              <w:fldChar w:fldCharType="begin"/>
            </w:r>
            <w:r w:rsidR="00E0086A">
              <w:rPr>
                <w:noProof/>
                <w:webHidden/>
              </w:rPr>
              <w:instrText xml:space="preserve"> PAGEREF _Toc9434799 \h </w:instrText>
            </w:r>
            <w:r w:rsidR="00E0086A">
              <w:rPr>
                <w:noProof/>
                <w:webHidden/>
              </w:rPr>
            </w:r>
            <w:r w:rsidR="00E0086A">
              <w:rPr>
                <w:noProof/>
                <w:webHidden/>
              </w:rPr>
              <w:fldChar w:fldCharType="separate"/>
            </w:r>
            <w:r w:rsidR="00E0086A">
              <w:rPr>
                <w:noProof/>
                <w:webHidden/>
              </w:rPr>
              <w:t>10</w:t>
            </w:r>
            <w:r w:rsidR="00E0086A">
              <w:rPr>
                <w:noProof/>
                <w:webHidden/>
              </w:rPr>
              <w:fldChar w:fldCharType="end"/>
            </w:r>
          </w:hyperlink>
        </w:p>
        <w:p w:rsidR="00E0086A" w:rsidRDefault="00BF527A">
          <w:pPr>
            <w:pStyle w:val="31"/>
            <w:tabs>
              <w:tab w:val="right" w:leader="dot" w:pos="9060"/>
            </w:tabs>
            <w:rPr>
              <w:noProof/>
              <w:kern w:val="2"/>
              <w:sz w:val="21"/>
              <w:szCs w:val="22"/>
            </w:rPr>
          </w:pPr>
          <w:hyperlink w:anchor="_Toc9434800" w:history="1">
            <w:r w:rsidR="00E0086A" w:rsidRPr="00DB39BC">
              <w:rPr>
                <w:rStyle w:val="ae"/>
                <w:rFonts w:ascii="黑体" w:hAnsi="黑体"/>
                <w:noProof/>
              </w:rPr>
              <w:t>2.3.2  kNN</w:t>
            </w:r>
            <w:r w:rsidR="00E0086A" w:rsidRPr="00DB39BC">
              <w:rPr>
                <w:rStyle w:val="ae"/>
                <w:rFonts w:ascii="黑体" w:hAnsi="黑体"/>
                <w:noProof/>
              </w:rPr>
              <w:t>的度量学习</w:t>
            </w:r>
            <w:r w:rsidR="00E0086A">
              <w:rPr>
                <w:noProof/>
                <w:webHidden/>
              </w:rPr>
              <w:tab/>
            </w:r>
            <w:r w:rsidR="00E0086A">
              <w:rPr>
                <w:noProof/>
                <w:webHidden/>
              </w:rPr>
              <w:fldChar w:fldCharType="begin"/>
            </w:r>
            <w:r w:rsidR="00E0086A">
              <w:rPr>
                <w:noProof/>
                <w:webHidden/>
              </w:rPr>
              <w:instrText xml:space="preserve"> PAGEREF _Toc9434800 \h </w:instrText>
            </w:r>
            <w:r w:rsidR="00E0086A">
              <w:rPr>
                <w:noProof/>
                <w:webHidden/>
              </w:rPr>
            </w:r>
            <w:r w:rsidR="00E0086A">
              <w:rPr>
                <w:noProof/>
                <w:webHidden/>
              </w:rPr>
              <w:fldChar w:fldCharType="separate"/>
            </w:r>
            <w:r w:rsidR="00E0086A">
              <w:rPr>
                <w:noProof/>
                <w:webHidden/>
              </w:rPr>
              <w:t>11</w:t>
            </w:r>
            <w:r w:rsidR="00E0086A">
              <w:rPr>
                <w:noProof/>
                <w:webHidden/>
              </w:rPr>
              <w:fldChar w:fldCharType="end"/>
            </w:r>
          </w:hyperlink>
        </w:p>
        <w:p w:rsidR="00E0086A" w:rsidRDefault="00BF527A">
          <w:pPr>
            <w:pStyle w:val="21"/>
            <w:rPr>
              <w:noProof/>
              <w:kern w:val="2"/>
              <w:sz w:val="21"/>
              <w:szCs w:val="22"/>
            </w:rPr>
          </w:pPr>
          <w:hyperlink w:anchor="_Toc9434801" w:history="1">
            <w:r w:rsidR="00E0086A" w:rsidRPr="00DB39BC">
              <w:rPr>
                <w:rStyle w:val="ae"/>
                <w:rFonts w:ascii="黑体" w:hAnsi="黑体"/>
                <w:noProof/>
              </w:rPr>
              <w:t xml:space="preserve">2.4  </w:t>
            </w:r>
            <w:r w:rsidR="00E0086A" w:rsidRPr="00DB39BC">
              <w:rPr>
                <w:rStyle w:val="ae"/>
                <w:rFonts w:ascii="黑体" w:hAnsi="黑体"/>
                <w:noProof/>
              </w:rPr>
              <w:t>本章小结</w:t>
            </w:r>
            <w:r w:rsidR="00E0086A">
              <w:rPr>
                <w:noProof/>
                <w:webHidden/>
              </w:rPr>
              <w:tab/>
            </w:r>
            <w:r w:rsidR="00E0086A">
              <w:rPr>
                <w:noProof/>
                <w:webHidden/>
              </w:rPr>
              <w:fldChar w:fldCharType="begin"/>
            </w:r>
            <w:r w:rsidR="00E0086A">
              <w:rPr>
                <w:noProof/>
                <w:webHidden/>
              </w:rPr>
              <w:instrText xml:space="preserve"> PAGEREF _Toc9434801 \h </w:instrText>
            </w:r>
            <w:r w:rsidR="00E0086A">
              <w:rPr>
                <w:noProof/>
                <w:webHidden/>
              </w:rPr>
            </w:r>
            <w:r w:rsidR="00E0086A">
              <w:rPr>
                <w:noProof/>
                <w:webHidden/>
              </w:rPr>
              <w:fldChar w:fldCharType="separate"/>
            </w:r>
            <w:r w:rsidR="00E0086A">
              <w:rPr>
                <w:noProof/>
                <w:webHidden/>
              </w:rPr>
              <w:t>12</w:t>
            </w:r>
            <w:r w:rsidR="00E0086A">
              <w:rPr>
                <w:noProof/>
                <w:webHidden/>
              </w:rPr>
              <w:fldChar w:fldCharType="end"/>
            </w:r>
          </w:hyperlink>
        </w:p>
        <w:p w:rsidR="00E0086A" w:rsidRDefault="00BF527A">
          <w:pPr>
            <w:pStyle w:val="11"/>
            <w:tabs>
              <w:tab w:val="right" w:leader="dot" w:pos="9060"/>
            </w:tabs>
            <w:rPr>
              <w:noProof/>
              <w:kern w:val="2"/>
              <w:sz w:val="21"/>
              <w:szCs w:val="22"/>
            </w:rPr>
          </w:pPr>
          <w:hyperlink w:anchor="_Toc9434802" w:history="1">
            <w:r w:rsidR="00E0086A" w:rsidRPr="00DB39BC">
              <w:rPr>
                <w:rStyle w:val="ae"/>
                <w:noProof/>
              </w:rPr>
              <w:t>第三章</w:t>
            </w:r>
            <w:r w:rsidR="00E0086A" w:rsidRPr="00DB39BC">
              <w:rPr>
                <w:rStyle w:val="ae"/>
                <w:noProof/>
              </w:rPr>
              <w:t xml:space="preserve">  </w:t>
            </w:r>
            <w:r w:rsidR="00E0086A" w:rsidRPr="00DB39BC">
              <w:rPr>
                <w:rStyle w:val="ae"/>
                <w:noProof/>
              </w:rPr>
              <w:t>基于异质信息网络的推荐模型</w:t>
            </w:r>
            <w:r w:rsidR="00E0086A" w:rsidRPr="00DB39BC">
              <w:rPr>
                <w:rStyle w:val="ae"/>
                <w:noProof/>
              </w:rPr>
              <w:t>ACFML</w:t>
            </w:r>
            <w:r w:rsidR="00E0086A" w:rsidRPr="00DB39BC">
              <w:rPr>
                <w:rStyle w:val="ae"/>
                <w:noProof/>
              </w:rPr>
              <w:t>详解</w:t>
            </w:r>
            <w:r w:rsidR="00E0086A">
              <w:rPr>
                <w:noProof/>
                <w:webHidden/>
              </w:rPr>
              <w:tab/>
            </w:r>
            <w:r w:rsidR="00E0086A">
              <w:rPr>
                <w:noProof/>
                <w:webHidden/>
              </w:rPr>
              <w:fldChar w:fldCharType="begin"/>
            </w:r>
            <w:r w:rsidR="00E0086A">
              <w:rPr>
                <w:noProof/>
                <w:webHidden/>
              </w:rPr>
              <w:instrText xml:space="preserve"> PAGEREF _Toc9434802 \h </w:instrText>
            </w:r>
            <w:r w:rsidR="00E0086A">
              <w:rPr>
                <w:noProof/>
                <w:webHidden/>
              </w:rPr>
            </w:r>
            <w:r w:rsidR="00E0086A">
              <w:rPr>
                <w:noProof/>
                <w:webHidden/>
              </w:rPr>
              <w:fldChar w:fldCharType="separate"/>
            </w:r>
            <w:r w:rsidR="00E0086A">
              <w:rPr>
                <w:noProof/>
                <w:webHidden/>
              </w:rPr>
              <w:t>14</w:t>
            </w:r>
            <w:r w:rsidR="00E0086A">
              <w:rPr>
                <w:noProof/>
                <w:webHidden/>
              </w:rPr>
              <w:fldChar w:fldCharType="end"/>
            </w:r>
          </w:hyperlink>
        </w:p>
        <w:p w:rsidR="00E0086A" w:rsidRDefault="00BF527A">
          <w:pPr>
            <w:pStyle w:val="21"/>
            <w:rPr>
              <w:noProof/>
              <w:kern w:val="2"/>
              <w:sz w:val="21"/>
              <w:szCs w:val="22"/>
            </w:rPr>
          </w:pPr>
          <w:hyperlink w:anchor="_Toc9434803" w:history="1">
            <w:r w:rsidR="00E0086A" w:rsidRPr="00DB39BC">
              <w:rPr>
                <w:rStyle w:val="ae"/>
                <w:rFonts w:ascii="黑体" w:hAnsi="黑体"/>
                <w:noProof/>
              </w:rPr>
              <w:t xml:space="preserve">3.1  </w:t>
            </w:r>
            <w:r w:rsidR="00E0086A" w:rsidRPr="00DB39BC">
              <w:rPr>
                <w:rStyle w:val="ae"/>
                <w:rFonts w:ascii="黑体" w:hAnsi="黑体"/>
                <w:noProof/>
              </w:rPr>
              <w:t>基础模型</w:t>
            </w:r>
            <w:r w:rsidR="00E0086A" w:rsidRPr="00DB39BC">
              <w:rPr>
                <w:rStyle w:val="ae"/>
                <w:rFonts w:ascii="黑体" w:hAnsi="黑体"/>
                <w:noProof/>
              </w:rPr>
              <w:t>NeuACF</w:t>
            </w:r>
            <w:r w:rsidR="00E0086A">
              <w:rPr>
                <w:noProof/>
                <w:webHidden/>
              </w:rPr>
              <w:tab/>
            </w:r>
            <w:r w:rsidR="00E0086A">
              <w:rPr>
                <w:noProof/>
                <w:webHidden/>
              </w:rPr>
              <w:fldChar w:fldCharType="begin"/>
            </w:r>
            <w:r w:rsidR="00E0086A">
              <w:rPr>
                <w:noProof/>
                <w:webHidden/>
              </w:rPr>
              <w:instrText xml:space="preserve"> PAGEREF _Toc9434803 \h </w:instrText>
            </w:r>
            <w:r w:rsidR="00E0086A">
              <w:rPr>
                <w:noProof/>
                <w:webHidden/>
              </w:rPr>
            </w:r>
            <w:r w:rsidR="00E0086A">
              <w:rPr>
                <w:noProof/>
                <w:webHidden/>
              </w:rPr>
              <w:fldChar w:fldCharType="separate"/>
            </w:r>
            <w:r w:rsidR="00E0086A">
              <w:rPr>
                <w:noProof/>
                <w:webHidden/>
              </w:rPr>
              <w:t>14</w:t>
            </w:r>
            <w:r w:rsidR="00E0086A">
              <w:rPr>
                <w:noProof/>
                <w:webHidden/>
              </w:rPr>
              <w:fldChar w:fldCharType="end"/>
            </w:r>
          </w:hyperlink>
        </w:p>
        <w:p w:rsidR="00E0086A" w:rsidRDefault="00BF527A">
          <w:pPr>
            <w:pStyle w:val="31"/>
            <w:tabs>
              <w:tab w:val="right" w:leader="dot" w:pos="9060"/>
            </w:tabs>
            <w:rPr>
              <w:noProof/>
              <w:kern w:val="2"/>
              <w:sz w:val="21"/>
              <w:szCs w:val="22"/>
            </w:rPr>
          </w:pPr>
          <w:hyperlink w:anchor="_Toc9434804" w:history="1">
            <w:r w:rsidR="00E0086A" w:rsidRPr="00DB39BC">
              <w:rPr>
                <w:rStyle w:val="ae"/>
                <w:rFonts w:ascii="黑体" w:hAnsi="黑体"/>
                <w:noProof/>
              </w:rPr>
              <w:t xml:space="preserve">3.1.1 </w:t>
            </w:r>
            <w:r w:rsidR="00E0086A" w:rsidRPr="00DB39BC">
              <w:rPr>
                <w:rStyle w:val="ae"/>
                <w:rFonts w:ascii="黑体" w:hAnsi="黑体"/>
                <w:noProof/>
              </w:rPr>
              <w:t>模型框架</w:t>
            </w:r>
            <w:r w:rsidR="00E0086A">
              <w:rPr>
                <w:noProof/>
                <w:webHidden/>
              </w:rPr>
              <w:tab/>
            </w:r>
            <w:r w:rsidR="00E0086A">
              <w:rPr>
                <w:noProof/>
                <w:webHidden/>
              </w:rPr>
              <w:fldChar w:fldCharType="begin"/>
            </w:r>
            <w:r w:rsidR="00E0086A">
              <w:rPr>
                <w:noProof/>
                <w:webHidden/>
              </w:rPr>
              <w:instrText xml:space="preserve"> PAGEREF _Toc9434804 \h </w:instrText>
            </w:r>
            <w:r w:rsidR="00E0086A">
              <w:rPr>
                <w:noProof/>
                <w:webHidden/>
              </w:rPr>
            </w:r>
            <w:r w:rsidR="00E0086A">
              <w:rPr>
                <w:noProof/>
                <w:webHidden/>
              </w:rPr>
              <w:fldChar w:fldCharType="separate"/>
            </w:r>
            <w:r w:rsidR="00E0086A">
              <w:rPr>
                <w:noProof/>
                <w:webHidden/>
              </w:rPr>
              <w:t>14</w:t>
            </w:r>
            <w:r w:rsidR="00E0086A">
              <w:rPr>
                <w:noProof/>
                <w:webHidden/>
              </w:rPr>
              <w:fldChar w:fldCharType="end"/>
            </w:r>
          </w:hyperlink>
        </w:p>
        <w:p w:rsidR="00E0086A" w:rsidRDefault="00BF527A">
          <w:pPr>
            <w:pStyle w:val="31"/>
            <w:tabs>
              <w:tab w:val="right" w:leader="dot" w:pos="9060"/>
            </w:tabs>
            <w:rPr>
              <w:noProof/>
              <w:kern w:val="2"/>
              <w:sz w:val="21"/>
              <w:szCs w:val="22"/>
            </w:rPr>
          </w:pPr>
          <w:hyperlink w:anchor="_Toc9434805" w:history="1">
            <w:r w:rsidR="00E0086A" w:rsidRPr="00DB39BC">
              <w:rPr>
                <w:rStyle w:val="ae"/>
                <w:rFonts w:ascii="黑体" w:hAnsi="黑体"/>
                <w:noProof/>
              </w:rPr>
              <w:t xml:space="preserve">3.1.2 </w:t>
            </w:r>
            <w:r w:rsidR="00E0086A" w:rsidRPr="00DB39BC">
              <w:rPr>
                <w:rStyle w:val="ae"/>
                <w:rFonts w:ascii="黑体" w:hAnsi="黑体"/>
                <w:noProof/>
              </w:rPr>
              <w:t>方面级相似性矩阵计算</w:t>
            </w:r>
            <w:r w:rsidR="00E0086A">
              <w:rPr>
                <w:noProof/>
                <w:webHidden/>
              </w:rPr>
              <w:tab/>
            </w:r>
            <w:r w:rsidR="00E0086A">
              <w:rPr>
                <w:noProof/>
                <w:webHidden/>
              </w:rPr>
              <w:fldChar w:fldCharType="begin"/>
            </w:r>
            <w:r w:rsidR="00E0086A">
              <w:rPr>
                <w:noProof/>
                <w:webHidden/>
              </w:rPr>
              <w:instrText xml:space="preserve"> PAGEREF _Toc9434805 \h </w:instrText>
            </w:r>
            <w:r w:rsidR="00E0086A">
              <w:rPr>
                <w:noProof/>
                <w:webHidden/>
              </w:rPr>
            </w:r>
            <w:r w:rsidR="00E0086A">
              <w:rPr>
                <w:noProof/>
                <w:webHidden/>
              </w:rPr>
              <w:fldChar w:fldCharType="separate"/>
            </w:r>
            <w:r w:rsidR="00E0086A">
              <w:rPr>
                <w:noProof/>
                <w:webHidden/>
              </w:rPr>
              <w:t>15</w:t>
            </w:r>
            <w:r w:rsidR="00E0086A">
              <w:rPr>
                <w:noProof/>
                <w:webHidden/>
              </w:rPr>
              <w:fldChar w:fldCharType="end"/>
            </w:r>
          </w:hyperlink>
        </w:p>
        <w:p w:rsidR="00E0086A" w:rsidRDefault="00BF527A">
          <w:pPr>
            <w:pStyle w:val="31"/>
            <w:tabs>
              <w:tab w:val="right" w:leader="dot" w:pos="9060"/>
            </w:tabs>
            <w:rPr>
              <w:noProof/>
              <w:kern w:val="2"/>
              <w:sz w:val="21"/>
              <w:szCs w:val="22"/>
            </w:rPr>
          </w:pPr>
          <w:hyperlink w:anchor="_Toc9434806" w:history="1">
            <w:r w:rsidR="00E0086A" w:rsidRPr="00DB39BC">
              <w:rPr>
                <w:rStyle w:val="ae"/>
                <w:rFonts w:ascii="黑体" w:hAnsi="黑体"/>
                <w:noProof/>
              </w:rPr>
              <w:t xml:space="preserve">3.1.3 </w:t>
            </w:r>
            <w:r w:rsidR="00E0086A" w:rsidRPr="00DB39BC">
              <w:rPr>
                <w:rStyle w:val="ae"/>
                <w:rFonts w:ascii="黑体" w:hAnsi="黑体"/>
                <w:noProof/>
              </w:rPr>
              <w:t>方面级隐因子学习</w:t>
            </w:r>
            <w:r w:rsidR="00E0086A">
              <w:rPr>
                <w:noProof/>
                <w:webHidden/>
              </w:rPr>
              <w:tab/>
            </w:r>
            <w:r w:rsidR="00E0086A">
              <w:rPr>
                <w:noProof/>
                <w:webHidden/>
              </w:rPr>
              <w:fldChar w:fldCharType="begin"/>
            </w:r>
            <w:r w:rsidR="00E0086A">
              <w:rPr>
                <w:noProof/>
                <w:webHidden/>
              </w:rPr>
              <w:instrText xml:space="preserve"> PAGEREF _Toc9434806 \h </w:instrText>
            </w:r>
            <w:r w:rsidR="00E0086A">
              <w:rPr>
                <w:noProof/>
                <w:webHidden/>
              </w:rPr>
            </w:r>
            <w:r w:rsidR="00E0086A">
              <w:rPr>
                <w:noProof/>
                <w:webHidden/>
              </w:rPr>
              <w:fldChar w:fldCharType="separate"/>
            </w:r>
            <w:r w:rsidR="00E0086A">
              <w:rPr>
                <w:noProof/>
                <w:webHidden/>
              </w:rPr>
              <w:t>15</w:t>
            </w:r>
            <w:r w:rsidR="00E0086A">
              <w:rPr>
                <w:noProof/>
                <w:webHidden/>
              </w:rPr>
              <w:fldChar w:fldCharType="end"/>
            </w:r>
          </w:hyperlink>
        </w:p>
        <w:p w:rsidR="00E0086A" w:rsidRDefault="00BF527A">
          <w:pPr>
            <w:pStyle w:val="31"/>
            <w:tabs>
              <w:tab w:val="right" w:leader="dot" w:pos="9060"/>
            </w:tabs>
            <w:rPr>
              <w:noProof/>
              <w:kern w:val="2"/>
              <w:sz w:val="21"/>
              <w:szCs w:val="22"/>
            </w:rPr>
          </w:pPr>
          <w:hyperlink w:anchor="_Toc9434807" w:history="1">
            <w:r w:rsidR="00E0086A" w:rsidRPr="00DB39BC">
              <w:rPr>
                <w:rStyle w:val="ae"/>
                <w:rFonts w:ascii="黑体" w:hAnsi="黑体"/>
                <w:noProof/>
              </w:rPr>
              <w:t xml:space="preserve">3.1.4 </w:t>
            </w:r>
            <w:r w:rsidR="00E0086A" w:rsidRPr="00DB39BC">
              <w:rPr>
                <w:rStyle w:val="ae"/>
                <w:rFonts w:ascii="黑体" w:hAnsi="黑体"/>
                <w:noProof/>
              </w:rPr>
              <w:t>基于注意力机制的方面级隐因子融合</w:t>
            </w:r>
            <w:r w:rsidR="00E0086A">
              <w:rPr>
                <w:noProof/>
                <w:webHidden/>
              </w:rPr>
              <w:tab/>
            </w:r>
            <w:r w:rsidR="00E0086A">
              <w:rPr>
                <w:noProof/>
                <w:webHidden/>
              </w:rPr>
              <w:fldChar w:fldCharType="begin"/>
            </w:r>
            <w:r w:rsidR="00E0086A">
              <w:rPr>
                <w:noProof/>
                <w:webHidden/>
              </w:rPr>
              <w:instrText xml:space="preserve"> PAGEREF _Toc9434807 \h </w:instrText>
            </w:r>
            <w:r w:rsidR="00E0086A">
              <w:rPr>
                <w:noProof/>
                <w:webHidden/>
              </w:rPr>
            </w:r>
            <w:r w:rsidR="00E0086A">
              <w:rPr>
                <w:noProof/>
                <w:webHidden/>
              </w:rPr>
              <w:fldChar w:fldCharType="separate"/>
            </w:r>
            <w:r w:rsidR="00E0086A">
              <w:rPr>
                <w:noProof/>
                <w:webHidden/>
              </w:rPr>
              <w:t>16</w:t>
            </w:r>
            <w:r w:rsidR="00E0086A">
              <w:rPr>
                <w:noProof/>
                <w:webHidden/>
              </w:rPr>
              <w:fldChar w:fldCharType="end"/>
            </w:r>
          </w:hyperlink>
        </w:p>
        <w:p w:rsidR="00E0086A" w:rsidRDefault="00BF527A">
          <w:pPr>
            <w:pStyle w:val="31"/>
            <w:tabs>
              <w:tab w:val="right" w:leader="dot" w:pos="9060"/>
            </w:tabs>
            <w:rPr>
              <w:noProof/>
              <w:kern w:val="2"/>
              <w:sz w:val="21"/>
              <w:szCs w:val="22"/>
            </w:rPr>
          </w:pPr>
          <w:hyperlink w:anchor="_Toc9434808" w:history="1">
            <w:r w:rsidR="00E0086A" w:rsidRPr="00DB39BC">
              <w:rPr>
                <w:rStyle w:val="ae"/>
                <w:rFonts w:ascii="黑体" w:hAnsi="黑体"/>
                <w:noProof/>
              </w:rPr>
              <w:t xml:space="preserve">3.1.5 </w:t>
            </w:r>
            <w:r w:rsidR="00E0086A" w:rsidRPr="00DB39BC">
              <w:rPr>
                <w:rStyle w:val="ae"/>
                <w:rFonts w:ascii="黑体" w:hAnsi="黑体"/>
                <w:noProof/>
              </w:rPr>
              <w:t>模型优化</w:t>
            </w:r>
            <w:r w:rsidR="00E0086A">
              <w:rPr>
                <w:noProof/>
                <w:webHidden/>
              </w:rPr>
              <w:tab/>
            </w:r>
            <w:r w:rsidR="00E0086A">
              <w:rPr>
                <w:noProof/>
                <w:webHidden/>
              </w:rPr>
              <w:fldChar w:fldCharType="begin"/>
            </w:r>
            <w:r w:rsidR="00E0086A">
              <w:rPr>
                <w:noProof/>
                <w:webHidden/>
              </w:rPr>
              <w:instrText xml:space="preserve"> PAGEREF _Toc9434808 \h </w:instrText>
            </w:r>
            <w:r w:rsidR="00E0086A">
              <w:rPr>
                <w:noProof/>
                <w:webHidden/>
              </w:rPr>
            </w:r>
            <w:r w:rsidR="00E0086A">
              <w:rPr>
                <w:noProof/>
                <w:webHidden/>
              </w:rPr>
              <w:fldChar w:fldCharType="separate"/>
            </w:r>
            <w:r w:rsidR="00E0086A">
              <w:rPr>
                <w:noProof/>
                <w:webHidden/>
              </w:rPr>
              <w:t>16</w:t>
            </w:r>
            <w:r w:rsidR="00E0086A">
              <w:rPr>
                <w:noProof/>
                <w:webHidden/>
              </w:rPr>
              <w:fldChar w:fldCharType="end"/>
            </w:r>
          </w:hyperlink>
        </w:p>
        <w:p w:rsidR="00E0086A" w:rsidRDefault="00BF527A">
          <w:pPr>
            <w:pStyle w:val="21"/>
            <w:rPr>
              <w:noProof/>
              <w:kern w:val="2"/>
              <w:sz w:val="21"/>
              <w:szCs w:val="22"/>
            </w:rPr>
          </w:pPr>
          <w:hyperlink w:anchor="_Toc9434809" w:history="1">
            <w:r w:rsidR="00E0086A" w:rsidRPr="00DB39BC">
              <w:rPr>
                <w:rStyle w:val="ae"/>
                <w:rFonts w:ascii="黑体" w:hAnsi="黑体"/>
                <w:noProof/>
              </w:rPr>
              <w:t xml:space="preserve">3.2  </w:t>
            </w:r>
            <w:r w:rsidR="00E0086A" w:rsidRPr="00DB39BC">
              <w:rPr>
                <w:rStyle w:val="ae"/>
                <w:rFonts w:ascii="黑体" w:hAnsi="黑体"/>
                <w:noProof/>
              </w:rPr>
              <w:t>改进模型</w:t>
            </w:r>
            <w:r w:rsidR="00E0086A" w:rsidRPr="00DB39BC">
              <w:rPr>
                <w:rStyle w:val="ae"/>
                <w:rFonts w:ascii="黑体" w:hAnsi="黑体"/>
                <w:noProof/>
              </w:rPr>
              <w:t>ACFML</w:t>
            </w:r>
            <w:r w:rsidR="00E0086A">
              <w:rPr>
                <w:noProof/>
                <w:webHidden/>
              </w:rPr>
              <w:tab/>
            </w:r>
            <w:r w:rsidR="00E0086A">
              <w:rPr>
                <w:noProof/>
                <w:webHidden/>
              </w:rPr>
              <w:fldChar w:fldCharType="begin"/>
            </w:r>
            <w:r w:rsidR="00E0086A">
              <w:rPr>
                <w:noProof/>
                <w:webHidden/>
              </w:rPr>
              <w:instrText xml:space="preserve"> PAGEREF _Toc9434809 \h </w:instrText>
            </w:r>
            <w:r w:rsidR="00E0086A">
              <w:rPr>
                <w:noProof/>
                <w:webHidden/>
              </w:rPr>
            </w:r>
            <w:r w:rsidR="00E0086A">
              <w:rPr>
                <w:noProof/>
                <w:webHidden/>
              </w:rPr>
              <w:fldChar w:fldCharType="separate"/>
            </w:r>
            <w:r w:rsidR="00E0086A">
              <w:rPr>
                <w:noProof/>
                <w:webHidden/>
              </w:rPr>
              <w:t>17</w:t>
            </w:r>
            <w:r w:rsidR="00E0086A">
              <w:rPr>
                <w:noProof/>
                <w:webHidden/>
              </w:rPr>
              <w:fldChar w:fldCharType="end"/>
            </w:r>
          </w:hyperlink>
        </w:p>
        <w:p w:rsidR="00E0086A" w:rsidRDefault="00BF527A">
          <w:pPr>
            <w:pStyle w:val="31"/>
            <w:tabs>
              <w:tab w:val="right" w:leader="dot" w:pos="9060"/>
            </w:tabs>
            <w:rPr>
              <w:noProof/>
              <w:kern w:val="2"/>
              <w:sz w:val="21"/>
              <w:szCs w:val="22"/>
            </w:rPr>
          </w:pPr>
          <w:hyperlink w:anchor="_Toc9434810" w:history="1">
            <w:r w:rsidR="00E0086A" w:rsidRPr="00DB39BC">
              <w:rPr>
                <w:rStyle w:val="ae"/>
                <w:rFonts w:ascii="黑体" w:hAnsi="黑体"/>
                <w:noProof/>
              </w:rPr>
              <w:t>3.2.1 NeuACF</w:t>
            </w:r>
            <w:r w:rsidR="00E0086A" w:rsidRPr="00DB39BC">
              <w:rPr>
                <w:rStyle w:val="ae"/>
                <w:rFonts w:ascii="黑体" w:hAnsi="黑体"/>
                <w:noProof/>
              </w:rPr>
              <w:t>问题分析</w:t>
            </w:r>
            <w:r w:rsidR="00E0086A">
              <w:rPr>
                <w:noProof/>
                <w:webHidden/>
              </w:rPr>
              <w:tab/>
            </w:r>
            <w:r w:rsidR="00E0086A">
              <w:rPr>
                <w:noProof/>
                <w:webHidden/>
              </w:rPr>
              <w:fldChar w:fldCharType="begin"/>
            </w:r>
            <w:r w:rsidR="00E0086A">
              <w:rPr>
                <w:noProof/>
                <w:webHidden/>
              </w:rPr>
              <w:instrText xml:space="preserve"> PAGEREF _Toc9434810 \h </w:instrText>
            </w:r>
            <w:r w:rsidR="00E0086A">
              <w:rPr>
                <w:noProof/>
                <w:webHidden/>
              </w:rPr>
            </w:r>
            <w:r w:rsidR="00E0086A">
              <w:rPr>
                <w:noProof/>
                <w:webHidden/>
              </w:rPr>
              <w:fldChar w:fldCharType="separate"/>
            </w:r>
            <w:r w:rsidR="00E0086A">
              <w:rPr>
                <w:noProof/>
                <w:webHidden/>
              </w:rPr>
              <w:t>17</w:t>
            </w:r>
            <w:r w:rsidR="00E0086A">
              <w:rPr>
                <w:noProof/>
                <w:webHidden/>
              </w:rPr>
              <w:fldChar w:fldCharType="end"/>
            </w:r>
          </w:hyperlink>
        </w:p>
        <w:p w:rsidR="00E0086A" w:rsidRDefault="00BF527A">
          <w:pPr>
            <w:pStyle w:val="31"/>
            <w:tabs>
              <w:tab w:val="right" w:leader="dot" w:pos="9060"/>
            </w:tabs>
            <w:rPr>
              <w:noProof/>
              <w:kern w:val="2"/>
              <w:sz w:val="21"/>
              <w:szCs w:val="22"/>
            </w:rPr>
          </w:pPr>
          <w:hyperlink w:anchor="_Toc9434811" w:history="1">
            <w:r w:rsidR="00E0086A" w:rsidRPr="00DB39BC">
              <w:rPr>
                <w:rStyle w:val="ae"/>
                <w:rFonts w:ascii="黑体" w:hAnsi="黑体"/>
                <w:noProof/>
              </w:rPr>
              <w:t xml:space="preserve">3.2.2 </w:t>
            </w:r>
            <w:r w:rsidR="00E0086A" w:rsidRPr="00DB39BC">
              <w:rPr>
                <w:rStyle w:val="ae"/>
                <w:rFonts w:ascii="黑体" w:hAnsi="黑体"/>
                <w:noProof/>
              </w:rPr>
              <w:t>改进方案</w:t>
            </w:r>
            <w:r w:rsidR="00E0086A">
              <w:rPr>
                <w:noProof/>
                <w:webHidden/>
              </w:rPr>
              <w:tab/>
            </w:r>
            <w:r w:rsidR="00E0086A">
              <w:rPr>
                <w:noProof/>
                <w:webHidden/>
              </w:rPr>
              <w:fldChar w:fldCharType="begin"/>
            </w:r>
            <w:r w:rsidR="00E0086A">
              <w:rPr>
                <w:noProof/>
                <w:webHidden/>
              </w:rPr>
              <w:instrText xml:space="preserve"> PAGEREF _Toc9434811 \h </w:instrText>
            </w:r>
            <w:r w:rsidR="00E0086A">
              <w:rPr>
                <w:noProof/>
                <w:webHidden/>
              </w:rPr>
            </w:r>
            <w:r w:rsidR="00E0086A">
              <w:rPr>
                <w:noProof/>
                <w:webHidden/>
              </w:rPr>
              <w:fldChar w:fldCharType="separate"/>
            </w:r>
            <w:r w:rsidR="00E0086A">
              <w:rPr>
                <w:noProof/>
                <w:webHidden/>
              </w:rPr>
              <w:t>18</w:t>
            </w:r>
            <w:r w:rsidR="00E0086A">
              <w:rPr>
                <w:noProof/>
                <w:webHidden/>
              </w:rPr>
              <w:fldChar w:fldCharType="end"/>
            </w:r>
          </w:hyperlink>
        </w:p>
        <w:p w:rsidR="00E0086A" w:rsidRDefault="00BF527A">
          <w:pPr>
            <w:pStyle w:val="31"/>
            <w:tabs>
              <w:tab w:val="right" w:leader="dot" w:pos="9060"/>
            </w:tabs>
            <w:rPr>
              <w:noProof/>
              <w:kern w:val="2"/>
              <w:sz w:val="21"/>
              <w:szCs w:val="22"/>
            </w:rPr>
          </w:pPr>
          <w:hyperlink w:anchor="_Toc9434812" w:history="1">
            <w:r w:rsidR="00E0086A" w:rsidRPr="00DB39BC">
              <w:rPr>
                <w:rStyle w:val="ae"/>
                <w:rFonts w:ascii="黑体" w:hAnsi="黑体"/>
                <w:noProof/>
              </w:rPr>
              <w:t xml:space="preserve">3.2.3 </w:t>
            </w:r>
            <w:r w:rsidR="00E0086A" w:rsidRPr="00DB39BC">
              <w:rPr>
                <w:rStyle w:val="ae"/>
                <w:rFonts w:ascii="黑体" w:hAnsi="黑体"/>
                <w:noProof/>
              </w:rPr>
              <w:t>总体模型</w:t>
            </w:r>
            <w:r w:rsidR="00E0086A">
              <w:rPr>
                <w:noProof/>
                <w:webHidden/>
              </w:rPr>
              <w:tab/>
            </w:r>
            <w:r w:rsidR="00E0086A">
              <w:rPr>
                <w:noProof/>
                <w:webHidden/>
              </w:rPr>
              <w:fldChar w:fldCharType="begin"/>
            </w:r>
            <w:r w:rsidR="00E0086A">
              <w:rPr>
                <w:noProof/>
                <w:webHidden/>
              </w:rPr>
              <w:instrText xml:space="preserve"> PAGEREF _Toc9434812 \h </w:instrText>
            </w:r>
            <w:r w:rsidR="00E0086A">
              <w:rPr>
                <w:noProof/>
                <w:webHidden/>
              </w:rPr>
            </w:r>
            <w:r w:rsidR="00E0086A">
              <w:rPr>
                <w:noProof/>
                <w:webHidden/>
              </w:rPr>
              <w:fldChar w:fldCharType="separate"/>
            </w:r>
            <w:r w:rsidR="00E0086A">
              <w:rPr>
                <w:noProof/>
                <w:webHidden/>
              </w:rPr>
              <w:t>19</w:t>
            </w:r>
            <w:r w:rsidR="00E0086A">
              <w:rPr>
                <w:noProof/>
                <w:webHidden/>
              </w:rPr>
              <w:fldChar w:fldCharType="end"/>
            </w:r>
          </w:hyperlink>
        </w:p>
        <w:p w:rsidR="00E0086A" w:rsidRDefault="00BF527A">
          <w:pPr>
            <w:pStyle w:val="21"/>
            <w:rPr>
              <w:noProof/>
              <w:kern w:val="2"/>
              <w:sz w:val="21"/>
              <w:szCs w:val="22"/>
            </w:rPr>
          </w:pPr>
          <w:hyperlink w:anchor="_Toc9434813" w:history="1">
            <w:r w:rsidR="00E0086A" w:rsidRPr="00DB39BC">
              <w:rPr>
                <w:rStyle w:val="ae"/>
                <w:rFonts w:ascii="黑体" w:hAnsi="黑体"/>
                <w:noProof/>
              </w:rPr>
              <w:t xml:space="preserve">3.3  </w:t>
            </w:r>
            <w:r w:rsidR="00E0086A" w:rsidRPr="00DB39BC">
              <w:rPr>
                <w:rStyle w:val="ae"/>
                <w:rFonts w:ascii="黑体" w:hAnsi="黑体"/>
                <w:noProof/>
              </w:rPr>
              <w:t>本章小结</w:t>
            </w:r>
            <w:r w:rsidR="00E0086A">
              <w:rPr>
                <w:noProof/>
                <w:webHidden/>
              </w:rPr>
              <w:tab/>
            </w:r>
            <w:r w:rsidR="00E0086A">
              <w:rPr>
                <w:noProof/>
                <w:webHidden/>
              </w:rPr>
              <w:fldChar w:fldCharType="begin"/>
            </w:r>
            <w:r w:rsidR="00E0086A">
              <w:rPr>
                <w:noProof/>
                <w:webHidden/>
              </w:rPr>
              <w:instrText xml:space="preserve"> PAGEREF _Toc9434813 \h </w:instrText>
            </w:r>
            <w:r w:rsidR="00E0086A">
              <w:rPr>
                <w:noProof/>
                <w:webHidden/>
              </w:rPr>
            </w:r>
            <w:r w:rsidR="00E0086A">
              <w:rPr>
                <w:noProof/>
                <w:webHidden/>
              </w:rPr>
              <w:fldChar w:fldCharType="separate"/>
            </w:r>
            <w:r w:rsidR="00E0086A">
              <w:rPr>
                <w:noProof/>
                <w:webHidden/>
              </w:rPr>
              <w:t>19</w:t>
            </w:r>
            <w:r w:rsidR="00E0086A">
              <w:rPr>
                <w:noProof/>
                <w:webHidden/>
              </w:rPr>
              <w:fldChar w:fldCharType="end"/>
            </w:r>
          </w:hyperlink>
        </w:p>
        <w:p w:rsidR="00E0086A" w:rsidRDefault="00BF527A">
          <w:pPr>
            <w:pStyle w:val="11"/>
            <w:tabs>
              <w:tab w:val="right" w:leader="dot" w:pos="9060"/>
            </w:tabs>
            <w:rPr>
              <w:noProof/>
              <w:kern w:val="2"/>
              <w:sz w:val="21"/>
              <w:szCs w:val="22"/>
            </w:rPr>
          </w:pPr>
          <w:hyperlink w:anchor="_Toc9434814" w:history="1">
            <w:r w:rsidR="00E0086A" w:rsidRPr="00DB39BC">
              <w:rPr>
                <w:rStyle w:val="ae"/>
                <w:noProof/>
              </w:rPr>
              <w:t>第四章</w:t>
            </w:r>
            <w:r w:rsidR="00E0086A" w:rsidRPr="00DB39BC">
              <w:rPr>
                <w:rStyle w:val="ae"/>
                <w:noProof/>
              </w:rPr>
              <w:t xml:space="preserve">  </w:t>
            </w:r>
            <w:r w:rsidR="00E0086A" w:rsidRPr="00DB39BC">
              <w:rPr>
                <w:rStyle w:val="ae"/>
                <w:noProof/>
              </w:rPr>
              <w:t>实验</w:t>
            </w:r>
            <w:r w:rsidR="00E0086A">
              <w:rPr>
                <w:noProof/>
                <w:webHidden/>
              </w:rPr>
              <w:tab/>
            </w:r>
            <w:r w:rsidR="00E0086A">
              <w:rPr>
                <w:noProof/>
                <w:webHidden/>
              </w:rPr>
              <w:fldChar w:fldCharType="begin"/>
            </w:r>
            <w:r w:rsidR="00E0086A">
              <w:rPr>
                <w:noProof/>
                <w:webHidden/>
              </w:rPr>
              <w:instrText xml:space="preserve"> PAGEREF _Toc9434814 \h </w:instrText>
            </w:r>
            <w:r w:rsidR="00E0086A">
              <w:rPr>
                <w:noProof/>
                <w:webHidden/>
              </w:rPr>
            </w:r>
            <w:r w:rsidR="00E0086A">
              <w:rPr>
                <w:noProof/>
                <w:webHidden/>
              </w:rPr>
              <w:fldChar w:fldCharType="separate"/>
            </w:r>
            <w:r w:rsidR="00E0086A">
              <w:rPr>
                <w:noProof/>
                <w:webHidden/>
              </w:rPr>
              <w:t>20</w:t>
            </w:r>
            <w:r w:rsidR="00E0086A">
              <w:rPr>
                <w:noProof/>
                <w:webHidden/>
              </w:rPr>
              <w:fldChar w:fldCharType="end"/>
            </w:r>
          </w:hyperlink>
        </w:p>
        <w:p w:rsidR="00E0086A" w:rsidRDefault="00BF527A">
          <w:pPr>
            <w:pStyle w:val="21"/>
            <w:rPr>
              <w:noProof/>
              <w:kern w:val="2"/>
              <w:sz w:val="21"/>
              <w:szCs w:val="22"/>
            </w:rPr>
          </w:pPr>
          <w:hyperlink w:anchor="_Toc9434815" w:history="1">
            <w:r w:rsidR="00E0086A" w:rsidRPr="00DB39BC">
              <w:rPr>
                <w:rStyle w:val="ae"/>
                <w:rFonts w:ascii="黑体" w:hAnsi="黑体"/>
                <w:noProof/>
              </w:rPr>
              <w:t xml:space="preserve">4.1  </w:t>
            </w:r>
            <w:r w:rsidR="00E0086A" w:rsidRPr="00DB39BC">
              <w:rPr>
                <w:rStyle w:val="ae"/>
                <w:rFonts w:ascii="黑体" w:hAnsi="黑体"/>
                <w:noProof/>
              </w:rPr>
              <w:t>实验设置</w:t>
            </w:r>
            <w:r w:rsidR="00E0086A">
              <w:rPr>
                <w:noProof/>
                <w:webHidden/>
              </w:rPr>
              <w:tab/>
            </w:r>
            <w:r w:rsidR="00E0086A">
              <w:rPr>
                <w:noProof/>
                <w:webHidden/>
              </w:rPr>
              <w:fldChar w:fldCharType="begin"/>
            </w:r>
            <w:r w:rsidR="00E0086A">
              <w:rPr>
                <w:noProof/>
                <w:webHidden/>
              </w:rPr>
              <w:instrText xml:space="preserve"> PAGEREF _Toc9434815 \h </w:instrText>
            </w:r>
            <w:r w:rsidR="00E0086A">
              <w:rPr>
                <w:noProof/>
                <w:webHidden/>
              </w:rPr>
            </w:r>
            <w:r w:rsidR="00E0086A">
              <w:rPr>
                <w:noProof/>
                <w:webHidden/>
              </w:rPr>
              <w:fldChar w:fldCharType="separate"/>
            </w:r>
            <w:r w:rsidR="00E0086A">
              <w:rPr>
                <w:noProof/>
                <w:webHidden/>
              </w:rPr>
              <w:t>20</w:t>
            </w:r>
            <w:r w:rsidR="00E0086A">
              <w:rPr>
                <w:noProof/>
                <w:webHidden/>
              </w:rPr>
              <w:fldChar w:fldCharType="end"/>
            </w:r>
          </w:hyperlink>
        </w:p>
        <w:p w:rsidR="00E0086A" w:rsidRDefault="00BF527A">
          <w:pPr>
            <w:pStyle w:val="31"/>
            <w:tabs>
              <w:tab w:val="right" w:leader="dot" w:pos="9060"/>
            </w:tabs>
            <w:rPr>
              <w:noProof/>
              <w:kern w:val="2"/>
              <w:sz w:val="21"/>
              <w:szCs w:val="22"/>
            </w:rPr>
          </w:pPr>
          <w:hyperlink w:anchor="_Toc9434816" w:history="1">
            <w:r w:rsidR="00E0086A" w:rsidRPr="00DB39BC">
              <w:rPr>
                <w:rStyle w:val="ae"/>
                <w:rFonts w:ascii="黑体" w:hAnsi="黑体"/>
                <w:noProof/>
              </w:rPr>
              <w:t xml:space="preserve">4.1.1  </w:t>
            </w:r>
            <w:r w:rsidR="00E0086A" w:rsidRPr="00DB39BC">
              <w:rPr>
                <w:rStyle w:val="ae"/>
                <w:rFonts w:ascii="黑体" w:hAnsi="黑体"/>
                <w:noProof/>
              </w:rPr>
              <w:t>数据集</w:t>
            </w:r>
            <w:r w:rsidR="00E0086A">
              <w:rPr>
                <w:noProof/>
                <w:webHidden/>
              </w:rPr>
              <w:tab/>
            </w:r>
            <w:r w:rsidR="00E0086A">
              <w:rPr>
                <w:noProof/>
                <w:webHidden/>
              </w:rPr>
              <w:fldChar w:fldCharType="begin"/>
            </w:r>
            <w:r w:rsidR="00E0086A">
              <w:rPr>
                <w:noProof/>
                <w:webHidden/>
              </w:rPr>
              <w:instrText xml:space="preserve"> PAGEREF _Toc9434816 \h </w:instrText>
            </w:r>
            <w:r w:rsidR="00E0086A">
              <w:rPr>
                <w:noProof/>
                <w:webHidden/>
              </w:rPr>
            </w:r>
            <w:r w:rsidR="00E0086A">
              <w:rPr>
                <w:noProof/>
                <w:webHidden/>
              </w:rPr>
              <w:fldChar w:fldCharType="separate"/>
            </w:r>
            <w:r w:rsidR="00E0086A">
              <w:rPr>
                <w:noProof/>
                <w:webHidden/>
              </w:rPr>
              <w:t>20</w:t>
            </w:r>
            <w:r w:rsidR="00E0086A">
              <w:rPr>
                <w:noProof/>
                <w:webHidden/>
              </w:rPr>
              <w:fldChar w:fldCharType="end"/>
            </w:r>
          </w:hyperlink>
        </w:p>
        <w:p w:rsidR="00E0086A" w:rsidRDefault="00BF527A">
          <w:pPr>
            <w:pStyle w:val="31"/>
            <w:tabs>
              <w:tab w:val="right" w:leader="dot" w:pos="9060"/>
            </w:tabs>
            <w:rPr>
              <w:noProof/>
              <w:kern w:val="2"/>
              <w:sz w:val="21"/>
              <w:szCs w:val="22"/>
            </w:rPr>
          </w:pPr>
          <w:hyperlink w:anchor="_Toc9434817" w:history="1">
            <w:r w:rsidR="00E0086A" w:rsidRPr="00DB39BC">
              <w:rPr>
                <w:rStyle w:val="ae"/>
                <w:rFonts w:ascii="黑体" w:hAnsi="黑体"/>
                <w:noProof/>
              </w:rPr>
              <w:t xml:space="preserve">4.1.2  </w:t>
            </w:r>
            <w:r w:rsidR="00E0086A" w:rsidRPr="00DB39BC">
              <w:rPr>
                <w:rStyle w:val="ae"/>
                <w:rFonts w:ascii="黑体" w:hAnsi="黑体"/>
                <w:noProof/>
              </w:rPr>
              <w:t>评价指标</w:t>
            </w:r>
            <w:r w:rsidR="00E0086A">
              <w:rPr>
                <w:noProof/>
                <w:webHidden/>
              </w:rPr>
              <w:tab/>
            </w:r>
            <w:r w:rsidR="00E0086A">
              <w:rPr>
                <w:noProof/>
                <w:webHidden/>
              </w:rPr>
              <w:fldChar w:fldCharType="begin"/>
            </w:r>
            <w:r w:rsidR="00E0086A">
              <w:rPr>
                <w:noProof/>
                <w:webHidden/>
              </w:rPr>
              <w:instrText xml:space="preserve"> PAGEREF _Toc9434817 \h </w:instrText>
            </w:r>
            <w:r w:rsidR="00E0086A">
              <w:rPr>
                <w:noProof/>
                <w:webHidden/>
              </w:rPr>
            </w:r>
            <w:r w:rsidR="00E0086A">
              <w:rPr>
                <w:noProof/>
                <w:webHidden/>
              </w:rPr>
              <w:fldChar w:fldCharType="separate"/>
            </w:r>
            <w:r w:rsidR="00E0086A">
              <w:rPr>
                <w:noProof/>
                <w:webHidden/>
              </w:rPr>
              <w:t>20</w:t>
            </w:r>
            <w:r w:rsidR="00E0086A">
              <w:rPr>
                <w:noProof/>
                <w:webHidden/>
              </w:rPr>
              <w:fldChar w:fldCharType="end"/>
            </w:r>
          </w:hyperlink>
        </w:p>
        <w:p w:rsidR="00E0086A" w:rsidRDefault="00BF527A">
          <w:pPr>
            <w:pStyle w:val="31"/>
            <w:tabs>
              <w:tab w:val="right" w:leader="dot" w:pos="9060"/>
            </w:tabs>
            <w:rPr>
              <w:noProof/>
              <w:kern w:val="2"/>
              <w:sz w:val="21"/>
              <w:szCs w:val="22"/>
            </w:rPr>
          </w:pPr>
          <w:hyperlink w:anchor="_Toc9434818" w:history="1">
            <w:r w:rsidR="00E0086A" w:rsidRPr="00DB39BC">
              <w:rPr>
                <w:rStyle w:val="ae"/>
                <w:rFonts w:ascii="黑体" w:hAnsi="黑体"/>
                <w:noProof/>
              </w:rPr>
              <w:t>4.1.3  Baselines</w:t>
            </w:r>
            <w:r w:rsidR="00E0086A">
              <w:rPr>
                <w:noProof/>
                <w:webHidden/>
              </w:rPr>
              <w:tab/>
            </w:r>
            <w:r w:rsidR="00E0086A">
              <w:rPr>
                <w:noProof/>
                <w:webHidden/>
              </w:rPr>
              <w:fldChar w:fldCharType="begin"/>
            </w:r>
            <w:r w:rsidR="00E0086A">
              <w:rPr>
                <w:noProof/>
                <w:webHidden/>
              </w:rPr>
              <w:instrText xml:space="preserve"> PAGEREF _Toc9434818 \h </w:instrText>
            </w:r>
            <w:r w:rsidR="00E0086A">
              <w:rPr>
                <w:noProof/>
                <w:webHidden/>
              </w:rPr>
            </w:r>
            <w:r w:rsidR="00E0086A">
              <w:rPr>
                <w:noProof/>
                <w:webHidden/>
              </w:rPr>
              <w:fldChar w:fldCharType="separate"/>
            </w:r>
            <w:r w:rsidR="00E0086A">
              <w:rPr>
                <w:noProof/>
                <w:webHidden/>
              </w:rPr>
              <w:t>21</w:t>
            </w:r>
            <w:r w:rsidR="00E0086A">
              <w:rPr>
                <w:noProof/>
                <w:webHidden/>
              </w:rPr>
              <w:fldChar w:fldCharType="end"/>
            </w:r>
          </w:hyperlink>
        </w:p>
        <w:p w:rsidR="00E0086A" w:rsidRDefault="00BF527A">
          <w:pPr>
            <w:pStyle w:val="31"/>
            <w:tabs>
              <w:tab w:val="right" w:leader="dot" w:pos="9060"/>
            </w:tabs>
            <w:rPr>
              <w:noProof/>
              <w:kern w:val="2"/>
              <w:sz w:val="21"/>
              <w:szCs w:val="22"/>
            </w:rPr>
          </w:pPr>
          <w:hyperlink w:anchor="_Toc9434819" w:history="1">
            <w:r w:rsidR="00E0086A" w:rsidRPr="00DB39BC">
              <w:rPr>
                <w:rStyle w:val="ae"/>
                <w:rFonts w:ascii="黑体" w:hAnsi="黑体"/>
                <w:noProof/>
              </w:rPr>
              <w:t xml:space="preserve">4.1.4  </w:t>
            </w:r>
            <w:r w:rsidR="00E0086A" w:rsidRPr="00DB39BC">
              <w:rPr>
                <w:rStyle w:val="ae"/>
                <w:rFonts w:ascii="黑体" w:hAnsi="黑体"/>
                <w:noProof/>
              </w:rPr>
              <w:t>实现细节</w:t>
            </w:r>
            <w:r w:rsidR="00E0086A">
              <w:rPr>
                <w:noProof/>
                <w:webHidden/>
              </w:rPr>
              <w:tab/>
            </w:r>
            <w:r w:rsidR="00E0086A">
              <w:rPr>
                <w:noProof/>
                <w:webHidden/>
              </w:rPr>
              <w:fldChar w:fldCharType="begin"/>
            </w:r>
            <w:r w:rsidR="00E0086A">
              <w:rPr>
                <w:noProof/>
                <w:webHidden/>
              </w:rPr>
              <w:instrText xml:space="preserve"> PAGEREF _Toc9434819 \h </w:instrText>
            </w:r>
            <w:r w:rsidR="00E0086A">
              <w:rPr>
                <w:noProof/>
                <w:webHidden/>
              </w:rPr>
            </w:r>
            <w:r w:rsidR="00E0086A">
              <w:rPr>
                <w:noProof/>
                <w:webHidden/>
              </w:rPr>
              <w:fldChar w:fldCharType="separate"/>
            </w:r>
            <w:r w:rsidR="00E0086A">
              <w:rPr>
                <w:noProof/>
                <w:webHidden/>
              </w:rPr>
              <w:t>22</w:t>
            </w:r>
            <w:r w:rsidR="00E0086A">
              <w:rPr>
                <w:noProof/>
                <w:webHidden/>
              </w:rPr>
              <w:fldChar w:fldCharType="end"/>
            </w:r>
          </w:hyperlink>
        </w:p>
        <w:p w:rsidR="00E0086A" w:rsidRDefault="00BF527A">
          <w:pPr>
            <w:pStyle w:val="21"/>
            <w:rPr>
              <w:noProof/>
              <w:kern w:val="2"/>
              <w:sz w:val="21"/>
              <w:szCs w:val="22"/>
            </w:rPr>
          </w:pPr>
          <w:hyperlink w:anchor="_Toc9434820" w:history="1">
            <w:r w:rsidR="00E0086A" w:rsidRPr="00DB39BC">
              <w:rPr>
                <w:rStyle w:val="ae"/>
                <w:rFonts w:ascii="黑体" w:hAnsi="黑体"/>
                <w:noProof/>
              </w:rPr>
              <w:t xml:space="preserve">4.2  </w:t>
            </w:r>
            <w:r w:rsidR="00E0086A" w:rsidRPr="00DB39BC">
              <w:rPr>
                <w:rStyle w:val="ae"/>
                <w:rFonts w:ascii="黑体" w:hAnsi="黑体"/>
                <w:noProof/>
              </w:rPr>
              <w:t>实验结果</w:t>
            </w:r>
            <w:r w:rsidR="00E0086A">
              <w:rPr>
                <w:noProof/>
                <w:webHidden/>
              </w:rPr>
              <w:tab/>
            </w:r>
            <w:r w:rsidR="00E0086A">
              <w:rPr>
                <w:noProof/>
                <w:webHidden/>
              </w:rPr>
              <w:fldChar w:fldCharType="begin"/>
            </w:r>
            <w:r w:rsidR="00E0086A">
              <w:rPr>
                <w:noProof/>
                <w:webHidden/>
              </w:rPr>
              <w:instrText xml:space="preserve"> PAGEREF _Toc9434820 \h </w:instrText>
            </w:r>
            <w:r w:rsidR="00E0086A">
              <w:rPr>
                <w:noProof/>
                <w:webHidden/>
              </w:rPr>
            </w:r>
            <w:r w:rsidR="00E0086A">
              <w:rPr>
                <w:noProof/>
                <w:webHidden/>
              </w:rPr>
              <w:fldChar w:fldCharType="separate"/>
            </w:r>
            <w:r w:rsidR="00E0086A">
              <w:rPr>
                <w:noProof/>
                <w:webHidden/>
              </w:rPr>
              <w:t>22</w:t>
            </w:r>
            <w:r w:rsidR="00E0086A">
              <w:rPr>
                <w:noProof/>
                <w:webHidden/>
              </w:rPr>
              <w:fldChar w:fldCharType="end"/>
            </w:r>
          </w:hyperlink>
        </w:p>
        <w:p w:rsidR="00E0086A" w:rsidRDefault="00BF527A">
          <w:pPr>
            <w:pStyle w:val="31"/>
            <w:tabs>
              <w:tab w:val="right" w:leader="dot" w:pos="9060"/>
            </w:tabs>
            <w:rPr>
              <w:noProof/>
              <w:kern w:val="2"/>
              <w:sz w:val="21"/>
              <w:szCs w:val="22"/>
            </w:rPr>
          </w:pPr>
          <w:hyperlink w:anchor="_Toc9434821" w:history="1">
            <w:r w:rsidR="00E0086A" w:rsidRPr="00DB39BC">
              <w:rPr>
                <w:rStyle w:val="ae"/>
                <w:rFonts w:ascii="黑体" w:hAnsi="黑体"/>
                <w:noProof/>
              </w:rPr>
              <w:t xml:space="preserve">4.2.1  </w:t>
            </w:r>
            <w:r w:rsidR="00E0086A" w:rsidRPr="00DB39BC">
              <w:rPr>
                <w:rStyle w:val="ae"/>
                <w:rFonts w:ascii="黑体" w:hAnsi="黑体"/>
                <w:noProof/>
              </w:rPr>
              <w:t>推荐性能分析</w:t>
            </w:r>
            <w:r w:rsidR="00E0086A">
              <w:rPr>
                <w:noProof/>
                <w:webHidden/>
              </w:rPr>
              <w:tab/>
            </w:r>
            <w:r w:rsidR="00E0086A">
              <w:rPr>
                <w:noProof/>
                <w:webHidden/>
              </w:rPr>
              <w:fldChar w:fldCharType="begin"/>
            </w:r>
            <w:r w:rsidR="00E0086A">
              <w:rPr>
                <w:noProof/>
                <w:webHidden/>
              </w:rPr>
              <w:instrText xml:space="preserve"> PAGEREF _Toc9434821 \h </w:instrText>
            </w:r>
            <w:r w:rsidR="00E0086A">
              <w:rPr>
                <w:noProof/>
                <w:webHidden/>
              </w:rPr>
            </w:r>
            <w:r w:rsidR="00E0086A">
              <w:rPr>
                <w:noProof/>
                <w:webHidden/>
              </w:rPr>
              <w:fldChar w:fldCharType="separate"/>
            </w:r>
            <w:r w:rsidR="00E0086A">
              <w:rPr>
                <w:noProof/>
                <w:webHidden/>
              </w:rPr>
              <w:t>23</w:t>
            </w:r>
            <w:r w:rsidR="00E0086A">
              <w:rPr>
                <w:noProof/>
                <w:webHidden/>
              </w:rPr>
              <w:fldChar w:fldCharType="end"/>
            </w:r>
          </w:hyperlink>
        </w:p>
        <w:p w:rsidR="00E0086A" w:rsidRDefault="00BF527A">
          <w:pPr>
            <w:pStyle w:val="31"/>
            <w:tabs>
              <w:tab w:val="right" w:leader="dot" w:pos="9060"/>
            </w:tabs>
            <w:rPr>
              <w:noProof/>
              <w:kern w:val="2"/>
              <w:sz w:val="21"/>
              <w:szCs w:val="22"/>
            </w:rPr>
          </w:pPr>
          <w:hyperlink w:anchor="_Toc9434822" w:history="1">
            <w:r w:rsidR="00E0086A" w:rsidRPr="00DB39BC">
              <w:rPr>
                <w:rStyle w:val="ae"/>
                <w:rFonts w:ascii="黑体" w:hAnsi="黑体"/>
                <w:noProof/>
              </w:rPr>
              <w:t>4.2.2  margin</w:t>
            </w:r>
            <w:r w:rsidR="00E0086A" w:rsidRPr="00DB39BC">
              <w:rPr>
                <w:rStyle w:val="ae"/>
                <w:rFonts w:ascii="黑体" w:hAnsi="黑体"/>
                <w:noProof/>
              </w:rPr>
              <w:t>大小对性能的影响</w:t>
            </w:r>
            <w:r w:rsidR="00E0086A">
              <w:rPr>
                <w:noProof/>
                <w:webHidden/>
              </w:rPr>
              <w:tab/>
            </w:r>
            <w:r w:rsidR="00E0086A">
              <w:rPr>
                <w:noProof/>
                <w:webHidden/>
              </w:rPr>
              <w:fldChar w:fldCharType="begin"/>
            </w:r>
            <w:r w:rsidR="00E0086A">
              <w:rPr>
                <w:noProof/>
                <w:webHidden/>
              </w:rPr>
              <w:instrText xml:space="preserve"> PAGEREF _Toc9434822 \h </w:instrText>
            </w:r>
            <w:r w:rsidR="00E0086A">
              <w:rPr>
                <w:noProof/>
                <w:webHidden/>
              </w:rPr>
            </w:r>
            <w:r w:rsidR="00E0086A">
              <w:rPr>
                <w:noProof/>
                <w:webHidden/>
              </w:rPr>
              <w:fldChar w:fldCharType="separate"/>
            </w:r>
            <w:r w:rsidR="00E0086A">
              <w:rPr>
                <w:noProof/>
                <w:webHidden/>
              </w:rPr>
              <w:t>23</w:t>
            </w:r>
            <w:r w:rsidR="00E0086A">
              <w:rPr>
                <w:noProof/>
                <w:webHidden/>
              </w:rPr>
              <w:fldChar w:fldCharType="end"/>
            </w:r>
          </w:hyperlink>
        </w:p>
        <w:p w:rsidR="00E0086A" w:rsidRDefault="00BF527A">
          <w:pPr>
            <w:pStyle w:val="31"/>
            <w:tabs>
              <w:tab w:val="right" w:leader="dot" w:pos="9060"/>
            </w:tabs>
            <w:rPr>
              <w:noProof/>
              <w:kern w:val="2"/>
              <w:sz w:val="21"/>
              <w:szCs w:val="22"/>
            </w:rPr>
          </w:pPr>
          <w:hyperlink w:anchor="_Toc9434823" w:history="1">
            <w:r w:rsidR="00E0086A" w:rsidRPr="00DB39BC">
              <w:rPr>
                <w:rStyle w:val="ae"/>
                <w:rFonts w:ascii="黑体" w:hAnsi="黑体"/>
                <w:noProof/>
              </w:rPr>
              <w:t xml:space="preserve">4.2.3  </w:t>
            </w:r>
            <w:r w:rsidR="00E0086A" w:rsidRPr="00DB39BC">
              <w:rPr>
                <w:rStyle w:val="ae"/>
                <w:rFonts w:ascii="黑体" w:hAnsi="黑体"/>
                <w:noProof/>
              </w:rPr>
              <w:t>负采样数量对性能的影响</w:t>
            </w:r>
            <w:r w:rsidR="00E0086A">
              <w:rPr>
                <w:noProof/>
                <w:webHidden/>
              </w:rPr>
              <w:tab/>
            </w:r>
            <w:r w:rsidR="00E0086A">
              <w:rPr>
                <w:noProof/>
                <w:webHidden/>
              </w:rPr>
              <w:fldChar w:fldCharType="begin"/>
            </w:r>
            <w:r w:rsidR="00E0086A">
              <w:rPr>
                <w:noProof/>
                <w:webHidden/>
              </w:rPr>
              <w:instrText xml:space="preserve"> PAGEREF _Toc9434823 \h </w:instrText>
            </w:r>
            <w:r w:rsidR="00E0086A">
              <w:rPr>
                <w:noProof/>
                <w:webHidden/>
              </w:rPr>
            </w:r>
            <w:r w:rsidR="00E0086A">
              <w:rPr>
                <w:noProof/>
                <w:webHidden/>
              </w:rPr>
              <w:fldChar w:fldCharType="separate"/>
            </w:r>
            <w:r w:rsidR="00E0086A">
              <w:rPr>
                <w:noProof/>
                <w:webHidden/>
              </w:rPr>
              <w:t>24</w:t>
            </w:r>
            <w:r w:rsidR="00E0086A">
              <w:rPr>
                <w:noProof/>
                <w:webHidden/>
              </w:rPr>
              <w:fldChar w:fldCharType="end"/>
            </w:r>
          </w:hyperlink>
        </w:p>
        <w:p w:rsidR="00E0086A" w:rsidRDefault="00BF527A">
          <w:pPr>
            <w:pStyle w:val="31"/>
            <w:tabs>
              <w:tab w:val="right" w:leader="dot" w:pos="9060"/>
            </w:tabs>
            <w:rPr>
              <w:noProof/>
              <w:kern w:val="2"/>
              <w:sz w:val="21"/>
              <w:szCs w:val="22"/>
            </w:rPr>
          </w:pPr>
          <w:hyperlink w:anchor="_Toc9434824" w:history="1">
            <w:r w:rsidR="00E0086A" w:rsidRPr="00DB39BC">
              <w:rPr>
                <w:rStyle w:val="ae"/>
                <w:rFonts w:ascii="黑体" w:hAnsi="黑体"/>
                <w:noProof/>
              </w:rPr>
              <w:t xml:space="preserve">4.2.4  </w:t>
            </w:r>
            <w:r w:rsidR="00E0086A" w:rsidRPr="00DB39BC">
              <w:rPr>
                <w:rStyle w:val="ae"/>
                <w:rFonts w:ascii="黑体" w:hAnsi="黑体"/>
                <w:noProof/>
              </w:rPr>
              <w:t>隐因子数量对性能的影响</w:t>
            </w:r>
            <w:r w:rsidR="00E0086A">
              <w:rPr>
                <w:noProof/>
                <w:webHidden/>
              </w:rPr>
              <w:tab/>
            </w:r>
            <w:r w:rsidR="00E0086A">
              <w:rPr>
                <w:noProof/>
                <w:webHidden/>
              </w:rPr>
              <w:fldChar w:fldCharType="begin"/>
            </w:r>
            <w:r w:rsidR="00E0086A">
              <w:rPr>
                <w:noProof/>
                <w:webHidden/>
              </w:rPr>
              <w:instrText xml:space="preserve"> PAGEREF _Toc9434824 \h </w:instrText>
            </w:r>
            <w:r w:rsidR="00E0086A">
              <w:rPr>
                <w:noProof/>
                <w:webHidden/>
              </w:rPr>
            </w:r>
            <w:r w:rsidR="00E0086A">
              <w:rPr>
                <w:noProof/>
                <w:webHidden/>
              </w:rPr>
              <w:fldChar w:fldCharType="separate"/>
            </w:r>
            <w:r w:rsidR="00E0086A">
              <w:rPr>
                <w:noProof/>
                <w:webHidden/>
              </w:rPr>
              <w:t>25</w:t>
            </w:r>
            <w:r w:rsidR="00E0086A">
              <w:rPr>
                <w:noProof/>
                <w:webHidden/>
              </w:rPr>
              <w:fldChar w:fldCharType="end"/>
            </w:r>
          </w:hyperlink>
        </w:p>
        <w:p w:rsidR="00E0086A" w:rsidRDefault="00BF527A">
          <w:pPr>
            <w:pStyle w:val="21"/>
            <w:rPr>
              <w:noProof/>
              <w:kern w:val="2"/>
              <w:sz w:val="21"/>
              <w:szCs w:val="22"/>
            </w:rPr>
          </w:pPr>
          <w:hyperlink w:anchor="_Toc9434825" w:history="1">
            <w:r w:rsidR="00E0086A" w:rsidRPr="00DB39BC">
              <w:rPr>
                <w:rStyle w:val="ae"/>
                <w:rFonts w:ascii="黑体" w:hAnsi="黑体"/>
                <w:noProof/>
              </w:rPr>
              <w:t xml:space="preserve">4.3  </w:t>
            </w:r>
            <w:r w:rsidR="00E0086A" w:rsidRPr="00DB39BC">
              <w:rPr>
                <w:rStyle w:val="ae"/>
                <w:rFonts w:ascii="黑体" w:hAnsi="黑体"/>
                <w:noProof/>
              </w:rPr>
              <w:t>本章小结</w:t>
            </w:r>
            <w:r w:rsidR="00E0086A">
              <w:rPr>
                <w:noProof/>
                <w:webHidden/>
              </w:rPr>
              <w:tab/>
            </w:r>
            <w:r w:rsidR="00E0086A">
              <w:rPr>
                <w:noProof/>
                <w:webHidden/>
              </w:rPr>
              <w:fldChar w:fldCharType="begin"/>
            </w:r>
            <w:r w:rsidR="00E0086A">
              <w:rPr>
                <w:noProof/>
                <w:webHidden/>
              </w:rPr>
              <w:instrText xml:space="preserve"> PAGEREF _Toc9434825 \h </w:instrText>
            </w:r>
            <w:r w:rsidR="00E0086A">
              <w:rPr>
                <w:noProof/>
                <w:webHidden/>
              </w:rPr>
            </w:r>
            <w:r w:rsidR="00E0086A">
              <w:rPr>
                <w:noProof/>
                <w:webHidden/>
              </w:rPr>
              <w:fldChar w:fldCharType="separate"/>
            </w:r>
            <w:r w:rsidR="00E0086A">
              <w:rPr>
                <w:noProof/>
                <w:webHidden/>
              </w:rPr>
              <w:t>25</w:t>
            </w:r>
            <w:r w:rsidR="00E0086A">
              <w:rPr>
                <w:noProof/>
                <w:webHidden/>
              </w:rPr>
              <w:fldChar w:fldCharType="end"/>
            </w:r>
          </w:hyperlink>
        </w:p>
        <w:p w:rsidR="00E0086A" w:rsidRDefault="00BF527A">
          <w:pPr>
            <w:pStyle w:val="11"/>
            <w:tabs>
              <w:tab w:val="right" w:leader="dot" w:pos="9060"/>
            </w:tabs>
            <w:rPr>
              <w:noProof/>
              <w:kern w:val="2"/>
              <w:sz w:val="21"/>
              <w:szCs w:val="22"/>
            </w:rPr>
          </w:pPr>
          <w:hyperlink w:anchor="_Toc9434826" w:history="1">
            <w:r w:rsidR="00E0086A" w:rsidRPr="00DB39BC">
              <w:rPr>
                <w:rStyle w:val="ae"/>
                <w:noProof/>
              </w:rPr>
              <w:t>第五章</w:t>
            </w:r>
            <w:r w:rsidR="00E0086A" w:rsidRPr="00DB39BC">
              <w:rPr>
                <w:rStyle w:val="ae"/>
                <w:noProof/>
              </w:rPr>
              <w:t xml:space="preserve">  </w:t>
            </w:r>
            <w:r w:rsidR="00E0086A" w:rsidRPr="00DB39BC">
              <w:rPr>
                <w:rStyle w:val="ae"/>
                <w:noProof/>
              </w:rPr>
              <w:t>结束语</w:t>
            </w:r>
            <w:r w:rsidR="00E0086A">
              <w:rPr>
                <w:noProof/>
                <w:webHidden/>
              </w:rPr>
              <w:tab/>
            </w:r>
            <w:r w:rsidR="00E0086A">
              <w:rPr>
                <w:noProof/>
                <w:webHidden/>
              </w:rPr>
              <w:fldChar w:fldCharType="begin"/>
            </w:r>
            <w:r w:rsidR="00E0086A">
              <w:rPr>
                <w:noProof/>
                <w:webHidden/>
              </w:rPr>
              <w:instrText xml:space="preserve"> PAGEREF _Toc9434826 \h </w:instrText>
            </w:r>
            <w:r w:rsidR="00E0086A">
              <w:rPr>
                <w:noProof/>
                <w:webHidden/>
              </w:rPr>
            </w:r>
            <w:r w:rsidR="00E0086A">
              <w:rPr>
                <w:noProof/>
                <w:webHidden/>
              </w:rPr>
              <w:fldChar w:fldCharType="separate"/>
            </w:r>
            <w:r w:rsidR="00E0086A">
              <w:rPr>
                <w:noProof/>
                <w:webHidden/>
              </w:rPr>
              <w:t>26</w:t>
            </w:r>
            <w:r w:rsidR="00E0086A">
              <w:rPr>
                <w:noProof/>
                <w:webHidden/>
              </w:rPr>
              <w:fldChar w:fldCharType="end"/>
            </w:r>
          </w:hyperlink>
        </w:p>
        <w:p w:rsidR="00E0086A" w:rsidRDefault="00BF527A">
          <w:pPr>
            <w:pStyle w:val="21"/>
            <w:rPr>
              <w:noProof/>
              <w:kern w:val="2"/>
              <w:sz w:val="21"/>
              <w:szCs w:val="22"/>
            </w:rPr>
          </w:pPr>
          <w:hyperlink w:anchor="_Toc9434827" w:history="1">
            <w:r w:rsidR="00E0086A" w:rsidRPr="00DB39BC">
              <w:rPr>
                <w:rStyle w:val="ae"/>
                <w:rFonts w:ascii="黑体" w:hAnsi="黑体"/>
                <w:noProof/>
              </w:rPr>
              <w:t xml:space="preserve">5.1  </w:t>
            </w:r>
            <w:r w:rsidR="00E0086A" w:rsidRPr="00DB39BC">
              <w:rPr>
                <w:rStyle w:val="ae"/>
                <w:rFonts w:ascii="黑体" w:hAnsi="黑体"/>
                <w:noProof/>
              </w:rPr>
              <w:t>论文工作总结</w:t>
            </w:r>
            <w:r w:rsidR="00E0086A">
              <w:rPr>
                <w:noProof/>
                <w:webHidden/>
              </w:rPr>
              <w:tab/>
            </w:r>
            <w:r w:rsidR="00E0086A">
              <w:rPr>
                <w:noProof/>
                <w:webHidden/>
              </w:rPr>
              <w:fldChar w:fldCharType="begin"/>
            </w:r>
            <w:r w:rsidR="00E0086A">
              <w:rPr>
                <w:noProof/>
                <w:webHidden/>
              </w:rPr>
              <w:instrText xml:space="preserve"> PAGEREF _Toc9434827 \h </w:instrText>
            </w:r>
            <w:r w:rsidR="00E0086A">
              <w:rPr>
                <w:noProof/>
                <w:webHidden/>
              </w:rPr>
            </w:r>
            <w:r w:rsidR="00E0086A">
              <w:rPr>
                <w:noProof/>
                <w:webHidden/>
              </w:rPr>
              <w:fldChar w:fldCharType="separate"/>
            </w:r>
            <w:r w:rsidR="00E0086A">
              <w:rPr>
                <w:noProof/>
                <w:webHidden/>
              </w:rPr>
              <w:t>26</w:t>
            </w:r>
            <w:r w:rsidR="00E0086A">
              <w:rPr>
                <w:noProof/>
                <w:webHidden/>
              </w:rPr>
              <w:fldChar w:fldCharType="end"/>
            </w:r>
          </w:hyperlink>
        </w:p>
        <w:p w:rsidR="00E0086A" w:rsidRDefault="00BF527A">
          <w:pPr>
            <w:pStyle w:val="21"/>
            <w:rPr>
              <w:noProof/>
              <w:kern w:val="2"/>
              <w:sz w:val="21"/>
              <w:szCs w:val="22"/>
            </w:rPr>
          </w:pPr>
          <w:hyperlink w:anchor="_Toc9434828" w:history="1">
            <w:r w:rsidR="00E0086A" w:rsidRPr="00DB39BC">
              <w:rPr>
                <w:rStyle w:val="ae"/>
                <w:rFonts w:ascii="黑体"/>
                <w:noProof/>
              </w:rPr>
              <w:t xml:space="preserve">5.2  </w:t>
            </w:r>
            <w:r w:rsidR="00E0086A" w:rsidRPr="00DB39BC">
              <w:rPr>
                <w:rStyle w:val="ae"/>
                <w:rFonts w:ascii="黑体"/>
                <w:noProof/>
              </w:rPr>
              <w:t>问题和展望</w:t>
            </w:r>
            <w:r w:rsidR="00E0086A">
              <w:rPr>
                <w:noProof/>
                <w:webHidden/>
              </w:rPr>
              <w:tab/>
            </w:r>
            <w:r w:rsidR="00E0086A">
              <w:rPr>
                <w:noProof/>
                <w:webHidden/>
              </w:rPr>
              <w:fldChar w:fldCharType="begin"/>
            </w:r>
            <w:r w:rsidR="00E0086A">
              <w:rPr>
                <w:noProof/>
                <w:webHidden/>
              </w:rPr>
              <w:instrText xml:space="preserve"> PAGEREF _Toc9434828 \h </w:instrText>
            </w:r>
            <w:r w:rsidR="00E0086A">
              <w:rPr>
                <w:noProof/>
                <w:webHidden/>
              </w:rPr>
            </w:r>
            <w:r w:rsidR="00E0086A">
              <w:rPr>
                <w:noProof/>
                <w:webHidden/>
              </w:rPr>
              <w:fldChar w:fldCharType="separate"/>
            </w:r>
            <w:r w:rsidR="00E0086A">
              <w:rPr>
                <w:noProof/>
                <w:webHidden/>
              </w:rPr>
              <w:t>26</w:t>
            </w:r>
            <w:r w:rsidR="00E0086A">
              <w:rPr>
                <w:noProof/>
                <w:webHidden/>
              </w:rPr>
              <w:fldChar w:fldCharType="end"/>
            </w:r>
          </w:hyperlink>
        </w:p>
        <w:p w:rsidR="00E0086A" w:rsidRDefault="00BF527A">
          <w:pPr>
            <w:pStyle w:val="31"/>
            <w:tabs>
              <w:tab w:val="right" w:leader="dot" w:pos="9060"/>
            </w:tabs>
            <w:rPr>
              <w:noProof/>
              <w:kern w:val="2"/>
              <w:sz w:val="21"/>
              <w:szCs w:val="22"/>
            </w:rPr>
          </w:pPr>
          <w:hyperlink w:anchor="_Toc9434829" w:history="1">
            <w:r w:rsidR="00E0086A" w:rsidRPr="00DB39BC">
              <w:rPr>
                <w:rStyle w:val="ae"/>
                <w:rFonts w:ascii="黑体" w:hAnsi="黑体"/>
                <w:noProof/>
              </w:rPr>
              <w:t xml:space="preserve">5.2.1  </w:t>
            </w:r>
            <w:r w:rsidR="00E0086A" w:rsidRPr="00DB39BC">
              <w:rPr>
                <w:rStyle w:val="ae"/>
                <w:rFonts w:ascii="黑体" w:hAnsi="黑体"/>
                <w:noProof/>
              </w:rPr>
              <w:t>问题</w:t>
            </w:r>
            <w:r w:rsidR="00E0086A">
              <w:rPr>
                <w:noProof/>
                <w:webHidden/>
              </w:rPr>
              <w:tab/>
            </w:r>
            <w:r w:rsidR="00E0086A">
              <w:rPr>
                <w:noProof/>
                <w:webHidden/>
              </w:rPr>
              <w:fldChar w:fldCharType="begin"/>
            </w:r>
            <w:r w:rsidR="00E0086A">
              <w:rPr>
                <w:noProof/>
                <w:webHidden/>
              </w:rPr>
              <w:instrText xml:space="preserve"> PAGEREF _Toc9434829 \h </w:instrText>
            </w:r>
            <w:r w:rsidR="00E0086A">
              <w:rPr>
                <w:noProof/>
                <w:webHidden/>
              </w:rPr>
            </w:r>
            <w:r w:rsidR="00E0086A">
              <w:rPr>
                <w:noProof/>
                <w:webHidden/>
              </w:rPr>
              <w:fldChar w:fldCharType="separate"/>
            </w:r>
            <w:r w:rsidR="00E0086A">
              <w:rPr>
                <w:noProof/>
                <w:webHidden/>
              </w:rPr>
              <w:t>26</w:t>
            </w:r>
            <w:r w:rsidR="00E0086A">
              <w:rPr>
                <w:noProof/>
                <w:webHidden/>
              </w:rPr>
              <w:fldChar w:fldCharType="end"/>
            </w:r>
          </w:hyperlink>
        </w:p>
        <w:p w:rsidR="00E0086A" w:rsidRDefault="00BF527A">
          <w:pPr>
            <w:pStyle w:val="31"/>
            <w:tabs>
              <w:tab w:val="right" w:leader="dot" w:pos="9060"/>
            </w:tabs>
            <w:rPr>
              <w:noProof/>
              <w:kern w:val="2"/>
              <w:sz w:val="21"/>
              <w:szCs w:val="22"/>
            </w:rPr>
          </w:pPr>
          <w:hyperlink w:anchor="_Toc9434830" w:history="1">
            <w:r w:rsidR="00E0086A" w:rsidRPr="00DB39BC">
              <w:rPr>
                <w:rStyle w:val="ae"/>
                <w:rFonts w:ascii="黑体" w:hAnsi="黑体"/>
                <w:noProof/>
              </w:rPr>
              <w:t xml:space="preserve">5.2.2  </w:t>
            </w:r>
            <w:r w:rsidR="00E0086A" w:rsidRPr="00DB39BC">
              <w:rPr>
                <w:rStyle w:val="ae"/>
                <w:rFonts w:ascii="黑体" w:hAnsi="黑体"/>
                <w:noProof/>
              </w:rPr>
              <w:t>展望</w:t>
            </w:r>
            <w:r w:rsidR="00E0086A">
              <w:rPr>
                <w:noProof/>
                <w:webHidden/>
              </w:rPr>
              <w:tab/>
            </w:r>
            <w:r w:rsidR="00E0086A">
              <w:rPr>
                <w:noProof/>
                <w:webHidden/>
              </w:rPr>
              <w:fldChar w:fldCharType="begin"/>
            </w:r>
            <w:r w:rsidR="00E0086A">
              <w:rPr>
                <w:noProof/>
                <w:webHidden/>
              </w:rPr>
              <w:instrText xml:space="preserve"> PAGEREF _Toc9434830 \h </w:instrText>
            </w:r>
            <w:r w:rsidR="00E0086A">
              <w:rPr>
                <w:noProof/>
                <w:webHidden/>
              </w:rPr>
            </w:r>
            <w:r w:rsidR="00E0086A">
              <w:rPr>
                <w:noProof/>
                <w:webHidden/>
              </w:rPr>
              <w:fldChar w:fldCharType="separate"/>
            </w:r>
            <w:r w:rsidR="00E0086A">
              <w:rPr>
                <w:noProof/>
                <w:webHidden/>
              </w:rPr>
              <w:t>26</w:t>
            </w:r>
            <w:r w:rsidR="00E0086A">
              <w:rPr>
                <w:noProof/>
                <w:webHidden/>
              </w:rPr>
              <w:fldChar w:fldCharType="end"/>
            </w:r>
          </w:hyperlink>
        </w:p>
        <w:p w:rsidR="00E0086A" w:rsidRDefault="00BF527A">
          <w:pPr>
            <w:pStyle w:val="11"/>
            <w:tabs>
              <w:tab w:val="right" w:leader="dot" w:pos="9060"/>
            </w:tabs>
            <w:rPr>
              <w:noProof/>
              <w:kern w:val="2"/>
              <w:sz w:val="21"/>
              <w:szCs w:val="22"/>
            </w:rPr>
          </w:pPr>
          <w:hyperlink w:anchor="_Toc9434831" w:history="1">
            <w:r w:rsidR="00E0086A" w:rsidRPr="00DB39BC">
              <w:rPr>
                <w:rStyle w:val="ae"/>
                <w:noProof/>
              </w:rPr>
              <w:t>参考文献</w:t>
            </w:r>
            <w:r w:rsidR="00E0086A">
              <w:rPr>
                <w:noProof/>
                <w:webHidden/>
              </w:rPr>
              <w:tab/>
            </w:r>
            <w:r w:rsidR="00E0086A">
              <w:rPr>
                <w:noProof/>
                <w:webHidden/>
              </w:rPr>
              <w:fldChar w:fldCharType="begin"/>
            </w:r>
            <w:r w:rsidR="00E0086A">
              <w:rPr>
                <w:noProof/>
                <w:webHidden/>
              </w:rPr>
              <w:instrText xml:space="preserve"> PAGEREF _Toc9434831 \h </w:instrText>
            </w:r>
            <w:r w:rsidR="00E0086A">
              <w:rPr>
                <w:noProof/>
                <w:webHidden/>
              </w:rPr>
            </w:r>
            <w:r w:rsidR="00E0086A">
              <w:rPr>
                <w:noProof/>
                <w:webHidden/>
              </w:rPr>
              <w:fldChar w:fldCharType="separate"/>
            </w:r>
            <w:r w:rsidR="00E0086A">
              <w:rPr>
                <w:noProof/>
                <w:webHidden/>
              </w:rPr>
              <w:t>28</w:t>
            </w:r>
            <w:r w:rsidR="00E0086A">
              <w:rPr>
                <w:noProof/>
                <w:webHidden/>
              </w:rPr>
              <w:fldChar w:fldCharType="end"/>
            </w:r>
          </w:hyperlink>
        </w:p>
        <w:p w:rsidR="00E0086A" w:rsidRDefault="00BF527A">
          <w:pPr>
            <w:pStyle w:val="11"/>
            <w:tabs>
              <w:tab w:val="right" w:leader="dot" w:pos="9060"/>
            </w:tabs>
            <w:rPr>
              <w:noProof/>
              <w:kern w:val="2"/>
              <w:sz w:val="21"/>
              <w:szCs w:val="22"/>
            </w:rPr>
          </w:pPr>
          <w:hyperlink w:anchor="_Toc9434832" w:history="1">
            <w:r w:rsidR="00E0086A" w:rsidRPr="00DB39BC">
              <w:rPr>
                <w:rStyle w:val="ae"/>
                <w:noProof/>
              </w:rPr>
              <w:t>致</w:t>
            </w:r>
            <w:r w:rsidR="00E0086A" w:rsidRPr="00DB39BC">
              <w:rPr>
                <w:rStyle w:val="ae"/>
                <w:noProof/>
              </w:rPr>
              <w:t xml:space="preserve">    </w:t>
            </w:r>
            <w:r w:rsidR="00E0086A" w:rsidRPr="00DB39BC">
              <w:rPr>
                <w:rStyle w:val="ae"/>
                <w:noProof/>
              </w:rPr>
              <w:t>谢</w:t>
            </w:r>
            <w:r w:rsidR="00E0086A">
              <w:rPr>
                <w:noProof/>
                <w:webHidden/>
              </w:rPr>
              <w:tab/>
            </w:r>
            <w:r w:rsidR="00E0086A">
              <w:rPr>
                <w:noProof/>
                <w:webHidden/>
              </w:rPr>
              <w:fldChar w:fldCharType="begin"/>
            </w:r>
            <w:r w:rsidR="00E0086A">
              <w:rPr>
                <w:noProof/>
                <w:webHidden/>
              </w:rPr>
              <w:instrText xml:space="preserve"> PAGEREF _Toc9434832 \h </w:instrText>
            </w:r>
            <w:r w:rsidR="00E0086A">
              <w:rPr>
                <w:noProof/>
                <w:webHidden/>
              </w:rPr>
            </w:r>
            <w:r w:rsidR="00E0086A">
              <w:rPr>
                <w:noProof/>
                <w:webHidden/>
              </w:rPr>
              <w:fldChar w:fldCharType="separate"/>
            </w:r>
            <w:r w:rsidR="00E0086A">
              <w:rPr>
                <w:noProof/>
                <w:webHidden/>
              </w:rPr>
              <w:t>30</w:t>
            </w:r>
            <w:r w:rsidR="00E0086A">
              <w:rPr>
                <w:noProof/>
                <w:webHidden/>
              </w:rPr>
              <w:fldChar w:fldCharType="end"/>
            </w:r>
          </w:hyperlink>
        </w:p>
        <w:p w:rsidR="00E0086A" w:rsidRDefault="00BF527A">
          <w:pPr>
            <w:pStyle w:val="11"/>
            <w:tabs>
              <w:tab w:val="right" w:leader="dot" w:pos="9060"/>
            </w:tabs>
            <w:rPr>
              <w:noProof/>
              <w:kern w:val="2"/>
              <w:sz w:val="21"/>
              <w:szCs w:val="22"/>
            </w:rPr>
          </w:pPr>
          <w:hyperlink w:anchor="_Toc9434833" w:history="1">
            <w:r w:rsidR="00E0086A" w:rsidRPr="00DB39BC">
              <w:rPr>
                <w:rStyle w:val="ae"/>
                <w:noProof/>
              </w:rPr>
              <w:t>外</w:t>
            </w:r>
            <w:r w:rsidR="00E0086A" w:rsidRPr="00DB39BC">
              <w:rPr>
                <w:rStyle w:val="ae"/>
                <w:noProof/>
              </w:rPr>
              <w:t xml:space="preserve"> </w:t>
            </w:r>
            <w:r w:rsidR="00E0086A" w:rsidRPr="00DB39BC">
              <w:rPr>
                <w:rStyle w:val="ae"/>
                <w:noProof/>
              </w:rPr>
              <w:t>文</w:t>
            </w:r>
            <w:r w:rsidR="00E0086A" w:rsidRPr="00DB39BC">
              <w:rPr>
                <w:rStyle w:val="ae"/>
                <w:noProof/>
              </w:rPr>
              <w:t xml:space="preserve"> </w:t>
            </w:r>
            <w:r w:rsidR="00E0086A" w:rsidRPr="00DB39BC">
              <w:rPr>
                <w:rStyle w:val="ae"/>
                <w:noProof/>
              </w:rPr>
              <w:t>资</w:t>
            </w:r>
            <w:r w:rsidR="00E0086A" w:rsidRPr="00DB39BC">
              <w:rPr>
                <w:rStyle w:val="ae"/>
                <w:noProof/>
              </w:rPr>
              <w:t xml:space="preserve"> </w:t>
            </w:r>
            <w:r w:rsidR="00E0086A" w:rsidRPr="00DB39BC">
              <w:rPr>
                <w:rStyle w:val="ae"/>
                <w:noProof/>
              </w:rPr>
              <w:t>料</w:t>
            </w:r>
            <w:r w:rsidR="00E0086A">
              <w:rPr>
                <w:noProof/>
                <w:webHidden/>
              </w:rPr>
              <w:tab/>
            </w:r>
            <w:r w:rsidR="00E0086A">
              <w:rPr>
                <w:noProof/>
                <w:webHidden/>
              </w:rPr>
              <w:fldChar w:fldCharType="begin"/>
            </w:r>
            <w:r w:rsidR="00E0086A">
              <w:rPr>
                <w:noProof/>
                <w:webHidden/>
              </w:rPr>
              <w:instrText xml:space="preserve"> PAGEREF _Toc9434833 \h </w:instrText>
            </w:r>
            <w:r w:rsidR="00E0086A">
              <w:rPr>
                <w:noProof/>
                <w:webHidden/>
              </w:rPr>
            </w:r>
            <w:r w:rsidR="00E0086A">
              <w:rPr>
                <w:noProof/>
                <w:webHidden/>
              </w:rPr>
              <w:fldChar w:fldCharType="separate"/>
            </w:r>
            <w:r w:rsidR="00E0086A">
              <w:rPr>
                <w:noProof/>
                <w:webHidden/>
              </w:rPr>
              <w:t>32</w:t>
            </w:r>
            <w:r w:rsidR="00E0086A">
              <w:rPr>
                <w:noProof/>
                <w:webHidden/>
              </w:rPr>
              <w:fldChar w:fldCharType="end"/>
            </w:r>
          </w:hyperlink>
        </w:p>
        <w:p w:rsidR="00E0086A" w:rsidRDefault="00BF527A">
          <w:pPr>
            <w:pStyle w:val="11"/>
            <w:tabs>
              <w:tab w:val="right" w:leader="dot" w:pos="9060"/>
            </w:tabs>
            <w:rPr>
              <w:noProof/>
              <w:kern w:val="2"/>
              <w:sz w:val="21"/>
              <w:szCs w:val="22"/>
            </w:rPr>
          </w:pPr>
          <w:hyperlink w:anchor="_Toc9434834" w:history="1">
            <w:r w:rsidR="00E0086A" w:rsidRPr="00DB39BC">
              <w:rPr>
                <w:rStyle w:val="ae"/>
                <w:noProof/>
              </w:rPr>
              <w:t>外</w:t>
            </w:r>
            <w:r w:rsidR="00E0086A" w:rsidRPr="00DB39BC">
              <w:rPr>
                <w:rStyle w:val="ae"/>
                <w:noProof/>
              </w:rPr>
              <w:t xml:space="preserve"> </w:t>
            </w:r>
            <w:r w:rsidR="00E0086A" w:rsidRPr="00DB39BC">
              <w:rPr>
                <w:rStyle w:val="ae"/>
                <w:noProof/>
              </w:rPr>
              <w:t>文</w:t>
            </w:r>
            <w:r w:rsidR="00E0086A" w:rsidRPr="00DB39BC">
              <w:rPr>
                <w:rStyle w:val="ae"/>
                <w:noProof/>
              </w:rPr>
              <w:t xml:space="preserve"> </w:t>
            </w:r>
            <w:r w:rsidR="00E0086A" w:rsidRPr="00DB39BC">
              <w:rPr>
                <w:rStyle w:val="ae"/>
                <w:noProof/>
              </w:rPr>
              <w:t>译</w:t>
            </w:r>
            <w:r w:rsidR="00E0086A" w:rsidRPr="00DB39BC">
              <w:rPr>
                <w:rStyle w:val="ae"/>
                <w:noProof/>
              </w:rPr>
              <w:t xml:space="preserve"> </w:t>
            </w:r>
            <w:r w:rsidR="00E0086A" w:rsidRPr="00DB39BC">
              <w:rPr>
                <w:rStyle w:val="ae"/>
                <w:noProof/>
              </w:rPr>
              <w:t>文</w:t>
            </w:r>
            <w:r w:rsidR="00E0086A">
              <w:rPr>
                <w:noProof/>
                <w:webHidden/>
              </w:rPr>
              <w:tab/>
            </w:r>
            <w:r w:rsidR="00E0086A">
              <w:rPr>
                <w:noProof/>
                <w:webHidden/>
              </w:rPr>
              <w:fldChar w:fldCharType="begin"/>
            </w:r>
            <w:r w:rsidR="00E0086A">
              <w:rPr>
                <w:noProof/>
                <w:webHidden/>
              </w:rPr>
              <w:instrText xml:space="preserve"> PAGEREF _Toc9434834 \h </w:instrText>
            </w:r>
            <w:r w:rsidR="00E0086A">
              <w:rPr>
                <w:noProof/>
                <w:webHidden/>
              </w:rPr>
            </w:r>
            <w:r w:rsidR="00E0086A">
              <w:rPr>
                <w:noProof/>
                <w:webHidden/>
              </w:rPr>
              <w:fldChar w:fldCharType="separate"/>
            </w:r>
            <w:r w:rsidR="00E0086A">
              <w:rPr>
                <w:noProof/>
                <w:webHidden/>
              </w:rPr>
              <w:t>50</w:t>
            </w:r>
            <w:r w:rsidR="00E0086A">
              <w:rPr>
                <w:noProof/>
                <w:webHidden/>
              </w:rPr>
              <w:fldChar w:fldCharType="end"/>
            </w:r>
          </w:hyperlink>
        </w:p>
        <w:p w:rsidR="00D013A7" w:rsidRPr="002F7286" w:rsidRDefault="00FA6355" w:rsidP="000B6D9E">
          <w:pPr>
            <w:autoSpaceDE w:val="0"/>
            <w:autoSpaceDN w:val="0"/>
            <w:adjustRightInd w:val="0"/>
            <w:spacing w:line="400" w:lineRule="exact"/>
            <w:jc w:val="left"/>
            <w:rPr>
              <w:rFonts w:ascii="宋体" w:eastAsia="宋体" w:hAnsi="宋体"/>
              <w:sz w:val="24"/>
              <w:szCs w:val="24"/>
            </w:rPr>
            <w:sectPr w:rsidR="00D013A7" w:rsidRPr="002F7286" w:rsidSect="00C7780A">
              <w:footerReference w:type="default" r:id="rId11"/>
              <w:pgSz w:w="11906" w:h="16838" w:code="9"/>
              <w:pgMar w:top="1418" w:right="1418" w:bottom="1418" w:left="1418" w:header="851" w:footer="850" w:gutter="0"/>
              <w:pgNumType w:fmt="upperRoman" w:start="1"/>
              <w:cols w:space="425"/>
              <w:docGrid w:linePitch="312"/>
            </w:sectPr>
          </w:pPr>
          <w:r w:rsidRPr="000F644F">
            <w:rPr>
              <w:rFonts w:ascii="宋体" w:eastAsia="宋体" w:hAnsi="宋体"/>
              <w:sz w:val="24"/>
              <w:szCs w:val="24"/>
            </w:rPr>
            <w:fldChar w:fldCharType="end"/>
          </w:r>
        </w:p>
      </w:sdtContent>
    </w:sdt>
    <w:p w:rsidR="000E4A72" w:rsidRDefault="00167CE3" w:rsidP="000E4A72">
      <w:pPr>
        <w:pStyle w:val="1"/>
        <w:numPr>
          <w:ilvl w:val="0"/>
          <w:numId w:val="5"/>
        </w:numPr>
        <w:spacing w:beforeLines="0" w:afterLines="0"/>
      </w:pPr>
      <w:r>
        <w:rPr>
          <w:rFonts w:hint="eastAsia"/>
        </w:rPr>
        <w:lastRenderedPageBreak/>
        <w:t xml:space="preserve"> </w:t>
      </w:r>
      <w:bookmarkStart w:id="2" w:name="_Toc9434785"/>
      <w:r w:rsidR="0063694D">
        <w:rPr>
          <w:rFonts w:hint="eastAsia"/>
        </w:rPr>
        <w:t>引言</w:t>
      </w:r>
      <w:bookmarkEnd w:id="2"/>
    </w:p>
    <w:p w:rsidR="00126AFD" w:rsidRPr="000E4A72" w:rsidRDefault="00126AFD" w:rsidP="000E4A72">
      <w:pPr>
        <w:jc w:val="center"/>
      </w:pPr>
    </w:p>
    <w:p w:rsidR="000E4A72" w:rsidRPr="00A27AC9" w:rsidRDefault="00B031F9" w:rsidP="00A27AC9">
      <w:pPr>
        <w:pStyle w:val="2"/>
        <w:rPr>
          <w:rFonts w:ascii="黑体" w:hAnsi="黑体"/>
        </w:rPr>
      </w:pPr>
      <w:bookmarkStart w:id="3" w:name="_Toc9434786"/>
      <w:r w:rsidRPr="00B031F9">
        <w:rPr>
          <w:rFonts w:ascii="黑体" w:hAnsi="黑体" w:hint="eastAsia"/>
        </w:rPr>
        <w:t>1.1</w:t>
      </w:r>
      <w:r>
        <w:rPr>
          <w:rFonts w:ascii="黑体" w:hAnsi="黑体" w:hint="eastAsia"/>
        </w:rPr>
        <w:t xml:space="preserve"> </w:t>
      </w:r>
      <w:r w:rsidR="00167CE3">
        <w:rPr>
          <w:rFonts w:ascii="黑体" w:hAnsi="黑体"/>
        </w:rPr>
        <w:t xml:space="preserve"> </w:t>
      </w:r>
      <w:r w:rsidR="0063694D">
        <w:rPr>
          <w:rFonts w:ascii="黑体" w:hAnsi="黑体" w:hint="eastAsia"/>
        </w:rPr>
        <w:t>课题背景</w:t>
      </w:r>
      <w:bookmarkEnd w:id="3"/>
    </w:p>
    <w:p w:rsidR="00C53C6E" w:rsidRPr="00B031F9" w:rsidRDefault="000E4A72" w:rsidP="000E4A72">
      <w:pPr>
        <w:pStyle w:val="3"/>
        <w:ind w:firstLine="482"/>
        <w:rPr>
          <w:rFonts w:ascii="黑体" w:hAnsi="黑体"/>
        </w:rPr>
      </w:pPr>
      <w:bookmarkStart w:id="4" w:name="_Toc9434787"/>
      <w:r w:rsidRPr="00B031F9">
        <w:rPr>
          <w:rFonts w:ascii="黑体" w:hAnsi="黑体" w:hint="eastAsia"/>
        </w:rPr>
        <w:t xml:space="preserve">1.1.1 </w:t>
      </w:r>
      <w:r w:rsidR="00167CE3">
        <w:rPr>
          <w:rFonts w:ascii="黑体" w:hAnsi="黑体"/>
        </w:rPr>
        <w:t xml:space="preserve"> </w:t>
      </w:r>
      <w:r w:rsidR="009D174B">
        <w:rPr>
          <w:rFonts w:ascii="黑体" w:hAnsi="黑体" w:hint="eastAsia"/>
        </w:rPr>
        <w:t>研究意义</w:t>
      </w:r>
      <w:bookmarkEnd w:id="4"/>
    </w:p>
    <w:p w:rsidR="009D174B" w:rsidRPr="00BD6363" w:rsidRDefault="00EF5959" w:rsidP="00BD6363">
      <w:pPr>
        <w:pStyle w:val="a9"/>
        <w:spacing w:line="288" w:lineRule="auto"/>
        <w:ind w:firstLine="480"/>
        <w:rPr>
          <w:rFonts w:ascii="宋体" w:eastAsia="宋体" w:hAnsi="宋体"/>
          <w:sz w:val="24"/>
          <w:szCs w:val="24"/>
        </w:rPr>
      </w:pPr>
      <w:r w:rsidRPr="00EF5959">
        <w:rPr>
          <w:rFonts w:ascii="宋体" w:eastAsia="宋体" w:hAnsi="宋体" w:hint="eastAsia"/>
          <w:sz w:val="24"/>
          <w:szCs w:val="24"/>
        </w:rPr>
        <w:t>随着大数据时代的来临，互联网信息爆炸式增长，而推荐是解决信息过载的有效方法，已广泛应用至电子商务和互联网服务中。</w:t>
      </w:r>
      <w:r w:rsidR="009D174B" w:rsidRPr="00BD6363">
        <w:rPr>
          <w:rFonts w:ascii="宋体" w:eastAsia="宋体" w:hAnsi="宋体" w:hint="eastAsia"/>
          <w:sz w:val="24"/>
          <w:szCs w:val="24"/>
        </w:rPr>
        <w:t>作为重要的数据挖掘任务，推荐系统包括许多对象类型（如电影推荐中的用户、电影、演员和导演等）及对象间的丰富交互关系（如观看信息、社交信息和属性信息等）</w:t>
      </w:r>
      <w:r w:rsidR="00F46E8C" w:rsidRPr="00BD6363">
        <w:rPr>
          <w:rFonts w:ascii="宋体" w:eastAsia="宋体" w:hAnsi="宋体" w:hint="eastAsia"/>
          <w:sz w:val="24"/>
          <w:szCs w:val="24"/>
        </w:rPr>
        <w:t>。因此，</w:t>
      </w:r>
      <w:r w:rsidR="009D174B" w:rsidRPr="00BD6363">
        <w:rPr>
          <w:rFonts w:ascii="宋体" w:eastAsia="宋体" w:hAnsi="宋体" w:hint="eastAsia"/>
          <w:sz w:val="24"/>
          <w:szCs w:val="24"/>
        </w:rPr>
        <w:t>融合更多信息</w:t>
      </w:r>
      <w:r>
        <w:rPr>
          <w:rFonts w:ascii="宋体" w:eastAsia="宋体" w:hAnsi="宋体" w:hint="eastAsia"/>
          <w:sz w:val="24"/>
          <w:szCs w:val="24"/>
        </w:rPr>
        <w:t>来进行混合推荐是解决数据稀疏性的有效途径</w:t>
      </w:r>
      <w:r w:rsidR="009D174B" w:rsidRPr="00BD6363">
        <w:rPr>
          <w:rFonts w:ascii="宋体" w:eastAsia="宋体" w:hAnsi="宋体" w:hint="eastAsia"/>
          <w:sz w:val="24"/>
          <w:szCs w:val="24"/>
        </w:rPr>
        <w:t>。</w:t>
      </w:r>
    </w:p>
    <w:p w:rsidR="009D174B" w:rsidRPr="00BD6363" w:rsidRDefault="009D174B" w:rsidP="00BD6363">
      <w:pPr>
        <w:pStyle w:val="a9"/>
        <w:spacing w:line="288" w:lineRule="auto"/>
        <w:ind w:firstLine="480"/>
        <w:rPr>
          <w:rFonts w:ascii="宋体" w:eastAsia="宋体" w:hAnsi="宋体"/>
          <w:sz w:val="24"/>
          <w:szCs w:val="24"/>
        </w:rPr>
      </w:pPr>
      <w:r w:rsidRPr="00BD6363">
        <w:rPr>
          <w:rFonts w:ascii="宋体" w:eastAsia="宋体" w:hAnsi="宋体" w:hint="eastAsia"/>
          <w:sz w:val="24"/>
          <w:szCs w:val="24"/>
        </w:rPr>
        <w:t>近年来，大量涌现的社会媒体网站包含许多不同类型对象间的复杂交互，将这些对象建模为同质网络是很困难的。作为半结构化的表示方法，异质信息网络（Heterogeneous</w:t>
      </w:r>
      <w:r w:rsidRPr="00BD6363">
        <w:rPr>
          <w:rFonts w:ascii="宋体" w:eastAsia="宋体" w:hAnsi="宋体"/>
          <w:sz w:val="24"/>
          <w:szCs w:val="24"/>
        </w:rPr>
        <w:t xml:space="preserve"> </w:t>
      </w:r>
      <w:r w:rsidRPr="00BD6363">
        <w:rPr>
          <w:rFonts w:ascii="宋体" w:eastAsia="宋体" w:hAnsi="宋体" w:hint="eastAsia"/>
          <w:sz w:val="24"/>
          <w:szCs w:val="24"/>
        </w:rPr>
        <w:t>Information</w:t>
      </w:r>
      <w:r w:rsidRPr="00BD6363">
        <w:rPr>
          <w:rFonts w:ascii="宋体" w:eastAsia="宋体" w:hAnsi="宋体"/>
          <w:sz w:val="24"/>
          <w:szCs w:val="24"/>
        </w:rPr>
        <w:t xml:space="preserve"> </w:t>
      </w:r>
      <w:r w:rsidRPr="00BD6363">
        <w:rPr>
          <w:rFonts w:ascii="宋体" w:eastAsia="宋体" w:hAnsi="宋体" w:hint="eastAsia"/>
          <w:sz w:val="24"/>
          <w:szCs w:val="24"/>
        </w:rPr>
        <w:t>Network），即多种类型节点和链路的建模方式，可以有效建模和处理复杂多样的数据。其次，与同质网络相比，异质网络</w:t>
      </w:r>
      <w:r w:rsidR="00AF5557">
        <w:rPr>
          <w:rFonts w:ascii="宋体" w:eastAsia="宋体" w:hAnsi="宋体" w:hint="eastAsia"/>
          <w:sz w:val="24"/>
          <w:szCs w:val="24"/>
        </w:rPr>
        <w:t>不仅可以融合更多类型的对象及其复杂交互关系，而且可以对齐</w:t>
      </w:r>
      <w:r w:rsidRPr="00BD6363">
        <w:rPr>
          <w:rFonts w:ascii="宋体" w:eastAsia="宋体" w:hAnsi="宋体" w:hint="eastAsia"/>
          <w:sz w:val="24"/>
          <w:szCs w:val="24"/>
        </w:rPr>
        <w:t>多个社交网络平台的信息。最后，异质信息网络包含丰富的语义，</w:t>
      </w:r>
      <w:r w:rsidR="00ED2CB0">
        <w:rPr>
          <w:rFonts w:ascii="宋体" w:eastAsia="宋体" w:hAnsi="宋体" w:hint="eastAsia"/>
          <w:sz w:val="24"/>
          <w:szCs w:val="24"/>
        </w:rPr>
        <w:t>将导致更细微的知识发现。因此，异质信息网络作为有效的信息融合方式可以用于建模</w:t>
      </w:r>
      <w:r w:rsidRPr="00BD6363">
        <w:rPr>
          <w:rFonts w:ascii="宋体" w:eastAsia="宋体" w:hAnsi="宋体" w:hint="eastAsia"/>
          <w:sz w:val="24"/>
          <w:szCs w:val="24"/>
        </w:rPr>
        <w:t>推荐系统中的对象和关系，</w:t>
      </w:r>
      <w:r w:rsidR="00ED2CB0">
        <w:rPr>
          <w:rFonts w:ascii="宋体" w:eastAsia="宋体" w:hAnsi="宋体" w:hint="eastAsia"/>
          <w:sz w:val="24"/>
          <w:szCs w:val="24"/>
        </w:rPr>
        <w:t>可能产生更</w:t>
      </w:r>
      <w:r w:rsidRPr="00BD6363">
        <w:rPr>
          <w:rFonts w:ascii="宋体" w:eastAsia="宋体" w:hAnsi="宋体" w:hint="eastAsia"/>
          <w:sz w:val="24"/>
          <w:szCs w:val="24"/>
        </w:rPr>
        <w:t>准确的推荐结果。</w:t>
      </w:r>
    </w:p>
    <w:p w:rsidR="000E4A72" w:rsidRPr="0063694D" w:rsidRDefault="0063694D" w:rsidP="0063694D">
      <w:pPr>
        <w:pStyle w:val="3"/>
        <w:ind w:firstLine="482"/>
        <w:rPr>
          <w:rFonts w:ascii="黑体" w:hAnsi="黑体"/>
        </w:rPr>
      </w:pPr>
      <w:bookmarkStart w:id="5" w:name="_Toc9434788"/>
      <w:r w:rsidRPr="00B031F9">
        <w:rPr>
          <w:rFonts w:ascii="黑体" w:hAnsi="黑体" w:hint="eastAsia"/>
        </w:rPr>
        <w:t>1.1.</w:t>
      </w:r>
      <w:r>
        <w:rPr>
          <w:rFonts w:ascii="黑体" w:hAnsi="黑体" w:hint="eastAsia"/>
        </w:rPr>
        <w:t>2</w:t>
      </w:r>
      <w:r w:rsidRPr="00B031F9">
        <w:rPr>
          <w:rFonts w:ascii="黑体" w:hAnsi="黑体" w:hint="eastAsia"/>
        </w:rPr>
        <w:t xml:space="preserve"> </w:t>
      </w:r>
      <w:r w:rsidR="00167CE3">
        <w:rPr>
          <w:rFonts w:ascii="黑体" w:hAnsi="黑体"/>
        </w:rPr>
        <w:t xml:space="preserve"> </w:t>
      </w:r>
      <w:r w:rsidR="00E04CBD">
        <w:rPr>
          <w:rFonts w:ascii="黑体" w:hAnsi="黑体" w:hint="eastAsia"/>
        </w:rPr>
        <w:t>研究现状</w:t>
      </w:r>
      <w:bookmarkEnd w:id="5"/>
    </w:p>
    <w:p w:rsidR="004401E2" w:rsidRPr="006C50DD" w:rsidRDefault="004401E2" w:rsidP="006C50DD">
      <w:pPr>
        <w:autoSpaceDE w:val="0"/>
        <w:autoSpaceDN w:val="0"/>
        <w:adjustRightInd w:val="0"/>
        <w:spacing w:line="288" w:lineRule="auto"/>
        <w:ind w:firstLineChars="200" w:firstLine="480"/>
        <w:rPr>
          <w:rFonts w:ascii="黑体" w:eastAsia="黑体" w:hAnsi="黑体"/>
          <w:b/>
          <w:sz w:val="24"/>
          <w:szCs w:val="24"/>
        </w:rPr>
      </w:pPr>
      <w:r w:rsidRPr="00BD6363">
        <w:rPr>
          <w:rFonts w:ascii="宋体" w:eastAsia="宋体" w:hAnsi="宋体" w:hint="eastAsia"/>
          <w:sz w:val="24"/>
          <w:szCs w:val="24"/>
        </w:rPr>
        <w:t>传统的推荐系统通常仅利用用户-</w:t>
      </w:r>
      <w:r w:rsidR="00196650">
        <w:rPr>
          <w:rFonts w:ascii="宋体" w:eastAsia="宋体" w:hAnsi="宋体" w:hint="eastAsia"/>
          <w:sz w:val="24"/>
          <w:szCs w:val="24"/>
        </w:rPr>
        <w:t>物品</w:t>
      </w:r>
      <w:r w:rsidRPr="00BD6363">
        <w:rPr>
          <w:rFonts w:ascii="宋体" w:eastAsia="宋体" w:hAnsi="宋体" w:hint="eastAsia"/>
          <w:sz w:val="24"/>
          <w:szCs w:val="24"/>
        </w:rPr>
        <w:t>评分反馈信息进行推荐。协同过滤</w:t>
      </w:r>
      <w:r w:rsidR="008248B8" w:rsidRPr="008248B8">
        <w:rPr>
          <w:rFonts w:ascii="宋体" w:eastAsia="宋体" w:hAnsi="宋体" w:hint="eastAsia"/>
          <w:sz w:val="24"/>
          <w:szCs w:val="24"/>
          <w:vertAlign w:val="superscript"/>
        </w:rPr>
        <w:t>[</w:t>
      </w:r>
      <w:r w:rsidR="008248B8" w:rsidRPr="008248B8">
        <w:rPr>
          <w:rFonts w:ascii="宋体" w:eastAsia="宋体" w:hAnsi="宋体"/>
          <w:sz w:val="24"/>
          <w:szCs w:val="24"/>
          <w:vertAlign w:val="superscript"/>
        </w:rPr>
        <w:t>1]</w:t>
      </w:r>
      <w:r w:rsidRPr="00BD6363">
        <w:rPr>
          <w:rFonts w:ascii="宋体" w:eastAsia="宋体" w:hAnsi="宋体" w:hint="eastAsia"/>
          <w:sz w:val="24"/>
          <w:szCs w:val="24"/>
        </w:rPr>
        <w:t>是最普及的技术之一，</w:t>
      </w:r>
      <w:r w:rsidR="00196650">
        <w:rPr>
          <w:rFonts w:ascii="宋体" w:eastAsia="宋体" w:hAnsi="宋体" w:hint="eastAsia"/>
          <w:sz w:val="24"/>
          <w:szCs w:val="24"/>
        </w:rPr>
        <w:t>其基本假设是：有着相似购买历史的用户会倾向于购买相似的物品</w:t>
      </w:r>
      <w:r w:rsidRPr="00BD6363">
        <w:rPr>
          <w:rFonts w:ascii="宋体" w:eastAsia="宋体" w:hAnsi="宋体" w:hint="eastAsia"/>
          <w:sz w:val="24"/>
          <w:szCs w:val="24"/>
        </w:rPr>
        <w:t>。</w:t>
      </w:r>
      <w:r w:rsidR="00D468A2">
        <w:rPr>
          <w:rFonts w:ascii="宋体" w:eastAsia="宋体" w:hAnsi="宋体" w:hint="eastAsia"/>
          <w:sz w:val="24"/>
          <w:szCs w:val="24"/>
        </w:rPr>
        <w:t>为捕捉</w:t>
      </w:r>
      <w:r w:rsidR="001B709D">
        <w:rPr>
          <w:rFonts w:ascii="宋体" w:eastAsia="宋体" w:hAnsi="宋体" w:hint="eastAsia"/>
          <w:sz w:val="24"/>
          <w:szCs w:val="24"/>
        </w:rPr>
        <w:t>相似</w:t>
      </w:r>
      <w:r w:rsidR="00D468A2">
        <w:rPr>
          <w:rFonts w:ascii="宋体" w:eastAsia="宋体" w:hAnsi="宋体" w:hint="eastAsia"/>
          <w:sz w:val="24"/>
          <w:szCs w:val="24"/>
        </w:rPr>
        <w:t>用户的购买偏好，</w:t>
      </w:r>
      <w:r w:rsidR="00966DE8">
        <w:rPr>
          <w:rFonts w:ascii="宋体" w:eastAsia="宋体" w:hAnsi="宋体" w:hint="eastAsia"/>
          <w:sz w:val="24"/>
          <w:szCs w:val="24"/>
        </w:rPr>
        <w:t>隐</w:t>
      </w:r>
      <w:r w:rsidR="00D468A2">
        <w:rPr>
          <w:rFonts w:ascii="宋体" w:eastAsia="宋体" w:hAnsi="宋体" w:hint="eastAsia"/>
          <w:sz w:val="24"/>
          <w:szCs w:val="24"/>
        </w:rPr>
        <w:t>因子模型（如</w:t>
      </w:r>
      <w:r w:rsidRPr="00BD6363">
        <w:rPr>
          <w:rFonts w:ascii="宋体" w:eastAsia="宋体" w:hAnsi="宋体" w:hint="eastAsia"/>
          <w:sz w:val="24"/>
          <w:szCs w:val="24"/>
        </w:rPr>
        <w:t>矩阵分解</w:t>
      </w:r>
      <w:r w:rsidR="00D468A2">
        <w:rPr>
          <w:rFonts w:ascii="宋体" w:eastAsia="宋体" w:hAnsi="宋体" w:hint="eastAsia"/>
          <w:sz w:val="24"/>
          <w:szCs w:val="24"/>
        </w:rPr>
        <w:t>）</w:t>
      </w:r>
      <w:r w:rsidR="008248B8" w:rsidRPr="008248B8">
        <w:rPr>
          <w:rFonts w:ascii="宋体" w:eastAsia="宋体" w:hAnsi="宋体" w:hint="eastAsia"/>
          <w:sz w:val="24"/>
          <w:szCs w:val="24"/>
          <w:vertAlign w:val="superscript"/>
        </w:rPr>
        <w:t>[</w:t>
      </w:r>
      <w:r w:rsidR="008248B8" w:rsidRPr="008248B8">
        <w:rPr>
          <w:rFonts w:ascii="宋体" w:eastAsia="宋体" w:hAnsi="宋体"/>
          <w:sz w:val="24"/>
          <w:szCs w:val="24"/>
          <w:vertAlign w:val="superscript"/>
        </w:rPr>
        <w:t>2,3]</w:t>
      </w:r>
      <w:r w:rsidR="00D468A2">
        <w:rPr>
          <w:rFonts w:ascii="宋体" w:eastAsia="宋体" w:hAnsi="宋体" w:hint="eastAsia"/>
          <w:sz w:val="24"/>
          <w:szCs w:val="24"/>
        </w:rPr>
        <w:t>应运而生，并</w:t>
      </w:r>
      <w:r w:rsidRPr="00BD6363">
        <w:rPr>
          <w:rFonts w:ascii="宋体" w:eastAsia="宋体" w:hAnsi="宋体" w:hint="eastAsia"/>
          <w:sz w:val="24"/>
          <w:szCs w:val="24"/>
        </w:rPr>
        <w:t>在推荐系统中</w:t>
      </w:r>
      <w:r w:rsidR="000E7621">
        <w:rPr>
          <w:rFonts w:ascii="宋体" w:eastAsia="宋体" w:hAnsi="宋体" w:hint="eastAsia"/>
          <w:sz w:val="24"/>
          <w:szCs w:val="24"/>
        </w:rPr>
        <w:t>表现出令人瞩目的性能。具体地，</w:t>
      </w:r>
      <w:r w:rsidRPr="00BD6363">
        <w:rPr>
          <w:rFonts w:ascii="宋体" w:eastAsia="宋体" w:hAnsi="宋体" w:hint="eastAsia"/>
          <w:sz w:val="24"/>
          <w:szCs w:val="24"/>
        </w:rPr>
        <w:t>它将用户-</w:t>
      </w:r>
      <w:r w:rsidR="000E7621">
        <w:rPr>
          <w:rFonts w:ascii="宋体" w:eastAsia="宋体" w:hAnsi="宋体" w:hint="eastAsia"/>
          <w:sz w:val="24"/>
          <w:szCs w:val="24"/>
        </w:rPr>
        <w:t>物品</w:t>
      </w:r>
      <w:r w:rsidRPr="00BD6363">
        <w:rPr>
          <w:rFonts w:ascii="宋体" w:eastAsia="宋体" w:hAnsi="宋体" w:hint="eastAsia"/>
          <w:sz w:val="24"/>
          <w:szCs w:val="24"/>
        </w:rPr>
        <w:t>评分矩阵分解为两个</w:t>
      </w:r>
      <w:r w:rsidR="006528C5">
        <w:rPr>
          <w:rFonts w:ascii="宋体" w:eastAsia="宋体" w:hAnsi="宋体" w:hint="eastAsia"/>
          <w:sz w:val="24"/>
          <w:szCs w:val="24"/>
        </w:rPr>
        <w:t>低</w:t>
      </w:r>
      <w:proofErr w:type="gramStart"/>
      <w:r w:rsidR="006528C5">
        <w:rPr>
          <w:rFonts w:ascii="宋体" w:eastAsia="宋体" w:hAnsi="宋体" w:hint="eastAsia"/>
          <w:sz w:val="24"/>
          <w:szCs w:val="24"/>
        </w:rPr>
        <w:t>秩</w:t>
      </w:r>
      <w:proofErr w:type="gramEnd"/>
      <w:r w:rsidRPr="00BD6363">
        <w:rPr>
          <w:rFonts w:ascii="宋体" w:eastAsia="宋体" w:hAnsi="宋体" w:hint="eastAsia"/>
          <w:sz w:val="24"/>
          <w:szCs w:val="24"/>
        </w:rPr>
        <w:t>的用户</w:t>
      </w:r>
      <w:r w:rsidR="006528C5">
        <w:rPr>
          <w:rFonts w:ascii="宋体" w:eastAsia="宋体" w:hAnsi="宋体" w:hint="eastAsia"/>
          <w:sz w:val="24"/>
          <w:szCs w:val="24"/>
        </w:rPr>
        <w:t>因子</w:t>
      </w:r>
      <w:r w:rsidRPr="00BD6363">
        <w:rPr>
          <w:rFonts w:ascii="宋体" w:eastAsia="宋体" w:hAnsi="宋体" w:hint="eastAsia"/>
          <w:sz w:val="24"/>
          <w:szCs w:val="24"/>
        </w:rPr>
        <w:t>和</w:t>
      </w:r>
      <w:r w:rsidR="000E7621">
        <w:rPr>
          <w:rFonts w:ascii="宋体" w:eastAsia="宋体" w:hAnsi="宋体" w:hint="eastAsia"/>
          <w:sz w:val="24"/>
          <w:szCs w:val="24"/>
        </w:rPr>
        <w:t>物品</w:t>
      </w:r>
      <w:r w:rsidR="006528C5">
        <w:rPr>
          <w:rFonts w:ascii="宋体" w:eastAsia="宋体" w:hAnsi="宋体" w:hint="eastAsia"/>
          <w:sz w:val="24"/>
          <w:szCs w:val="24"/>
        </w:rPr>
        <w:t>因子</w:t>
      </w:r>
      <w:r w:rsidRPr="00BD6363">
        <w:rPr>
          <w:rFonts w:ascii="宋体" w:eastAsia="宋体" w:hAnsi="宋体" w:hint="eastAsia"/>
          <w:sz w:val="24"/>
          <w:szCs w:val="24"/>
        </w:rPr>
        <w:t>，然后利用</w:t>
      </w:r>
      <w:proofErr w:type="gramStart"/>
      <w:r w:rsidR="00966DE8">
        <w:rPr>
          <w:rFonts w:ascii="宋体" w:eastAsia="宋体" w:hAnsi="宋体" w:hint="eastAsia"/>
          <w:sz w:val="24"/>
          <w:szCs w:val="24"/>
        </w:rPr>
        <w:t>隐</w:t>
      </w:r>
      <w:proofErr w:type="gramEnd"/>
      <w:r w:rsidR="006528C5">
        <w:rPr>
          <w:rFonts w:ascii="宋体" w:eastAsia="宋体" w:hAnsi="宋体" w:hint="eastAsia"/>
          <w:sz w:val="24"/>
          <w:szCs w:val="24"/>
        </w:rPr>
        <w:t>因子</w:t>
      </w:r>
      <w:r w:rsidRPr="00BD6363">
        <w:rPr>
          <w:rFonts w:ascii="宋体" w:eastAsia="宋体" w:hAnsi="宋体" w:hint="eastAsia"/>
          <w:sz w:val="24"/>
          <w:szCs w:val="24"/>
        </w:rPr>
        <w:t>进行预测。</w:t>
      </w:r>
      <w:r w:rsidR="00702DA2" w:rsidRPr="00702DA2">
        <w:rPr>
          <w:rFonts w:ascii="宋体" w:eastAsia="宋体" w:hAnsi="宋体" w:hint="eastAsia"/>
          <w:sz w:val="24"/>
          <w:szCs w:val="24"/>
        </w:rPr>
        <w:t>由于</w:t>
      </w:r>
      <w:proofErr w:type="gramStart"/>
      <w:r w:rsidR="00966DE8">
        <w:rPr>
          <w:rFonts w:ascii="宋体" w:eastAsia="宋体" w:hAnsi="宋体" w:hint="eastAsia"/>
          <w:sz w:val="24"/>
          <w:szCs w:val="24"/>
        </w:rPr>
        <w:t>隐</w:t>
      </w:r>
      <w:proofErr w:type="gramEnd"/>
      <w:r w:rsidR="00702DA2" w:rsidRPr="00702DA2">
        <w:rPr>
          <w:rFonts w:ascii="宋体" w:eastAsia="宋体" w:hAnsi="宋体" w:hint="eastAsia"/>
          <w:sz w:val="24"/>
          <w:szCs w:val="24"/>
        </w:rPr>
        <w:t>因子模型</w:t>
      </w:r>
      <w:r w:rsidR="00702DA2">
        <w:rPr>
          <w:rFonts w:ascii="宋体" w:eastAsia="宋体" w:hAnsi="宋体" w:hint="eastAsia"/>
          <w:sz w:val="24"/>
          <w:szCs w:val="24"/>
        </w:rPr>
        <w:t>极易</w:t>
      </w:r>
      <w:proofErr w:type="gramStart"/>
      <w:r w:rsidR="00702DA2">
        <w:rPr>
          <w:rFonts w:ascii="宋体" w:eastAsia="宋体" w:hAnsi="宋体" w:hint="eastAsia"/>
          <w:sz w:val="24"/>
          <w:szCs w:val="24"/>
        </w:rPr>
        <w:t>受</w:t>
      </w:r>
      <w:r w:rsidR="00702DA2" w:rsidRPr="00702DA2">
        <w:rPr>
          <w:rFonts w:ascii="宋体" w:eastAsia="宋体" w:hAnsi="宋体" w:hint="eastAsia"/>
          <w:sz w:val="24"/>
          <w:szCs w:val="24"/>
        </w:rPr>
        <w:t>数据</w:t>
      </w:r>
      <w:proofErr w:type="gramEnd"/>
      <w:r w:rsidR="00702DA2" w:rsidRPr="00702DA2">
        <w:rPr>
          <w:rFonts w:ascii="宋体" w:eastAsia="宋体" w:hAnsi="宋体" w:hint="eastAsia"/>
          <w:sz w:val="24"/>
          <w:szCs w:val="24"/>
        </w:rPr>
        <w:t>稀疏性</w:t>
      </w:r>
      <w:r w:rsidR="00702DA2">
        <w:rPr>
          <w:rFonts w:ascii="宋体" w:eastAsia="宋体" w:hAnsi="宋体" w:hint="eastAsia"/>
          <w:sz w:val="24"/>
          <w:szCs w:val="24"/>
        </w:rPr>
        <w:t>影响</w:t>
      </w:r>
      <w:r w:rsidR="00702DA2" w:rsidRPr="00702DA2">
        <w:rPr>
          <w:rFonts w:ascii="宋体" w:eastAsia="宋体" w:hAnsi="宋体" w:hint="eastAsia"/>
          <w:sz w:val="24"/>
          <w:szCs w:val="24"/>
        </w:rPr>
        <w:t>，</w:t>
      </w:r>
      <w:r w:rsidRPr="00BD6363">
        <w:rPr>
          <w:rFonts w:ascii="宋体" w:eastAsia="宋体" w:hAnsi="宋体" w:hint="eastAsia"/>
          <w:sz w:val="24"/>
          <w:szCs w:val="24"/>
        </w:rPr>
        <w:t>随</w:t>
      </w:r>
      <w:r w:rsidR="00BF5352">
        <w:rPr>
          <w:rFonts w:ascii="宋体" w:eastAsia="宋体" w:hAnsi="宋体" w:hint="eastAsia"/>
          <w:sz w:val="24"/>
          <w:szCs w:val="24"/>
        </w:rPr>
        <w:t>着</w:t>
      </w:r>
      <w:r w:rsidRPr="00BD6363">
        <w:rPr>
          <w:rFonts w:ascii="宋体" w:eastAsia="宋体" w:hAnsi="宋体" w:hint="eastAsia"/>
          <w:sz w:val="24"/>
          <w:szCs w:val="24"/>
        </w:rPr>
        <w:t>社交媒体的普及，越来越多的研究人员通过</w:t>
      </w:r>
      <w:r w:rsidR="005623EB">
        <w:rPr>
          <w:rFonts w:ascii="宋体" w:eastAsia="宋体" w:hAnsi="宋体" w:hint="eastAsia"/>
          <w:sz w:val="24"/>
          <w:szCs w:val="24"/>
        </w:rPr>
        <w:t>整合辅助信息</w:t>
      </w:r>
      <w:r w:rsidR="00F11A34">
        <w:rPr>
          <w:rFonts w:ascii="宋体" w:eastAsia="宋体" w:hAnsi="宋体" w:hint="eastAsia"/>
          <w:sz w:val="24"/>
          <w:szCs w:val="24"/>
        </w:rPr>
        <w:t>扩展</w:t>
      </w:r>
      <w:proofErr w:type="gramStart"/>
      <w:r w:rsidR="00966DE8">
        <w:rPr>
          <w:rFonts w:ascii="宋体" w:eastAsia="宋体" w:hAnsi="宋体" w:hint="eastAsia"/>
          <w:sz w:val="24"/>
          <w:szCs w:val="24"/>
        </w:rPr>
        <w:t>隐</w:t>
      </w:r>
      <w:proofErr w:type="gramEnd"/>
      <w:r w:rsidR="00F11A34">
        <w:rPr>
          <w:rFonts w:ascii="宋体" w:eastAsia="宋体" w:hAnsi="宋体" w:hint="eastAsia"/>
          <w:sz w:val="24"/>
          <w:szCs w:val="24"/>
        </w:rPr>
        <w:t>因子模型，如</w:t>
      </w:r>
      <w:r w:rsidR="00702DA2">
        <w:rPr>
          <w:rFonts w:ascii="宋体" w:eastAsia="宋体" w:hAnsi="宋体" w:hint="eastAsia"/>
          <w:sz w:val="24"/>
          <w:szCs w:val="24"/>
        </w:rPr>
        <w:t>异质网络推荐系统</w:t>
      </w:r>
      <w:r w:rsidR="008248B8" w:rsidRPr="008248B8">
        <w:rPr>
          <w:rFonts w:ascii="宋体" w:eastAsia="宋体" w:hAnsi="宋体" w:hint="eastAsia"/>
          <w:sz w:val="24"/>
          <w:szCs w:val="24"/>
          <w:vertAlign w:val="superscript"/>
        </w:rPr>
        <w:t>[</w:t>
      </w:r>
      <w:r w:rsidR="008248B8" w:rsidRPr="008248B8">
        <w:rPr>
          <w:rFonts w:ascii="宋体" w:eastAsia="宋体" w:hAnsi="宋体"/>
          <w:sz w:val="24"/>
          <w:szCs w:val="24"/>
          <w:vertAlign w:val="superscript"/>
        </w:rPr>
        <w:t>4]</w:t>
      </w:r>
      <w:r w:rsidRPr="00BD6363">
        <w:rPr>
          <w:rFonts w:ascii="宋体" w:eastAsia="宋体" w:hAnsi="宋体" w:hint="eastAsia"/>
          <w:sz w:val="24"/>
          <w:szCs w:val="24"/>
        </w:rPr>
        <w:t>。</w:t>
      </w:r>
    </w:p>
    <w:p w:rsidR="004401E2" w:rsidRPr="00BD6363" w:rsidRDefault="004401E2" w:rsidP="00475E69">
      <w:pPr>
        <w:autoSpaceDE w:val="0"/>
        <w:autoSpaceDN w:val="0"/>
        <w:adjustRightInd w:val="0"/>
        <w:spacing w:line="288" w:lineRule="auto"/>
        <w:ind w:firstLineChars="200" w:firstLine="480"/>
        <w:rPr>
          <w:rFonts w:ascii="宋体" w:eastAsia="宋体" w:hAnsi="宋体"/>
          <w:sz w:val="24"/>
          <w:szCs w:val="24"/>
        </w:rPr>
      </w:pPr>
      <w:r w:rsidRPr="00BD6363">
        <w:rPr>
          <w:rFonts w:ascii="宋体" w:eastAsia="宋体" w:hAnsi="宋体" w:hint="eastAsia"/>
          <w:sz w:val="24"/>
          <w:szCs w:val="24"/>
        </w:rPr>
        <w:t>近年来，异质信息网络，即多种类型节点和链路的建模方式，在数据挖掘领域大放异彩。作为重要的数据挖掘任务，推荐系统包括许多对象类型（如电影推荐中的用户、电影、演员和导演等）及对象间的丰富交互关系（如观看信息、社交信息和属性信息等），可以自然而然地利用异质信息网络建模。而异质信息网络优越的信息综合能力及丰富的语义信息使得更准确的推荐成为可能。</w:t>
      </w:r>
    </w:p>
    <w:p w:rsidR="004401E2" w:rsidRPr="00BD6363" w:rsidRDefault="004401E2" w:rsidP="00475E69">
      <w:pPr>
        <w:autoSpaceDE w:val="0"/>
        <w:autoSpaceDN w:val="0"/>
        <w:adjustRightInd w:val="0"/>
        <w:spacing w:line="288" w:lineRule="auto"/>
        <w:ind w:firstLineChars="200" w:firstLine="480"/>
        <w:rPr>
          <w:rFonts w:ascii="宋体" w:eastAsia="宋体" w:hAnsi="宋体"/>
          <w:sz w:val="24"/>
          <w:szCs w:val="24"/>
        </w:rPr>
      </w:pPr>
      <w:r w:rsidRPr="00BD6363">
        <w:rPr>
          <w:rFonts w:ascii="宋体" w:eastAsia="宋体" w:hAnsi="宋体" w:hint="eastAsia"/>
          <w:sz w:val="24"/>
          <w:szCs w:val="24"/>
        </w:rPr>
        <w:t>元路径（meta-path），即连接两类对象的关系组合，被广泛用于异质信息网络中的语义信息建模和关系抽取。Shi等人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5]</w:t>
      </w:r>
      <w:r w:rsidRPr="00BD6363">
        <w:rPr>
          <w:rFonts w:ascii="宋体" w:eastAsia="宋体" w:hAnsi="宋体" w:hint="eastAsia"/>
          <w:sz w:val="24"/>
          <w:szCs w:val="24"/>
        </w:rPr>
        <w:t>实现了一个基于语义的推荐系统HeteRecom，利用元路径的语义信息来评估电影间的相似性。此外，考虑属性值，如链接上的评分，他们进一步将推荐系统建模为加权异质信息网络，并提出基于语义路径的个性化推荐方法</w:t>
      </w:r>
      <w:r w:rsidRPr="00BD6363">
        <w:rPr>
          <w:rFonts w:ascii="宋体" w:eastAsia="宋体" w:hAnsi="宋体" w:hint="eastAsia"/>
          <w:sz w:val="24"/>
          <w:szCs w:val="24"/>
        </w:rPr>
        <w:lastRenderedPageBreak/>
        <w:t>SemRec</w:t>
      </w:r>
      <w:r w:rsidR="00B11EE0" w:rsidRPr="00B11EE0">
        <w:rPr>
          <w:rFonts w:ascii="宋体" w:eastAsia="宋体" w:hAnsi="宋体"/>
          <w:sz w:val="24"/>
          <w:szCs w:val="24"/>
          <w:vertAlign w:val="superscript"/>
        </w:rPr>
        <w:t>[6]</w:t>
      </w:r>
      <w:r w:rsidRPr="00BD6363">
        <w:rPr>
          <w:rFonts w:ascii="宋体" w:eastAsia="宋体" w:hAnsi="宋体" w:hint="eastAsia"/>
          <w:sz w:val="24"/>
          <w:szCs w:val="24"/>
        </w:rPr>
        <w:t>。为充分利用关系异质性，Yu等人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7]</w:t>
      </w:r>
      <w:r w:rsidRPr="00BD6363">
        <w:rPr>
          <w:rFonts w:ascii="宋体" w:eastAsia="宋体" w:hAnsi="宋体" w:hint="eastAsia"/>
          <w:sz w:val="24"/>
          <w:szCs w:val="24"/>
        </w:rPr>
        <w:t>引入基于元路径的</w:t>
      </w:r>
      <w:proofErr w:type="gramStart"/>
      <w:r w:rsidR="00966DE8">
        <w:rPr>
          <w:rFonts w:ascii="宋体" w:eastAsia="宋体" w:hAnsi="宋体" w:hint="eastAsia"/>
          <w:sz w:val="24"/>
          <w:szCs w:val="24"/>
        </w:rPr>
        <w:t>隐</w:t>
      </w:r>
      <w:r w:rsidRPr="00BD6363">
        <w:rPr>
          <w:rFonts w:ascii="宋体" w:eastAsia="宋体" w:hAnsi="宋体" w:hint="eastAsia"/>
          <w:sz w:val="24"/>
          <w:szCs w:val="24"/>
        </w:rPr>
        <w:t>特征</w:t>
      </w:r>
      <w:proofErr w:type="gramEnd"/>
      <w:r w:rsidRPr="00BD6363">
        <w:rPr>
          <w:rFonts w:ascii="宋体" w:eastAsia="宋体" w:hAnsi="宋体" w:hint="eastAsia"/>
          <w:sz w:val="24"/>
          <w:szCs w:val="24"/>
        </w:rPr>
        <w:t>来表示沿不同类型路径的用户和</w:t>
      </w:r>
      <w:r w:rsidR="000E166F">
        <w:rPr>
          <w:rFonts w:ascii="宋体" w:eastAsia="宋体" w:hAnsi="宋体" w:hint="eastAsia"/>
          <w:sz w:val="24"/>
          <w:szCs w:val="24"/>
        </w:rPr>
        <w:t>物品</w:t>
      </w:r>
      <w:r w:rsidRPr="00BD6363">
        <w:rPr>
          <w:rFonts w:ascii="宋体" w:eastAsia="宋体" w:hAnsi="宋体" w:hint="eastAsia"/>
          <w:sz w:val="24"/>
          <w:szCs w:val="24"/>
        </w:rPr>
        <w:t>间的连接，然后利用贝叶斯排名优化技术在全局和个性化水平上定义推荐模型。同样基于元路径，</w:t>
      </w:r>
      <w:r w:rsidR="00E3676C" w:rsidRPr="00E3676C">
        <w:rPr>
          <w:rFonts w:ascii="宋体" w:eastAsia="宋体" w:hAnsi="宋体" w:hint="eastAsia"/>
          <w:sz w:val="24"/>
          <w:szCs w:val="24"/>
        </w:rPr>
        <w:t>NeuACF</w:t>
      </w:r>
      <w:r w:rsidR="00B11EE0" w:rsidRPr="00B11EE0">
        <w:rPr>
          <w:rFonts w:ascii="宋体" w:eastAsia="宋体" w:hAnsi="宋体"/>
          <w:sz w:val="24"/>
          <w:szCs w:val="24"/>
          <w:vertAlign w:val="superscript"/>
        </w:rPr>
        <w:t>[8]</w:t>
      </w:r>
      <w:r w:rsidR="00E3676C">
        <w:rPr>
          <w:rFonts w:ascii="宋体" w:eastAsia="宋体" w:hAnsi="宋体" w:hint="eastAsia"/>
          <w:sz w:val="24"/>
          <w:szCs w:val="24"/>
        </w:rPr>
        <w:t>利用深度神经网络</w:t>
      </w:r>
      <w:r w:rsidR="00E3676C" w:rsidRPr="00E3676C">
        <w:rPr>
          <w:rFonts w:ascii="宋体" w:eastAsia="宋体" w:hAnsi="宋体" w:hint="eastAsia"/>
          <w:sz w:val="24"/>
          <w:szCs w:val="24"/>
        </w:rPr>
        <w:t>模拟和融合不同方面级别的</w:t>
      </w:r>
      <w:r w:rsidR="00966DE8">
        <w:rPr>
          <w:rFonts w:ascii="宋体" w:eastAsia="宋体" w:hAnsi="宋体" w:hint="eastAsia"/>
          <w:sz w:val="24"/>
          <w:szCs w:val="24"/>
        </w:rPr>
        <w:t>隐</w:t>
      </w:r>
      <w:r w:rsidR="001B32F9">
        <w:rPr>
          <w:rFonts w:ascii="宋体" w:eastAsia="宋体" w:hAnsi="宋体" w:hint="eastAsia"/>
          <w:sz w:val="24"/>
          <w:szCs w:val="24"/>
        </w:rPr>
        <w:t>因子</w:t>
      </w:r>
      <w:r w:rsidR="00E3676C" w:rsidRPr="00E3676C">
        <w:rPr>
          <w:rFonts w:ascii="宋体" w:eastAsia="宋体" w:hAnsi="宋体" w:hint="eastAsia"/>
          <w:sz w:val="24"/>
          <w:szCs w:val="24"/>
        </w:rPr>
        <w:t>，从不同方面表示用户偏好和</w:t>
      </w:r>
      <w:r w:rsidR="00AB7C1E">
        <w:rPr>
          <w:rFonts w:ascii="宋体" w:eastAsia="宋体" w:hAnsi="宋体" w:hint="eastAsia"/>
          <w:sz w:val="24"/>
          <w:szCs w:val="24"/>
        </w:rPr>
        <w:t>物品</w:t>
      </w:r>
      <w:r w:rsidR="00E3676C" w:rsidRPr="00E3676C">
        <w:rPr>
          <w:rFonts w:ascii="宋体" w:eastAsia="宋体" w:hAnsi="宋体" w:hint="eastAsia"/>
          <w:sz w:val="24"/>
          <w:szCs w:val="24"/>
        </w:rPr>
        <w:t>特征</w:t>
      </w:r>
      <w:r w:rsidR="00E3676C">
        <w:rPr>
          <w:rFonts w:ascii="宋体" w:eastAsia="宋体" w:hAnsi="宋体" w:hint="eastAsia"/>
          <w:sz w:val="24"/>
          <w:szCs w:val="24"/>
        </w:rPr>
        <w:t>，并自动确定其重要性</w:t>
      </w:r>
      <w:r w:rsidR="00E3676C" w:rsidRPr="00E3676C">
        <w:rPr>
          <w:rFonts w:ascii="宋体" w:eastAsia="宋体" w:hAnsi="宋体" w:hint="eastAsia"/>
          <w:sz w:val="24"/>
          <w:szCs w:val="24"/>
        </w:rPr>
        <w:t>。</w:t>
      </w:r>
    </w:p>
    <w:p w:rsidR="004401E2" w:rsidRPr="00BD6363" w:rsidRDefault="004401E2" w:rsidP="00475E69">
      <w:pPr>
        <w:autoSpaceDE w:val="0"/>
        <w:autoSpaceDN w:val="0"/>
        <w:adjustRightInd w:val="0"/>
        <w:spacing w:line="288" w:lineRule="auto"/>
        <w:ind w:firstLineChars="200" w:firstLine="480"/>
        <w:rPr>
          <w:rFonts w:ascii="宋体" w:eastAsia="宋体" w:hAnsi="宋体"/>
          <w:sz w:val="24"/>
          <w:szCs w:val="24"/>
        </w:rPr>
      </w:pPr>
      <w:r w:rsidRPr="00BD6363">
        <w:rPr>
          <w:rFonts w:ascii="宋体" w:eastAsia="宋体" w:hAnsi="宋体" w:hint="eastAsia"/>
          <w:sz w:val="24"/>
          <w:szCs w:val="24"/>
        </w:rPr>
        <w:t>许多方法利用异质信息网络来融合各种信息。结合不同上下文，Jamali等人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9]</w:t>
      </w:r>
      <w:r w:rsidRPr="00BD6363">
        <w:rPr>
          <w:rFonts w:ascii="宋体" w:eastAsia="宋体" w:hAnsi="宋体" w:hint="eastAsia"/>
          <w:sz w:val="24"/>
          <w:szCs w:val="24"/>
        </w:rPr>
        <w:t>提出基于上下文的矩阵分解模型，考虑每个实体的一般</w:t>
      </w:r>
      <w:proofErr w:type="gramStart"/>
      <w:r w:rsidR="00966DE8">
        <w:rPr>
          <w:rFonts w:ascii="宋体" w:eastAsia="宋体" w:hAnsi="宋体" w:hint="eastAsia"/>
          <w:sz w:val="24"/>
          <w:szCs w:val="24"/>
        </w:rPr>
        <w:t>隐</w:t>
      </w:r>
      <w:proofErr w:type="gramEnd"/>
      <w:r w:rsidRPr="00BD6363">
        <w:rPr>
          <w:rFonts w:ascii="宋体" w:eastAsia="宋体" w:hAnsi="宋体" w:hint="eastAsia"/>
          <w:sz w:val="24"/>
          <w:szCs w:val="24"/>
        </w:rPr>
        <w:t>因子和依赖于上下文的</w:t>
      </w:r>
      <w:r w:rsidR="00966DE8">
        <w:rPr>
          <w:rFonts w:ascii="宋体" w:eastAsia="宋体" w:hAnsi="宋体" w:hint="eastAsia"/>
          <w:sz w:val="24"/>
          <w:szCs w:val="24"/>
        </w:rPr>
        <w:t>隐</w:t>
      </w:r>
      <w:r w:rsidRPr="00BD6363">
        <w:rPr>
          <w:rFonts w:ascii="宋体" w:eastAsia="宋体" w:hAnsi="宋体" w:hint="eastAsia"/>
          <w:sz w:val="24"/>
          <w:szCs w:val="24"/>
        </w:rPr>
        <w:t>因子。使用用户隐式反馈数据，Yu等人</w:t>
      </w:r>
      <w:r w:rsidR="00B11EE0" w:rsidRPr="00B11EE0">
        <w:rPr>
          <w:rFonts w:ascii="宋体" w:eastAsia="宋体" w:hAnsi="宋体" w:hint="eastAsia"/>
          <w:sz w:val="24"/>
          <w:szCs w:val="24"/>
          <w:vertAlign w:val="superscript"/>
        </w:rPr>
        <w:t>[</w:t>
      </w:r>
      <w:r w:rsidR="002C0C4E">
        <w:rPr>
          <w:rFonts w:ascii="宋体" w:eastAsia="宋体" w:hAnsi="宋体"/>
          <w:sz w:val="24"/>
          <w:szCs w:val="24"/>
          <w:vertAlign w:val="superscript"/>
        </w:rPr>
        <w:t>7</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进一步解决全局和个性化实体推荐问题。根据相关的兴趣组，Ren等人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1</w:t>
      </w:r>
      <w:r w:rsidR="002C0C4E">
        <w:rPr>
          <w:rFonts w:ascii="宋体" w:eastAsia="宋体" w:hAnsi="宋体"/>
          <w:sz w:val="24"/>
          <w:szCs w:val="24"/>
          <w:vertAlign w:val="superscript"/>
        </w:rPr>
        <w:t>0</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提出基于簇的引用推荐框架来预测每个查询在书目网络中的引用。同样，Wu等人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1</w:t>
      </w:r>
      <w:r w:rsidR="002C0C4E">
        <w:rPr>
          <w:rFonts w:ascii="宋体" w:eastAsia="宋体" w:hAnsi="宋体"/>
          <w:sz w:val="24"/>
          <w:szCs w:val="24"/>
          <w:vertAlign w:val="superscript"/>
        </w:rPr>
        <w:t>1</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结合兴趣组信息，利用图表摘要和基于内容的聚类方法来进行媒体推荐。</w:t>
      </w:r>
      <w:r w:rsidR="00F40EC7">
        <w:rPr>
          <w:rFonts w:ascii="宋体" w:eastAsia="宋体" w:hAnsi="宋体" w:hint="eastAsia"/>
          <w:sz w:val="24"/>
          <w:szCs w:val="24"/>
        </w:rPr>
        <w:t>此外，</w:t>
      </w:r>
      <w:r w:rsidRPr="00BD6363">
        <w:rPr>
          <w:rFonts w:ascii="宋体" w:eastAsia="宋体" w:hAnsi="宋体" w:hint="eastAsia"/>
          <w:sz w:val="24"/>
          <w:szCs w:val="24"/>
        </w:rPr>
        <w:t>利用多种类型的关系，Luo等人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1</w:t>
      </w:r>
      <w:r w:rsidR="002C0C4E">
        <w:rPr>
          <w:rFonts w:ascii="宋体" w:eastAsia="宋体" w:hAnsi="宋体"/>
          <w:sz w:val="24"/>
          <w:szCs w:val="24"/>
          <w:vertAlign w:val="superscript"/>
        </w:rPr>
        <w:t>2</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提出一种社交协同过滤算法。</w:t>
      </w:r>
    </w:p>
    <w:p w:rsidR="00417813" w:rsidRPr="008248B8" w:rsidRDefault="004401E2" w:rsidP="008248B8">
      <w:pPr>
        <w:autoSpaceDE w:val="0"/>
        <w:autoSpaceDN w:val="0"/>
        <w:adjustRightInd w:val="0"/>
        <w:spacing w:line="288" w:lineRule="auto"/>
        <w:ind w:firstLineChars="200" w:firstLine="480"/>
        <w:rPr>
          <w:rFonts w:ascii="宋体" w:eastAsia="宋体" w:hAnsi="宋体"/>
          <w:sz w:val="24"/>
          <w:szCs w:val="24"/>
        </w:rPr>
      </w:pPr>
      <w:r w:rsidRPr="00BD6363">
        <w:rPr>
          <w:rFonts w:ascii="宋体" w:eastAsia="宋体" w:hAnsi="宋体" w:hint="eastAsia"/>
          <w:sz w:val="24"/>
          <w:szCs w:val="24"/>
        </w:rPr>
        <w:t>总的来说，大多数异质信息网络的相似性推荐算法集中在简单的网络结构（如二分或星型模式）和粗糙的语义建模（如元路径）上。但很多实际数据，特别是电子商务数据，所构建的异质信息网络包含很多节点和</w:t>
      </w:r>
      <w:proofErr w:type="gramStart"/>
      <w:r w:rsidRPr="00BD6363">
        <w:rPr>
          <w:rFonts w:ascii="宋体" w:eastAsia="宋体" w:hAnsi="宋体" w:hint="eastAsia"/>
          <w:sz w:val="24"/>
          <w:szCs w:val="24"/>
        </w:rPr>
        <w:t>边</w:t>
      </w:r>
      <w:proofErr w:type="gramEnd"/>
      <w:r w:rsidRPr="00BD6363">
        <w:rPr>
          <w:rFonts w:ascii="宋体" w:eastAsia="宋体" w:hAnsi="宋体" w:hint="eastAsia"/>
          <w:sz w:val="24"/>
          <w:szCs w:val="24"/>
        </w:rPr>
        <w:t>类型，没有简单的网络模式。这种</w:t>
      </w:r>
      <w:proofErr w:type="gramStart"/>
      <w:r w:rsidRPr="00BD6363">
        <w:rPr>
          <w:rFonts w:ascii="宋体" w:eastAsia="宋体" w:hAnsi="宋体" w:hint="eastAsia"/>
          <w:sz w:val="24"/>
          <w:szCs w:val="24"/>
        </w:rPr>
        <w:t>无模式</w:t>
      </w:r>
      <w:proofErr w:type="gramEnd"/>
      <w:r w:rsidR="00ED2CB0">
        <w:rPr>
          <w:rFonts w:ascii="宋体" w:eastAsia="宋体" w:hAnsi="宋体" w:hint="eastAsia"/>
          <w:sz w:val="24"/>
          <w:szCs w:val="24"/>
        </w:rPr>
        <w:t>或丰富模式的异质信息网络带来了许多新的研究问题，如多</w:t>
      </w:r>
      <w:r w:rsidRPr="00BD6363">
        <w:rPr>
          <w:rFonts w:ascii="宋体" w:eastAsia="宋体" w:hAnsi="宋体" w:hint="eastAsia"/>
          <w:sz w:val="24"/>
          <w:szCs w:val="24"/>
        </w:rPr>
        <w:t>类型对象关系的管理及元路径的自动产生等，与此同时也亟需更强大</w:t>
      </w:r>
      <w:r w:rsidR="00AF1935">
        <w:rPr>
          <w:rFonts w:ascii="宋体" w:eastAsia="宋体" w:hAnsi="宋体" w:hint="eastAsia"/>
          <w:sz w:val="24"/>
          <w:szCs w:val="24"/>
        </w:rPr>
        <w:t>的</w:t>
      </w:r>
      <w:r w:rsidRPr="00BD6363">
        <w:rPr>
          <w:rFonts w:ascii="宋体" w:eastAsia="宋体" w:hAnsi="宋体" w:hint="eastAsia"/>
          <w:sz w:val="24"/>
          <w:szCs w:val="24"/>
        </w:rPr>
        <w:t>语义建模和分析方法挖掘丰富细致的语义信息。</w:t>
      </w:r>
    </w:p>
    <w:p w:rsidR="00A20770" w:rsidRPr="00B031F9" w:rsidRDefault="00A20770" w:rsidP="00A32C9B">
      <w:pPr>
        <w:pStyle w:val="2"/>
        <w:spacing w:before="100" w:beforeAutospacing="1" w:after="100" w:afterAutospacing="1"/>
        <w:rPr>
          <w:rFonts w:ascii="黑体" w:hAnsi="黑体"/>
        </w:rPr>
      </w:pPr>
      <w:bookmarkStart w:id="6" w:name="_Toc9434789"/>
      <w:r w:rsidRPr="00B031F9">
        <w:rPr>
          <w:rFonts w:ascii="黑体" w:hAnsi="黑体" w:hint="eastAsia"/>
        </w:rPr>
        <w:t>1</w:t>
      </w:r>
      <w:r w:rsidRPr="00B031F9">
        <w:rPr>
          <w:rFonts w:ascii="黑体" w:hAnsi="黑体"/>
        </w:rPr>
        <w:t xml:space="preserve">.2 </w:t>
      </w:r>
      <w:r w:rsidR="00167CE3">
        <w:rPr>
          <w:rFonts w:ascii="黑体" w:hAnsi="黑体"/>
        </w:rPr>
        <w:t xml:space="preserve"> </w:t>
      </w:r>
      <w:r w:rsidR="0063694D">
        <w:rPr>
          <w:rFonts w:ascii="黑体" w:hAnsi="黑体" w:hint="eastAsia"/>
        </w:rPr>
        <w:t>课题任务</w:t>
      </w:r>
      <w:bookmarkEnd w:id="6"/>
    </w:p>
    <w:p w:rsidR="000E4A72" w:rsidRDefault="000E4A72" w:rsidP="000E4A72">
      <w:pPr>
        <w:pStyle w:val="3"/>
        <w:ind w:firstLine="482"/>
        <w:rPr>
          <w:rFonts w:ascii="黑体" w:hAnsi="黑体"/>
        </w:rPr>
      </w:pPr>
      <w:bookmarkStart w:id="7" w:name="_Toc9434790"/>
      <w:r w:rsidRPr="00B031F9">
        <w:rPr>
          <w:rFonts w:ascii="黑体" w:hAnsi="黑体" w:hint="eastAsia"/>
        </w:rPr>
        <w:t>1.2.1</w:t>
      </w:r>
      <w:r w:rsidR="00CD7F98" w:rsidRPr="00B031F9">
        <w:rPr>
          <w:rFonts w:ascii="黑体" w:hAnsi="黑体" w:hint="eastAsia"/>
        </w:rPr>
        <w:t xml:space="preserve"> </w:t>
      </w:r>
      <w:r w:rsidR="00167CE3">
        <w:rPr>
          <w:rFonts w:ascii="黑体" w:hAnsi="黑体"/>
        </w:rPr>
        <w:t xml:space="preserve"> </w:t>
      </w:r>
      <w:r w:rsidR="0063694D">
        <w:rPr>
          <w:rFonts w:ascii="黑体" w:hAnsi="黑体" w:hint="eastAsia"/>
        </w:rPr>
        <w:t>课题内容</w:t>
      </w:r>
      <w:bookmarkEnd w:id="7"/>
    </w:p>
    <w:p w:rsidR="00986055" w:rsidRPr="00581EDB" w:rsidRDefault="00DC7691" w:rsidP="00581EDB">
      <w:pPr>
        <w:spacing w:line="288" w:lineRule="auto"/>
        <w:ind w:firstLineChars="200" w:firstLine="480"/>
        <w:rPr>
          <w:rFonts w:ascii="宋体" w:eastAsia="宋体" w:hAnsi="宋体"/>
          <w:sz w:val="24"/>
          <w:szCs w:val="24"/>
        </w:rPr>
      </w:pPr>
      <w:r>
        <w:rPr>
          <w:rFonts w:ascii="宋体" w:eastAsia="宋体" w:hAnsi="宋体" w:hint="eastAsia"/>
          <w:sz w:val="24"/>
          <w:szCs w:val="24"/>
        </w:rPr>
        <w:t>本课题的</w:t>
      </w:r>
      <w:r w:rsidR="00986055" w:rsidRPr="00581EDB">
        <w:rPr>
          <w:rFonts w:ascii="宋体" w:eastAsia="宋体" w:hAnsi="宋体" w:hint="eastAsia"/>
          <w:sz w:val="24"/>
          <w:szCs w:val="24"/>
        </w:rPr>
        <w:t>主要</w:t>
      </w:r>
      <w:r>
        <w:rPr>
          <w:rFonts w:ascii="宋体" w:eastAsia="宋体" w:hAnsi="宋体" w:hint="eastAsia"/>
          <w:sz w:val="24"/>
          <w:szCs w:val="24"/>
        </w:rPr>
        <w:t>内容</w:t>
      </w:r>
      <w:r w:rsidR="00986055" w:rsidRPr="00581EDB">
        <w:rPr>
          <w:rFonts w:ascii="宋体" w:eastAsia="宋体" w:hAnsi="宋体" w:hint="eastAsia"/>
          <w:sz w:val="24"/>
          <w:szCs w:val="24"/>
        </w:rPr>
        <w:t>是改进基于</w:t>
      </w:r>
      <w:r w:rsidR="00327C5E" w:rsidRPr="00581EDB">
        <w:rPr>
          <w:rFonts w:ascii="宋体" w:eastAsia="宋体" w:hAnsi="宋体" w:hint="eastAsia"/>
          <w:sz w:val="24"/>
          <w:szCs w:val="24"/>
        </w:rPr>
        <w:t>异质信息网络</w:t>
      </w:r>
      <w:r w:rsidR="00986055" w:rsidRPr="00581EDB">
        <w:rPr>
          <w:rFonts w:ascii="宋体" w:eastAsia="宋体" w:hAnsi="宋体" w:hint="eastAsia"/>
          <w:sz w:val="24"/>
          <w:szCs w:val="24"/>
        </w:rPr>
        <w:t>的推荐算法，使得推荐模型更好地融合多种语义信息，得到更加全面准确的结果。</w:t>
      </w:r>
    </w:p>
    <w:p w:rsidR="00327C5E" w:rsidRPr="00581EDB" w:rsidRDefault="00986055"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为此，首先</w:t>
      </w:r>
      <w:r w:rsidR="00327C5E" w:rsidRPr="00581EDB">
        <w:rPr>
          <w:rFonts w:ascii="宋体" w:eastAsia="宋体" w:hAnsi="宋体" w:hint="eastAsia"/>
          <w:sz w:val="24"/>
          <w:szCs w:val="24"/>
        </w:rPr>
        <w:t>阅读异质信息网络综述，了解异质信息网络中的关键理论及</w:t>
      </w:r>
      <w:r w:rsidR="00042E5A">
        <w:rPr>
          <w:rFonts w:ascii="宋体" w:eastAsia="宋体" w:hAnsi="宋体" w:hint="eastAsia"/>
          <w:sz w:val="24"/>
          <w:szCs w:val="24"/>
        </w:rPr>
        <w:t>相似性</w:t>
      </w:r>
      <w:r w:rsidR="00327C5E" w:rsidRPr="00581EDB">
        <w:rPr>
          <w:rFonts w:ascii="宋体" w:eastAsia="宋体" w:hAnsi="宋体" w:hint="eastAsia"/>
          <w:sz w:val="24"/>
          <w:szCs w:val="24"/>
        </w:rPr>
        <w:t>推荐算法的研究现状。建立了宏观概念后，有选择地调研相关论文，具体</w:t>
      </w:r>
      <w:r w:rsidR="00042E5A">
        <w:rPr>
          <w:rFonts w:ascii="宋体" w:eastAsia="宋体" w:hAnsi="宋体" w:hint="eastAsia"/>
          <w:sz w:val="24"/>
          <w:szCs w:val="24"/>
        </w:rPr>
        <w:t>学习部分相似性推荐</w:t>
      </w:r>
      <w:r w:rsidR="00327C5E" w:rsidRPr="00581EDB">
        <w:rPr>
          <w:rFonts w:ascii="宋体" w:eastAsia="宋体" w:hAnsi="宋体" w:hint="eastAsia"/>
          <w:sz w:val="24"/>
          <w:szCs w:val="24"/>
        </w:rPr>
        <w:t>算法。在此基础上，对比分析现有的相似性推荐算法，选取合适的算法并改进。最终，完成相应改进模型的编码工作，并进行实验验证及结果评估。</w:t>
      </w:r>
    </w:p>
    <w:p w:rsidR="00A20770" w:rsidRDefault="00CD7F98" w:rsidP="00581EDB">
      <w:pPr>
        <w:pStyle w:val="3"/>
        <w:ind w:firstLine="482"/>
        <w:rPr>
          <w:rFonts w:ascii="黑体" w:hAnsi="黑体"/>
        </w:rPr>
      </w:pPr>
      <w:bookmarkStart w:id="8" w:name="_Toc9434791"/>
      <w:r w:rsidRPr="00B031F9">
        <w:rPr>
          <w:rFonts w:ascii="黑体" w:hAnsi="黑体" w:hint="eastAsia"/>
        </w:rPr>
        <w:t>1.2.2</w:t>
      </w:r>
      <w:r w:rsidR="00167CE3">
        <w:rPr>
          <w:rFonts w:ascii="黑体" w:hAnsi="黑体"/>
        </w:rPr>
        <w:t xml:space="preserve"> </w:t>
      </w:r>
      <w:r w:rsidRPr="00B031F9">
        <w:rPr>
          <w:rFonts w:ascii="黑体" w:hAnsi="黑体" w:hint="eastAsia"/>
        </w:rPr>
        <w:t xml:space="preserve"> </w:t>
      </w:r>
      <w:r w:rsidR="0063694D">
        <w:rPr>
          <w:rFonts w:ascii="黑体" w:hAnsi="黑体" w:hint="eastAsia"/>
        </w:rPr>
        <w:t>本人承担任务</w:t>
      </w:r>
      <w:bookmarkEnd w:id="8"/>
    </w:p>
    <w:p w:rsidR="00327C5E" w:rsidRPr="00581EDB" w:rsidRDefault="00327C5E"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首先，了解课题背景及意义，</w:t>
      </w:r>
      <w:r w:rsidR="00BA47AD" w:rsidRPr="00581EDB">
        <w:rPr>
          <w:rFonts w:ascii="宋体" w:eastAsia="宋体" w:hAnsi="宋体" w:hint="eastAsia"/>
          <w:sz w:val="24"/>
          <w:szCs w:val="24"/>
        </w:rPr>
        <w:t>调研相似性推荐算法</w:t>
      </w:r>
      <w:r w:rsidR="00BA47AD">
        <w:rPr>
          <w:rFonts w:ascii="宋体" w:eastAsia="宋体" w:hAnsi="宋体" w:hint="eastAsia"/>
          <w:sz w:val="24"/>
          <w:szCs w:val="24"/>
        </w:rPr>
        <w:t>，</w:t>
      </w:r>
      <w:r w:rsidRPr="00581EDB">
        <w:rPr>
          <w:rFonts w:ascii="宋体" w:eastAsia="宋体" w:hAnsi="宋体" w:hint="eastAsia"/>
          <w:sz w:val="24"/>
          <w:szCs w:val="24"/>
        </w:rPr>
        <w:t>完成开题工作。</w:t>
      </w:r>
    </w:p>
    <w:p w:rsidR="00CE4015" w:rsidRPr="00581EDB" w:rsidRDefault="00327C5E"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其次，基于对现有算法的分析，选择NeuACF作为基本模型</w:t>
      </w:r>
      <w:r w:rsidR="00581EDB" w:rsidRPr="00581EDB">
        <w:rPr>
          <w:rFonts w:ascii="宋体" w:eastAsia="宋体" w:hAnsi="宋体" w:hint="eastAsia"/>
          <w:sz w:val="24"/>
          <w:szCs w:val="24"/>
        </w:rPr>
        <w:t>，并</w:t>
      </w:r>
      <w:r w:rsidR="00BA47AD">
        <w:rPr>
          <w:rFonts w:ascii="宋体" w:eastAsia="宋体" w:hAnsi="宋体" w:hint="eastAsia"/>
          <w:sz w:val="24"/>
          <w:szCs w:val="24"/>
        </w:rPr>
        <w:t>剖析</w:t>
      </w:r>
      <w:r w:rsidRPr="00581EDB">
        <w:rPr>
          <w:rFonts w:ascii="宋体" w:eastAsia="宋体" w:hAnsi="宋体" w:hint="eastAsia"/>
          <w:sz w:val="24"/>
          <w:szCs w:val="24"/>
        </w:rPr>
        <w:t>其存在的问题</w:t>
      </w:r>
      <w:r w:rsidR="00581EDB" w:rsidRPr="00581EDB">
        <w:rPr>
          <w:rFonts w:ascii="宋体" w:eastAsia="宋体" w:hAnsi="宋体" w:hint="eastAsia"/>
          <w:sz w:val="24"/>
          <w:szCs w:val="24"/>
        </w:rPr>
        <w:t>。</w:t>
      </w:r>
      <w:r w:rsidRPr="00581EDB">
        <w:rPr>
          <w:rFonts w:ascii="宋体" w:eastAsia="宋体" w:hAnsi="宋体" w:hint="eastAsia"/>
          <w:sz w:val="24"/>
          <w:szCs w:val="24"/>
        </w:rPr>
        <w:t>具体地，</w:t>
      </w:r>
      <w:r w:rsidR="00CE4015" w:rsidRPr="00581EDB">
        <w:rPr>
          <w:rFonts w:ascii="宋体" w:eastAsia="宋体" w:hAnsi="宋体" w:hint="eastAsia"/>
          <w:sz w:val="24"/>
          <w:szCs w:val="24"/>
        </w:rPr>
        <w:t>NeuACF中，用户和物品的交互可能性是利用embedding间</w:t>
      </w:r>
      <w:proofErr w:type="gramStart"/>
      <w:r w:rsidR="00CE4015" w:rsidRPr="00581EDB">
        <w:rPr>
          <w:rFonts w:ascii="宋体" w:eastAsia="宋体" w:hAnsi="宋体" w:hint="eastAsia"/>
          <w:sz w:val="24"/>
          <w:szCs w:val="24"/>
        </w:rPr>
        <w:t>的点积来</w:t>
      </w:r>
      <w:proofErr w:type="gramEnd"/>
      <w:r w:rsidR="00CE4015" w:rsidRPr="00581EDB">
        <w:rPr>
          <w:rFonts w:ascii="宋体" w:eastAsia="宋体" w:hAnsi="宋体" w:hint="eastAsia"/>
          <w:sz w:val="24"/>
          <w:szCs w:val="24"/>
        </w:rPr>
        <w:t>度量的。由于</w:t>
      </w:r>
      <w:proofErr w:type="gramStart"/>
      <w:r w:rsidR="00CE4015" w:rsidRPr="00581EDB">
        <w:rPr>
          <w:rFonts w:ascii="宋体" w:eastAsia="宋体" w:hAnsi="宋体" w:hint="eastAsia"/>
          <w:sz w:val="24"/>
          <w:szCs w:val="24"/>
        </w:rPr>
        <w:t>点积本身</w:t>
      </w:r>
      <w:proofErr w:type="gramEnd"/>
      <w:r w:rsidR="00CE4015" w:rsidRPr="00581EDB">
        <w:rPr>
          <w:rFonts w:ascii="宋体" w:eastAsia="宋体" w:hAnsi="宋体" w:hint="eastAsia"/>
          <w:sz w:val="24"/>
          <w:szCs w:val="24"/>
        </w:rPr>
        <w:t>所固有的缺陷——不满足三角不等式，可能导致相似性的传递特征被破坏，从而限制模型效果的提升。与此同时，</w:t>
      </w:r>
      <w:r w:rsidR="001C13F5" w:rsidRPr="001C13F5">
        <w:rPr>
          <w:rFonts w:ascii="宋体" w:eastAsia="宋体" w:hAnsi="宋体" w:hint="eastAsia"/>
          <w:sz w:val="24"/>
          <w:szCs w:val="24"/>
        </w:rPr>
        <w:t>NeuACF使用point-wise损失函数，关注于评分信息的绝对数值。但对于Top-N推荐而言，相对的交互可能性更为重要。</w:t>
      </w:r>
      <w:r w:rsidR="00CE4015" w:rsidRPr="00581EDB">
        <w:rPr>
          <w:rFonts w:ascii="宋体" w:eastAsia="宋体" w:hAnsi="宋体" w:hint="eastAsia"/>
          <w:sz w:val="24"/>
          <w:szCs w:val="24"/>
        </w:rPr>
        <w:t>因而通过修改损失函数显式捕捉排序信息，可能产生更为精准的推荐列表。</w:t>
      </w:r>
    </w:p>
    <w:p w:rsidR="00581EDB" w:rsidRPr="00581EDB" w:rsidRDefault="00581EDB"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针对分析</w:t>
      </w:r>
      <w:r w:rsidR="00345C9A">
        <w:rPr>
          <w:rFonts w:ascii="宋体" w:eastAsia="宋体" w:hAnsi="宋体" w:hint="eastAsia"/>
          <w:sz w:val="24"/>
          <w:szCs w:val="24"/>
        </w:rPr>
        <w:t>所得</w:t>
      </w:r>
      <w:r w:rsidR="00BA47AD">
        <w:rPr>
          <w:rFonts w:ascii="宋体" w:eastAsia="宋体" w:hAnsi="宋体" w:hint="eastAsia"/>
          <w:sz w:val="24"/>
          <w:szCs w:val="24"/>
        </w:rPr>
        <w:t>结论</w:t>
      </w:r>
      <w:r w:rsidRPr="00581EDB">
        <w:rPr>
          <w:rFonts w:ascii="宋体" w:eastAsia="宋体" w:hAnsi="宋体" w:hint="eastAsia"/>
          <w:sz w:val="24"/>
          <w:szCs w:val="24"/>
        </w:rPr>
        <w:t>，进一步完成相应改进方案</w:t>
      </w:r>
      <w:r w:rsidR="00BC5997">
        <w:rPr>
          <w:rFonts w:ascii="宋体" w:eastAsia="宋体" w:hAnsi="宋体" w:cs="瀹嬩綋" w:hint="eastAsia"/>
          <w:kern w:val="0"/>
          <w:sz w:val="24"/>
          <w:szCs w:val="24"/>
        </w:rPr>
        <w:t>ACFML</w:t>
      </w:r>
      <w:r w:rsidRPr="00581EDB">
        <w:rPr>
          <w:rFonts w:ascii="宋体" w:eastAsia="宋体" w:hAnsi="宋体" w:hint="eastAsia"/>
          <w:sz w:val="24"/>
          <w:szCs w:val="24"/>
        </w:rPr>
        <w:t>的详细设计。具体地，引入metric learning，利用距离定义的metric捕捉数据间关系，</w:t>
      </w:r>
      <w:proofErr w:type="gramStart"/>
      <w:r w:rsidRPr="00581EDB">
        <w:rPr>
          <w:rFonts w:ascii="宋体" w:eastAsia="宋体" w:hAnsi="宋体" w:hint="eastAsia"/>
          <w:sz w:val="24"/>
          <w:szCs w:val="24"/>
        </w:rPr>
        <w:t>弥补点积的</w:t>
      </w:r>
      <w:proofErr w:type="gramEnd"/>
      <w:r w:rsidRPr="00581EDB">
        <w:rPr>
          <w:rFonts w:ascii="宋体" w:eastAsia="宋体" w:hAnsi="宋体" w:hint="eastAsia"/>
          <w:sz w:val="24"/>
          <w:szCs w:val="24"/>
        </w:rPr>
        <w:t>不足，</w:t>
      </w:r>
      <w:r w:rsidR="00EB65B8">
        <w:rPr>
          <w:rFonts w:ascii="宋体" w:eastAsia="宋体" w:hAnsi="宋体" w:hint="eastAsia"/>
          <w:sz w:val="24"/>
          <w:szCs w:val="24"/>
        </w:rPr>
        <w:t>从而</w:t>
      </w:r>
      <w:r w:rsidRPr="00581EDB">
        <w:rPr>
          <w:rFonts w:ascii="宋体" w:eastAsia="宋体" w:hAnsi="宋体" w:hint="eastAsia"/>
          <w:sz w:val="24"/>
          <w:szCs w:val="24"/>
        </w:rPr>
        <w:t>实</w:t>
      </w:r>
      <w:r w:rsidRPr="00581EDB">
        <w:rPr>
          <w:rFonts w:ascii="宋体" w:eastAsia="宋体" w:hAnsi="宋体" w:hint="eastAsia"/>
          <w:sz w:val="24"/>
          <w:szCs w:val="24"/>
        </w:rPr>
        <w:lastRenderedPageBreak/>
        <w:t>现更全方位的信息传递。与此同时，使用基于负采样的pair-wise损失函数替换point</w:t>
      </w:r>
      <w:r w:rsidRPr="00581EDB">
        <w:rPr>
          <w:rFonts w:ascii="宋体" w:eastAsia="宋体" w:hAnsi="宋体"/>
          <w:sz w:val="24"/>
          <w:szCs w:val="24"/>
        </w:rPr>
        <w:t>-</w:t>
      </w:r>
      <w:r w:rsidRPr="00581EDB">
        <w:rPr>
          <w:rFonts w:ascii="宋体" w:eastAsia="宋体" w:hAnsi="宋体" w:hint="eastAsia"/>
          <w:sz w:val="24"/>
          <w:szCs w:val="24"/>
        </w:rPr>
        <w:t>wise损失函数，产生排序更合理的推荐列表。</w:t>
      </w:r>
    </w:p>
    <w:p w:rsidR="00EB65B8" w:rsidRDefault="00581EDB"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确定改进方案后，</w:t>
      </w:r>
      <w:r w:rsidR="009122ED" w:rsidRPr="009122ED">
        <w:rPr>
          <w:rFonts w:ascii="宋体" w:eastAsia="宋体" w:hAnsi="宋体" w:hint="eastAsia"/>
          <w:sz w:val="24"/>
          <w:szCs w:val="24"/>
        </w:rPr>
        <w:t>熟悉数据特点及相应算法框架</w:t>
      </w:r>
      <w:r w:rsidR="006A4224">
        <w:rPr>
          <w:rFonts w:ascii="宋体" w:eastAsia="宋体" w:hAnsi="宋体" w:hint="eastAsia"/>
          <w:sz w:val="24"/>
          <w:szCs w:val="24"/>
        </w:rPr>
        <w:t>。</w:t>
      </w:r>
      <w:r w:rsidRPr="00581EDB">
        <w:rPr>
          <w:rFonts w:ascii="宋体" w:eastAsia="宋体" w:hAnsi="宋体" w:hint="eastAsia"/>
          <w:sz w:val="24"/>
          <w:szCs w:val="24"/>
        </w:rPr>
        <w:t>编码实现模型，</w:t>
      </w:r>
      <w:r w:rsidR="00EB65B8" w:rsidRPr="00581EDB">
        <w:rPr>
          <w:rFonts w:ascii="宋体" w:eastAsia="宋体" w:hAnsi="宋体" w:hint="eastAsia"/>
          <w:sz w:val="24"/>
          <w:szCs w:val="24"/>
        </w:rPr>
        <w:t>完成中期报告及答辩。</w:t>
      </w:r>
    </w:p>
    <w:p w:rsidR="00D24538" w:rsidRPr="00581EDB" w:rsidRDefault="00581EDB" w:rsidP="009349C9">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最终，</w:t>
      </w:r>
      <w:r w:rsidR="00EB65B8" w:rsidRPr="00581EDB">
        <w:rPr>
          <w:rFonts w:ascii="宋体" w:eastAsia="宋体" w:hAnsi="宋体" w:hint="eastAsia"/>
          <w:sz w:val="24"/>
          <w:szCs w:val="24"/>
        </w:rPr>
        <w:t>基于经典数据集进行实验验证</w:t>
      </w:r>
      <w:r w:rsidR="009349C9">
        <w:rPr>
          <w:rFonts w:ascii="宋体" w:eastAsia="宋体" w:hAnsi="宋体" w:hint="eastAsia"/>
          <w:sz w:val="24"/>
          <w:szCs w:val="24"/>
        </w:rPr>
        <w:t>，</w:t>
      </w:r>
      <w:r w:rsidR="00EB65B8" w:rsidRPr="00581EDB">
        <w:rPr>
          <w:rFonts w:ascii="宋体" w:eastAsia="宋体" w:hAnsi="宋体" w:hint="eastAsia"/>
          <w:sz w:val="24"/>
          <w:szCs w:val="24"/>
        </w:rPr>
        <w:t>并对推荐结果进行分析评估</w:t>
      </w:r>
      <w:r w:rsidR="009349C9">
        <w:rPr>
          <w:rFonts w:ascii="宋体" w:eastAsia="宋体" w:hAnsi="宋体" w:hint="eastAsia"/>
          <w:sz w:val="24"/>
          <w:szCs w:val="24"/>
        </w:rPr>
        <w:t>，</w:t>
      </w:r>
      <w:r w:rsidRPr="00581EDB">
        <w:rPr>
          <w:rFonts w:ascii="宋体" w:eastAsia="宋体" w:hAnsi="宋体" w:hint="eastAsia"/>
          <w:sz w:val="24"/>
          <w:szCs w:val="24"/>
        </w:rPr>
        <w:t>完成并提交毕业设计论文、相关文档及源程序，进行答辩。</w:t>
      </w:r>
    </w:p>
    <w:p w:rsidR="00187F6F" w:rsidRPr="00043886" w:rsidRDefault="00CD7F98" w:rsidP="00A32C9B">
      <w:pPr>
        <w:pStyle w:val="2"/>
        <w:spacing w:before="100" w:beforeAutospacing="1" w:after="100" w:afterAutospacing="1"/>
        <w:rPr>
          <w:rFonts w:ascii="黑体" w:hAnsi="黑体"/>
        </w:rPr>
      </w:pPr>
      <w:bookmarkStart w:id="9" w:name="_Toc9434792"/>
      <w:r w:rsidRPr="00B031F9">
        <w:rPr>
          <w:rFonts w:ascii="黑体" w:hAnsi="黑体" w:hint="eastAsia"/>
        </w:rPr>
        <w:t>1</w:t>
      </w:r>
      <w:r w:rsidR="00187F6F" w:rsidRPr="00B031F9">
        <w:rPr>
          <w:rFonts w:ascii="黑体" w:hAnsi="黑体"/>
        </w:rPr>
        <w:t>.</w:t>
      </w:r>
      <w:r w:rsidR="0063694D">
        <w:rPr>
          <w:rFonts w:ascii="黑体" w:hAnsi="黑体" w:hint="eastAsia"/>
        </w:rPr>
        <w:t>3</w:t>
      </w:r>
      <w:r w:rsidR="00187F6F" w:rsidRPr="00B031F9">
        <w:rPr>
          <w:rFonts w:ascii="黑体" w:hAnsi="黑体"/>
        </w:rPr>
        <w:t xml:space="preserve"> </w:t>
      </w:r>
      <w:r w:rsidR="00167CE3">
        <w:rPr>
          <w:rFonts w:ascii="黑体" w:hAnsi="黑体"/>
        </w:rPr>
        <w:t xml:space="preserve"> </w:t>
      </w:r>
      <w:r w:rsidR="00187F6F" w:rsidRPr="00B031F9">
        <w:rPr>
          <w:rFonts w:ascii="黑体" w:hAnsi="黑体"/>
        </w:rPr>
        <w:t>论文结构</w:t>
      </w:r>
      <w:bookmarkEnd w:id="9"/>
    </w:p>
    <w:p w:rsidR="00043886"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本文除引言外，后续内容可分为四个章节：</w:t>
      </w:r>
    </w:p>
    <w:p w:rsidR="00656AAA"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第二章主要介绍模型相关</w:t>
      </w:r>
      <w:r w:rsidR="00A35093">
        <w:rPr>
          <w:rFonts w:ascii="宋体" w:eastAsia="宋体" w:hAnsi="宋体" w:hint="eastAsia"/>
          <w:sz w:val="24"/>
          <w:szCs w:val="24"/>
        </w:rPr>
        <w:t>的</w:t>
      </w:r>
      <w:r w:rsidR="002C139C">
        <w:rPr>
          <w:rFonts w:ascii="宋体" w:eastAsia="宋体" w:hAnsi="宋体" w:hint="eastAsia"/>
          <w:sz w:val="24"/>
          <w:szCs w:val="24"/>
        </w:rPr>
        <w:t>背景技术，包括异质信息网络的关键概念、</w:t>
      </w:r>
      <w:r w:rsidR="0068654F">
        <w:rPr>
          <w:rFonts w:ascii="宋体" w:eastAsia="宋体" w:hAnsi="宋体" w:hint="eastAsia"/>
          <w:sz w:val="24"/>
          <w:szCs w:val="24"/>
        </w:rPr>
        <w:t>注意力机制</w:t>
      </w:r>
      <w:r w:rsidR="002C139C">
        <w:rPr>
          <w:rFonts w:ascii="宋体" w:eastAsia="宋体" w:hAnsi="宋体" w:hint="eastAsia"/>
          <w:sz w:val="24"/>
          <w:szCs w:val="24"/>
        </w:rPr>
        <w:t>的核心内容</w:t>
      </w:r>
      <w:r w:rsidRPr="00BC3892">
        <w:rPr>
          <w:rFonts w:ascii="宋体" w:eastAsia="宋体" w:hAnsi="宋体" w:hint="eastAsia"/>
          <w:sz w:val="24"/>
          <w:szCs w:val="24"/>
        </w:rPr>
        <w:t>及度量学习的基础知识。</w:t>
      </w:r>
    </w:p>
    <w:p w:rsidR="00656AAA"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第三</w:t>
      </w:r>
      <w:r w:rsidR="00DA1412">
        <w:rPr>
          <w:rFonts w:ascii="宋体" w:eastAsia="宋体" w:hAnsi="宋体" w:hint="eastAsia"/>
          <w:sz w:val="24"/>
          <w:szCs w:val="24"/>
        </w:rPr>
        <w:t>章</w:t>
      </w:r>
      <w:r w:rsidR="002C139C">
        <w:rPr>
          <w:rFonts w:ascii="宋体" w:eastAsia="宋体" w:hAnsi="宋体" w:hint="eastAsia"/>
          <w:sz w:val="24"/>
          <w:szCs w:val="24"/>
        </w:rPr>
        <w:t>主要介绍模型的详细</w:t>
      </w:r>
      <w:r w:rsidRPr="00BC3892">
        <w:rPr>
          <w:rFonts w:ascii="宋体" w:eastAsia="宋体" w:hAnsi="宋体" w:hint="eastAsia"/>
          <w:sz w:val="24"/>
          <w:szCs w:val="24"/>
        </w:rPr>
        <w:t>方案。首先</w:t>
      </w:r>
      <w:r w:rsidR="00027539">
        <w:rPr>
          <w:rFonts w:ascii="宋体" w:eastAsia="宋体" w:hAnsi="宋体" w:hint="eastAsia"/>
          <w:sz w:val="24"/>
          <w:szCs w:val="24"/>
        </w:rPr>
        <w:t>，</w:t>
      </w:r>
      <w:r w:rsidRPr="00BC3892">
        <w:rPr>
          <w:rFonts w:ascii="宋体" w:eastAsia="宋体" w:hAnsi="宋体" w:hint="eastAsia"/>
          <w:sz w:val="24"/>
          <w:szCs w:val="24"/>
        </w:rPr>
        <w:t>阐述NeuACF</w:t>
      </w:r>
      <w:r w:rsidR="002C139C">
        <w:rPr>
          <w:rFonts w:ascii="宋体" w:eastAsia="宋体" w:hAnsi="宋体" w:hint="eastAsia"/>
          <w:sz w:val="24"/>
          <w:szCs w:val="24"/>
        </w:rPr>
        <w:t>的具体框架。其次，分析NeuACF</w:t>
      </w:r>
      <w:r w:rsidRPr="00BC3892">
        <w:rPr>
          <w:rFonts w:ascii="宋体" w:eastAsia="宋体" w:hAnsi="宋体" w:hint="eastAsia"/>
          <w:sz w:val="24"/>
          <w:szCs w:val="24"/>
        </w:rPr>
        <w:t>存在的问题与不足</w:t>
      </w:r>
      <w:r w:rsidR="00DA1412">
        <w:rPr>
          <w:rFonts w:ascii="宋体" w:eastAsia="宋体" w:hAnsi="宋体" w:hint="eastAsia"/>
          <w:sz w:val="24"/>
          <w:szCs w:val="24"/>
        </w:rPr>
        <w:t>，及其可能对模型性能产生的不良影响</w:t>
      </w:r>
      <w:r w:rsidR="002C139C">
        <w:rPr>
          <w:rFonts w:ascii="宋体" w:eastAsia="宋体" w:hAnsi="宋体" w:hint="eastAsia"/>
          <w:sz w:val="24"/>
          <w:szCs w:val="24"/>
        </w:rPr>
        <w:t>。最后</w:t>
      </w:r>
      <w:r w:rsidR="00AB2E93">
        <w:rPr>
          <w:rFonts w:ascii="宋体" w:eastAsia="宋体" w:hAnsi="宋体" w:hint="eastAsia"/>
          <w:sz w:val="24"/>
          <w:szCs w:val="24"/>
        </w:rPr>
        <w:t>，介绍如何结合先进方法</w:t>
      </w:r>
      <w:r w:rsidR="00803FF8">
        <w:rPr>
          <w:rFonts w:ascii="宋体" w:eastAsia="宋体" w:hAnsi="宋体" w:hint="eastAsia"/>
          <w:sz w:val="24"/>
          <w:szCs w:val="24"/>
        </w:rPr>
        <w:t>设计改进模型</w:t>
      </w:r>
      <w:r w:rsidR="00803FF8">
        <w:rPr>
          <w:rFonts w:ascii="宋体" w:eastAsia="宋体" w:hAnsi="宋体" w:cs="瀹嬩綋" w:hint="eastAsia"/>
          <w:kern w:val="0"/>
          <w:sz w:val="24"/>
          <w:szCs w:val="24"/>
        </w:rPr>
        <w:t>ACFML</w:t>
      </w:r>
      <w:r w:rsidRPr="00BC3892">
        <w:rPr>
          <w:rFonts w:ascii="宋体" w:eastAsia="宋体" w:hAnsi="宋体" w:hint="eastAsia"/>
          <w:sz w:val="24"/>
          <w:szCs w:val="24"/>
        </w:rPr>
        <w:t>，及其背后相应的理论原因。</w:t>
      </w:r>
    </w:p>
    <w:p w:rsidR="00656AAA"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第四章主要介绍在经典数据集Amazon和MovieLens上所进行的对比</w:t>
      </w:r>
      <w:r w:rsidR="00027539">
        <w:rPr>
          <w:rFonts w:ascii="宋体" w:eastAsia="宋体" w:hAnsi="宋体" w:hint="eastAsia"/>
          <w:sz w:val="24"/>
          <w:szCs w:val="24"/>
        </w:rPr>
        <w:t>实验</w:t>
      </w:r>
      <w:r w:rsidRPr="00BC3892">
        <w:rPr>
          <w:rFonts w:ascii="宋体" w:eastAsia="宋体" w:hAnsi="宋体" w:hint="eastAsia"/>
          <w:sz w:val="24"/>
          <w:szCs w:val="24"/>
        </w:rPr>
        <w:t>，并对所得</w:t>
      </w:r>
      <w:r w:rsidR="00027539">
        <w:rPr>
          <w:rFonts w:ascii="宋体" w:eastAsia="宋体" w:hAnsi="宋体" w:hint="eastAsia"/>
          <w:sz w:val="24"/>
          <w:szCs w:val="24"/>
        </w:rPr>
        <w:t>推荐</w:t>
      </w:r>
      <w:r w:rsidRPr="00BC3892">
        <w:rPr>
          <w:rFonts w:ascii="宋体" w:eastAsia="宋体" w:hAnsi="宋体" w:hint="eastAsia"/>
          <w:sz w:val="24"/>
          <w:szCs w:val="24"/>
        </w:rPr>
        <w:t>结果进行解释分析，总结模型的优点及问题。</w:t>
      </w:r>
    </w:p>
    <w:p w:rsidR="000E05B0"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第五章，作为最后一个章节，对本文进行回顾</w:t>
      </w:r>
      <w:r w:rsidR="006872E9" w:rsidRPr="00BC3892">
        <w:rPr>
          <w:rFonts w:ascii="宋体" w:eastAsia="宋体" w:hAnsi="宋体" w:hint="eastAsia"/>
          <w:sz w:val="24"/>
          <w:szCs w:val="24"/>
        </w:rPr>
        <w:t>，综合评价模型的创新点及进一步</w:t>
      </w:r>
      <w:r w:rsidR="00F236AA">
        <w:rPr>
          <w:rFonts w:ascii="宋体" w:eastAsia="宋体" w:hAnsi="宋体" w:hint="eastAsia"/>
          <w:sz w:val="24"/>
          <w:szCs w:val="24"/>
        </w:rPr>
        <w:t>的</w:t>
      </w:r>
      <w:r w:rsidR="006872E9" w:rsidRPr="00BC3892">
        <w:rPr>
          <w:rFonts w:ascii="宋体" w:eastAsia="宋体" w:hAnsi="宋体" w:hint="eastAsia"/>
          <w:sz w:val="24"/>
          <w:szCs w:val="24"/>
        </w:rPr>
        <w:t>优化方向，并对异质信息网络推荐算法的未来发展进行展望。</w:t>
      </w:r>
    </w:p>
    <w:p w:rsidR="000E05B0" w:rsidRDefault="000E05B0">
      <w:pPr>
        <w:widowControl/>
        <w:jc w:val="left"/>
        <w:rPr>
          <w:rFonts w:ascii="宋体" w:eastAsia="宋体" w:hAnsi="宋体"/>
          <w:sz w:val="24"/>
          <w:szCs w:val="24"/>
        </w:rPr>
      </w:pPr>
      <w:r>
        <w:rPr>
          <w:rFonts w:ascii="宋体" w:eastAsia="宋体" w:hAnsi="宋体"/>
          <w:sz w:val="24"/>
          <w:szCs w:val="24"/>
        </w:rPr>
        <w:br w:type="page"/>
      </w:r>
    </w:p>
    <w:p w:rsidR="00910087" w:rsidRDefault="00910087" w:rsidP="00BC3892">
      <w:pPr>
        <w:spacing w:line="288" w:lineRule="auto"/>
        <w:ind w:firstLineChars="200" w:firstLine="480"/>
        <w:rPr>
          <w:rFonts w:ascii="宋体" w:eastAsia="宋体" w:hAnsi="宋体"/>
          <w:sz w:val="24"/>
          <w:szCs w:val="24"/>
        </w:rPr>
      </w:pPr>
    </w:p>
    <w:p w:rsidR="00656AAA" w:rsidRPr="00BC3892" w:rsidRDefault="00656AAA" w:rsidP="00FC6153">
      <w:pPr>
        <w:spacing w:line="288" w:lineRule="auto"/>
        <w:rPr>
          <w:rFonts w:ascii="宋体" w:eastAsia="宋体" w:hAnsi="宋体"/>
          <w:sz w:val="24"/>
          <w:szCs w:val="24"/>
        </w:rPr>
      </w:pPr>
    </w:p>
    <w:p w:rsidR="000E4A72" w:rsidRPr="00BC3892" w:rsidRDefault="00D17E22" w:rsidP="00BC3892">
      <w:pPr>
        <w:spacing w:line="288" w:lineRule="auto"/>
        <w:ind w:firstLine="200"/>
        <w:rPr>
          <w:rFonts w:ascii="宋体" w:eastAsia="宋体" w:hAnsi="宋体"/>
          <w:bCs/>
          <w:sz w:val="24"/>
          <w:szCs w:val="24"/>
        </w:rPr>
        <w:sectPr w:rsidR="000E4A72" w:rsidRPr="00BC3892" w:rsidSect="00C7780A">
          <w:headerReference w:type="default" r:id="rId12"/>
          <w:footerReference w:type="default" r:id="rId13"/>
          <w:pgSz w:w="11906" w:h="16838" w:code="9"/>
          <w:pgMar w:top="1418" w:right="1418" w:bottom="1418" w:left="1418" w:header="851" w:footer="850" w:gutter="0"/>
          <w:pgNumType w:start="1"/>
          <w:cols w:space="425"/>
          <w:docGrid w:linePitch="312"/>
        </w:sectPr>
      </w:pPr>
      <w:r w:rsidRPr="00BC3892">
        <w:rPr>
          <w:rFonts w:ascii="宋体" w:eastAsia="宋体" w:hAnsi="宋体"/>
          <w:bCs/>
          <w:sz w:val="24"/>
          <w:szCs w:val="24"/>
        </w:rPr>
        <w:br w:type="page"/>
      </w:r>
    </w:p>
    <w:p w:rsidR="000E4A72" w:rsidRPr="002F5879" w:rsidRDefault="000E4A72" w:rsidP="000E4A72">
      <w:pPr>
        <w:pStyle w:val="1"/>
        <w:spacing w:beforeLines="0" w:afterLines="0"/>
      </w:pPr>
      <w:bookmarkStart w:id="10" w:name="_Toc9434793"/>
      <w:r>
        <w:rPr>
          <w:rFonts w:hint="eastAsia"/>
        </w:rPr>
        <w:lastRenderedPageBreak/>
        <w:t>第二章</w:t>
      </w:r>
      <w:r>
        <w:rPr>
          <w:rFonts w:hint="eastAsia"/>
        </w:rPr>
        <w:t xml:space="preserve"> </w:t>
      </w:r>
      <w:r w:rsidR="00167CE3">
        <w:t xml:space="preserve"> </w:t>
      </w:r>
      <w:r w:rsidR="0063694D">
        <w:rPr>
          <w:rFonts w:hint="eastAsia"/>
        </w:rPr>
        <w:t>相关技术介绍</w:t>
      </w:r>
      <w:bookmarkEnd w:id="10"/>
    </w:p>
    <w:p w:rsidR="000E4A72" w:rsidRPr="00B031F9" w:rsidRDefault="000E4A72" w:rsidP="000E4A72">
      <w:pPr>
        <w:pStyle w:val="2"/>
        <w:rPr>
          <w:rFonts w:ascii="黑体" w:hAnsi="黑体"/>
        </w:rPr>
      </w:pPr>
      <w:bookmarkStart w:id="11" w:name="_Toc9434794"/>
      <w:r w:rsidRPr="00B031F9">
        <w:rPr>
          <w:rFonts w:ascii="黑体" w:hAnsi="黑体" w:hint="eastAsia"/>
        </w:rPr>
        <w:t>2</w:t>
      </w:r>
      <w:r w:rsidRPr="00B031F9">
        <w:rPr>
          <w:rFonts w:ascii="黑体" w:hAnsi="黑体"/>
        </w:rPr>
        <w:t>.</w:t>
      </w:r>
      <w:r w:rsidRPr="00B031F9">
        <w:rPr>
          <w:rFonts w:ascii="黑体" w:hAnsi="黑体" w:hint="eastAsia"/>
        </w:rPr>
        <w:t xml:space="preserve">1 </w:t>
      </w:r>
      <w:r w:rsidR="00167CE3">
        <w:rPr>
          <w:rFonts w:ascii="黑体" w:hAnsi="黑体"/>
        </w:rPr>
        <w:t xml:space="preserve"> </w:t>
      </w:r>
      <w:r w:rsidR="00D43645">
        <w:rPr>
          <w:rFonts w:ascii="黑体" w:hAnsi="黑体" w:hint="eastAsia"/>
        </w:rPr>
        <w:t>异质信息网络</w:t>
      </w:r>
      <w:bookmarkEnd w:id="11"/>
    </w:p>
    <w:p w:rsidR="000E4A72" w:rsidRPr="00B031F9" w:rsidRDefault="000E4A72" w:rsidP="000E4A72">
      <w:pPr>
        <w:pStyle w:val="3"/>
        <w:ind w:firstLine="482"/>
        <w:rPr>
          <w:rFonts w:ascii="黑体" w:hAnsi="黑体"/>
        </w:rPr>
      </w:pPr>
      <w:bookmarkStart w:id="12" w:name="_Toc9434795"/>
      <w:r w:rsidRPr="00B031F9">
        <w:rPr>
          <w:rFonts w:ascii="黑体" w:hAnsi="黑体" w:hint="eastAsia"/>
        </w:rPr>
        <w:t xml:space="preserve">2.1.1 </w:t>
      </w:r>
      <w:r w:rsidR="00167CE3">
        <w:rPr>
          <w:rFonts w:ascii="黑体" w:hAnsi="黑体"/>
        </w:rPr>
        <w:t xml:space="preserve"> </w:t>
      </w:r>
      <w:r w:rsidR="00AE1A61">
        <w:rPr>
          <w:rFonts w:ascii="黑体" w:hAnsi="黑体" w:hint="eastAsia"/>
        </w:rPr>
        <w:t>基本定义</w:t>
      </w:r>
      <w:bookmarkEnd w:id="12"/>
    </w:p>
    <w:p w:rsidR="000E4A72" w:rsidRPr="00F40504" w:rsidRDefault="000D3ACF" w:rsidP="00C55863">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hint="eastAsia"/>
          <w:kern w:val="0"/>
          <w:sz w:val="24"/>
          <w:szCs w:val="24"/>
        </w:rPr>
        <w:t>众所周知，大多数实际系统通常由许许多多交互的、多类别的部件组成，如社交活动、计算机系统和生物网络等。在这些系统中，交互的部件构成信息网络。而无处不在的信息网络，形成了现代信息基础设施的重要组成部分，从而吸引了研究人员的广泛关注。一个信息网络代表现实世界</w:t>
      </w:r>
      <w:r w:rsidR="00EA0834" w:rsidRPr="00F40504">
        <w:rPr>
          <w:rFonts w:ascii="宋体" w:eastAsia="宋体" w:hAnsi="宋体" w:cs="瀹嬩綋" w:hint="eastAsia"/>
          <w:kern w:val="0"/>
          <w:sz w:val="24"/>
          <w:szCs w:val="24"/>
        </w:rPr>
        <w:t>中</w:t>
      </w:r>
      <w:r w:rsidRPr="00F40504">
        <w:rPr>
          <w:rFonts w:ascii="宋体" w:eastAsia="宋体" w:hAnsi="宋体" w:cs="瀹嬩綋" w:hint="eastAsia"/>
          <w:kern w:val="0"/>
          <w:sz w:val="24"/>
          <w:szCs w:val="24"/>
        </w:rPr>
        <w:t>对象及其之间交互的抽象</w:t>
      </w:r>
      <w:r w:rsidR="00EA0834" w:rsidRPr="00F40504">
        <w:rPr>
          <w:rFonts w:ascii="宋体" w:eastAsia="宋体" w:hAnsi="宋体" w:cs="瀹嬩綋" w:hint="eastAsia"/>
          <w:kern w:val="0"/>
          <w:sz w:val="24"/>
          <w:szCs w:val="24"/>
        </w:rPr>
        <w:t>，</w:t>
      </w:r>
      <w:r w:rsidRPr="00F40504">
        <w:rPr>
          <w:rFonts w:ascii="宋体" w:eastAsia="宋体" w:hAnsi="宋体" w:cs="瀹嬩綋" w:hint="eastAsia"/>
          <w:kern w:val="0"/>
          <w:sz w:val="24"/>
          <w:szCs w:val="24"/>
        </w:rPr>
        <w:t>正式定义如下：</w:t>
      </w:r>
    </w:p>
    <w:p w:rsidR="00EA0834" w:rsidRPr="00F40504" w:rsidRDefault="00EA0834" w:rsidP="00F4473B">
      <w:pPr>
        <w:autoSpaceDE w:val="0"/>
        <w:autoSpaceDN w:val="0"/>
        <w:adjustRightInd w:val="0"/>
        <w:spacing w:line="288" w:lineRule="auto"/>
        <w:ind w:firstLineChars="200" w:firstLine="482"/>
        <w:rPr>
          <w:rFonts w:ascii="宋体" w:eastAsia="宋体" w:hAnsi="宋体" w:cs="瀹嬩綋"/>
          <w:kern w:val="0"/>
          <w:sz w:val="24"/>
          <w:szCs w:val="24"/>
        </w:rPr>
      </w:pPr>
      <w:r w:rsidRPr="004460FD">
        <w:rPr>
          <w:rFonts w:ascii="宋体" w:eastAsia="宋体" w:hAnsi="宋体" w:cs="瀹嬩綋" w:hint="eastAsia"/>
          <w:b/>
          <w:kern w:val="0"/>
          <w:sz w:val="24"/>
          <w:szCs w:val="24"/>
        </w:rPr>
        <w:t>定义</w:t>
      </w:r>
      <w:r w:rsidR="004460FD">
        <w:rPr>
          <w:rFonts w:ascii="宋体" w:eastAsia="宋体" w:hAnsi="宋体" w:cs="瀹嬩綋"/>
          <w:b/>
          <w:kern w:val="0"/>
          <w:sz w:val="24"/>
          <w:szCs w:val="24"/>
        </w:rPr>
        <w:t>2</w:t>
      </w:r>
      <w:r w:rsidRPr="004460FD">
        <w:rPr>
          <w:rFonts w:ascii="宋体" w:eastAsia="宋体" w:hAnsi="宋体" w:cs="瀹嬩綋"/>
          <w:b/>
          <w:kern w:val="0"/>
          <w:sz w:val="24"/>
          <w:szCs w:val="24"/>
        </w:rPr>
        <w:t>.1</w:t>
      </w:r>
      <w:r w:rsidR="00F4473B">
        <w:rPr>
          <w:rFonts w:ascii="宋体" w:eastAsia="宋体" w:hAnsi="宋体" w:cs="瀹嬩綋" w:hint="eastAsia"/>
          <w:kern w:val="0"/>
          <w:sz w:val="24"/>
          <w:szCs w:val="24"/>
        </w:rPr>
        <w:t>（</w:t>
      </w:r>
      <w:r w:rsidRPr="00F40504">
        <w:rPr>
          <w:rFonts w:ascii="宋体" w:eastAsia="宋体" w:hAnsi="宋体" w:cs="瀹嬩綋" w:hint="eastAsia"/>
          <w:kern w:val="0"/>
          <w:sz w:val="24"/>
          <w:szCs w:val="24"/>
        </w:rPr>
        <w:t>信息网络</w:t>
      </w:r>
      <w:r w:rsidRPr="00F4473B">
        <w:rPr>
          <w:rFonts w:ascii="宋体" w:eastAsia="宋体" w:hAnsi="宋体" w:cs="瀹嬩綋"/>
          <w:kern w:val="0"/>
          <w:sz w:val="24"/>
          <w:szCs w:val="24"/>
          <w:vertAlign w:val="superscript"/>
        </w:rPr>
        <w:t>[13,14]</w:t>
      </w:r>
      <w:r w:rsidR="00F4473B">
        <w:rPr>
          <w:rFonts w:ascii="宋体" w:eastAsia="宋体" w:hAnsi="宋体" w:cs="瀹嬩綋" w:hint="eastAsia"/>
          <w:kern w:val="0"/>
          <w:sz w:val="24"/>
          <w:szCs w:val="24"/>
        </w:rPr>
        <w:t>)</w:t>
      </w:r>
      <w:r w:rsidRPr="00F40504">
        <w:rPr>
          <w:rFonts w:ascii="宋体" w:eastAsia="宋体" w:hAnsi="宋体" w:cs="瀹嬩綋" w:hint="eastAsia"/>
          <w:kern w:val="0"/>
          <w:sz w:val="24"/>
          <w:szCs w:val="24"/>
        </w:rPr>
        <w:t>：信息网络定义为一个有向图</w:t>
      </w:r>
      <m:oMath>
        <m:r>
          <m:rPr>
            <m:sty m:val="p"/>
          </m:rPr>
          <w:rPr>
            <w:rFonts w:ascii="Cambria Math" w:eastAsia="宋体" w:hAnsi="Cambria Math" w:cs="瀹嬩綋"/>
            <w:kern w:val="0"/>
            <w:sz w:val="24"/>
            <w:szCs w:val="24"/>
          </w:rPr>
          <m:t>G=</m:t>
        </m:r>
        <m:d>
          <m:dPr>
            <m:ctrlPr>
              <w:rPr>
                <w:rFonts w:ascii="Cambria Math" w:eastAsia="宋体" w:hAnsi="Cambria Math" w:cs="瀹嬩綋"/>
                <w:iCs/>
                <w:kern w:val="0"/>
                <w:sz w:val="24"/>
                <w:szCs w:val="24"/>
              </w:rPr>
            </m:ctrlPr>
          </m:dPr>
          <m:e>
            <m:r>
              <m:rPr>
                <m:sty m:val="p"/>
              </m:rPr>
              <w:rPr>
                <w:rFonts w:ascii="Cambria Math" w:eastAsia="宋体" w:hAnsi="Cambria Math" w:cs="瀹嬩綋"/>
                <w:kern w:val="0"/>
                <w:sz w:val="24"/>
                <w:szCs w:val="24"/>
              </w:rPr>
              <m:t>V,E</m:t>
            </m:r>
          </m:e>
        </m:d>
      </m:oMath>
      <w:r w:rsidR="006C72B8" w:rsidRPr="00F40504">
        <w:rPr>
          <w:rFonts w:ascii="宋体" w:eastAsia="宋体" w:hAnsi="宋体" w:cs="瀹嬩綋" w:hint="eastAsia"/>
          <w:iCs/>
          <w:kern w:val="0"/>
          <w:sz w:val="24"/>
          <w:szCs w:val="24"/>
        </w:rPr>
        <w:t>,</w:t>
      </w:r>
      <w:r w:rsidRPr="00F40504">
        <w:rPr>
          <w:rFonts w:ascii="宋体" w:eastAsia="宋体" w:hAnsi="宋体" w:cs="瀹嬩綋" w:hint="eastAsia"/>
          <w:iCs/>
          <w:kern w:val="0"/>
          <w:sz w:val="24"/>
          <w:szCs w:val="24"/>
        </w:rPr>
        <w:t>并具有对象类型的映射函数</w:t>
      </w:r>
      <m:oMath>
        <m:r>
          <m:rPr>
            <m:sty m:val="p"/>
          </m:rPr>
          <w:rPr>
            <w:rFonts w:ascii="Cambria Math" w:eastAsia="宋体" w:hAnsi="Cambria Math" w:cs="瀹嬩綋"/>
            <w:kern w:val="0"/>
            <w:sz w:val="24"/>
            <w:szCs w:val="24"/>
          </w:rPr>
          <m:t>φ:V</m:t>
        </m:r>
        <m:r>
          <m:rPr>
            <m:sty m:val="p"/>
          </m:rPr>
          <w:rPr>
            <w:rFonts w:ascii="Cambria Math" w:eastAsia="宋体" w:hAnsi="Cambria Math" w:cs="瀹嬩綋" w:hint="eastAsia"/>
            <w:kern w:val="0"/>
            <w:sz w:val="24"/>
            <w:szCs w:val="24"/>
          </w:rPr>
          <m:t>→</m:t>
        </m:r>
        <m:r>
          <m:rPr>
            <m:nor/>
          </m:rPr>
          <w:rPr>
            <w:rFonts w:ascii="宋体" w:eastAsia="宋体" w:hAnsi="宋体" w:cs="瀹嬩綋"/>
            <w:iCs/>
            <w:kern w:val="0"/>
            <w:sz w:val="24"/>
            <w:szCs w:val="24"/>
          </w:rPr>
          <m:t>A</m:t>
        </m:r>
      </m:oMath>
      <w:r w:rsidRPr="00F40504">
        <w:rPr>
          <w:rFonts w:ascii="宋体" w:eastAsia="宋体" w:hAnsi="宋体" w:cs="瀹嬩綋" w:hint="eastAsia"/>
          <w:kern w:val="0"/>
          <w:sz w:val="24"/>
          <w:szCs w:val="24"/>
        </w:rPr>
        <w:t>和链路类型</w:t>
      </w:r>
      <w:r w:rsidR="004460FD">
        <w:rPr>
          <w:rFonts w:ascii="宋体" w:eastAsia="宋体" w:hAnsi="宋体" w:cs="瀹嬩綋" w:hint="eastAsia"/>
          <w:kern w:val="0"/>
          <w:sz w:val="24"/>
          <w:szCs w:val="24"/>
        </w:rPr>
        <w:t>的</w:t>
      </w:r>
      <w:r w:rsidRPr="00F40504">
        <w:rPr>
          <w:rFonts w:ascii="宋体" w:eastAsia="宋体" w:hAnsi="宋体" w:cs="瀹嬩綋" w:hint="eastAsia"/>
          <w:kern w:val="0"/>
          <w:sz w:val="24"/>
          <w:szCs w:val="24"/>
        </w:rPr>
        <w:t>映射函数</w:t>
      </w:r>
      <m:oMath>
        <m:r>
          <m:rPr>
            <m:sty m:val="p"/>
          </m:rPr>
          <w:rPr>
            <w:rFonts w:ascii="Cambria Math" w:eastAsia="宋体" w:hAnsi="Cambria Math" w:cs="瀹嬩綋"/>
            <w:kern w:val="0"/>
            <w:sz w:val="24"/>
            <w:szCs w:val="24"/>
          </w:rPr>
          <m:t>ψ:E</m:t>
        </m:r>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R</m:t>
        </m:r>
      </m:oMath>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每个</w:t>
      </w:r>
      <w:r w:rsidRPr="00F40504">
        <w:rPr>
          <w:rFonts w:ascii="宋体" w:eastAsia="宋体" w:hAnsi="宋体" w:cs="瀹嬩綋" w:hint="eastAsia"/>
          <w:kern w:val="0"/>
          <w:sz w:val="24"/>
          <w:szCs w:val="24"/>
        </w:rPr>
        <w:t>对象</w:t>
      </w:r>
      <m:oMath>
        <m:r>
          <m:rPr>
            <m:sty m:val="p"/>
          </m:rPr>
          <w:rPr>
            <w:rFonts w:ascii="Cambria Math" w:eastAsia="宋体" w:hAnsi="Cambria Math" w:cs="瀹嬩綋"/>
            <w:kern w:val="0"/>
            <w:sz w:val="24"/>
            <w:szCs w:val="24"/>
          </w:rPr>
          <m:t xml:space="preserve"> v </m:t>
        </m:r>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 xml:space="preserve">V </m:t>
        </m:r>
      </m:oMath>
      <w:r w:rsidRPr="00F40504">
        <w:rPr>
          <w:rFonts w:ascii="宋体" w:eastAsia="宋体" w:hAnsi="宋体" w:cs="瀹嬩綋"/>
          <w:kern w:val="0"/>
          <w:sz w:val="24"/>
          <w:szCs w:val="24"/>
        </w:rPr>
        <w:t>属于对象类型</w:t>
      </w:r>
      <w:r w:rsidRPr="00F40504">
        <w:rPr>
          <w:rFonts w:ascii="宋体" w:eastAsia="宋体" w:hAnsi="宋体" w:cs="瀹嬩綋" w:hint="eastAsia"/>
          <w:kern w:val="0"/>
          <w:sz w:val="24"/>
          <w:szCs w:val="24"/>
        </w:rPr>
        <w:t>集合</w:t>
      </w:r>
      <m:oMath>
        <m:r>
          <m:rPr>
            <m:nor/>
          </m:rPr>
          <w:rPr>
            <w:rFonts w:ascii="宋体" w:eastAsia="宋体" w:hAnsi="宋体" w:cs="瀹嬩綋"/>
            <w:kern w:val="0"/>
            <w:sz w:val="24"/>
            <w:szCs w:val="24"/>
          </w:rPr>
          <m:t>A</m:t>
        </m:r>
        <m:r>
          <m:rPr>
            <m:sty m:val="p"/>
          </m:rPr>
          <w:rPr>
            <w:rFonts w:ascii="Cambria Math" w:eastAsia="宋体" w:hAnsi="Cambria Math" w:cs="瀹嬩綋"/>
            <w:kern w:val="0"/>
            <w:sz w:val="24"/>
            <w:szCs w:val="24"/>
          </w:rPr>
          <m:t>:φ</m:t>
        </m:r>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v</m:t>
            </m:r>
          </m:e>
        </m:d>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A</m:t>
        </m:r>
      </m:oMath>
      <w:r w:rsidRPr="00F40504">
        <w:rPr>
          <w:rFonts w:ascii="宋体" w:eastAsia="宋体" w:hAnsi="宋体" w:cs="瀹嬩綋" w:hint="eastAsia"/>
          <w:kern w:val="0"/>
          <w:sz w:val="24"/>
          <w:szCs w:val="24"/>
        </w:rPr>
        <w:t>中的</w:t>
      </w:r>
      <w:r w:rsidR="006C72B8" w:rsidRPr="00F40504">
        <w:rPr>
          <w:rFonts w:ascii="宋体" w:eastAsia="宋体" w:hAnsi="宋体" w:cs="瀹嬩綋" w:hint="eastAsia"/>
          <w:kern w:val="0"/>
          <w:sz w:val="24"/>
          <w:szCs w:val="24"/>
        </w:rPr>
        <w:t>某</w:t>
      </w:r>
      <w:r w:rsidRPr="00F40504">
        <w:rPr>
          <w:rFonts w:ascii="宋体" w:eastAsia="宋体" w:hAnsi="宋体" w:cs="瀹嬩綋" w:hint="eastAsia"/>
          <w:kern w:val="0"/>
          <w:sz w:val="24"/>
          <w:szCs w:val="24"/>
        </w:rPr>
        <w:t>特定对象类型</w:t>
      </w:r>
      <w:r w:rsidRPr="00F40504">
        <w:rPr>
          <w:rFonts w:ascii="宋体" w:eastAsia="宋体" w:hAnsi="宋体" w:cs="瀹嬩綋"/>
          <w:kern w:val="0"/>
          <w:sz w:val="24"/>
          <w:szCs w:val="24"/>
        </w:rPr>
        <w:t>，每个</w:t>
      </w:r>
      <w:r w:rsidRPr="00F40504">
        <w:rPr>
          <w:rFonts w:ascii="宋体" w:eastAsia="宋体" w:hAnsi="宋体" w:cs="瀹嬩綋" w:hint="eastAsia"/>
          <w:kern w:val="0"/>
          <w:sz w:val="24"/>
          <w:szCs w:val="24"/>
        </w:rPr>
        <w:t>链路</w:t>
      </w:r>
      <m:oMath>
        <m:r>
          <m:rPr>
            <m:sty m:val="p"/>
          </m:rPr>
          <w:rPr>
            <w:rFonts w:ascii="Cambria Math" w:eastAsia="宋体" w:hAnsi="Cambria Math" w:cs="瀹嬩綋"/>
            <w:kern w:val="0"/>
            <w:sz w:val="24"/>
            <w:szCs w:val="24"/>
          </w:rPr>
          <m:t xml:space="preserve"> e </m:t>
        </m:r>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 xml:space="preserve">E </m:t>
        </m:r>
      </m:oMath>
      <w:r w:rsidRPr="00F40504">
        <w:rPr>
          <w:rFonts w:ascii="宋体" w:eastAsia="宋体" w:hAnsi="宋体" w:cs="瀹嬩綋"/>
          <w:kern w:val="0"/>
          <w:sz w:val="24"/>
          <w:szCs w:val="24"/>
        </w:rPr>
        <w:t>属于</w:t>
      </w:r>
      <w:r w:rsidRPr="00F40504">
        <w:rPr>
          <w:rFonts w:ascii="宋体" w:eastAsia="宋体" w:hAnsi="宋体" w:cs="瀹嬩綋" w:hint="eastAsia"/>
          <w:kern w:val="0"/>
          <w:sz w:val="24"/>
          <w:szCs w:val="24"/>
        </w:rPr>
        <w:t>关系</w:t>
      </w:r>
      <w:r w:rsidRPr="00F40504">
        <w:rPr>
          <w:rFonts w:ascii="宋体" w:eastAsia="宋体" w:hAnsi="宋体" w:cs="瀹嬩綋"/>
          <w:kern w:val="0"/>
          <w:sz w:val="24"/>
          <w:szCs w:val="24"/>
        </w:rPr>
        <w:t>类型集</w:t>
      </w:r>
      <w:r w:rsidR="004460FD">
        <w:rPr>
          <w:rFonts w:ascii="宋体" w:eastAsia="宋体" w:hAnsi="宋体" w:cs="瀹嬩綋" w:hint="eastAsia"/>
          <w:kern w:val="0"/>
          <w:sz w:val="24"/>
          <w:szCs w:val="24"/>
        </w:rPr>
        <w:t>合</w:t>
      </w:r>
      <m:oMath>
        <m:r>
          <m:rPr>
            <m:nor/>
          </m:rPr>
          <w:rPr>
            <w:rFonts w:ascii="宋体" w:eastAsia="宋体" w:hAnsi="宋体" w:cs="瀹嬩綋"/>
            <w:kern w:val="0"/>
            <w:sz w:val="24"/>
            <w:szCs w:val="24"/>
          </w:rPr>
          <m:t>R</m:t>
        </m:r>
        <m:r>
          <m:rPr>
            <m:sty m:val="p"/>
          </m:rPr>
          <w:rPr>
            <w:rFonts w:ascii="Cambria Math" w:eastAsia="宋体" w:hAnsi="Cambria Math" w:cs="瀹嬩綋"/>
            <w:kern w:val="0"/>
            <w:sz w:val="24"/>
            <w:szCs w:val="24"/>
          </w:rPr>
          <m:t>:ψ</m:t>
        </m:r>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e</m:t>
            </m:r>
          </m:e>
        </m:d>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R</m:t>
        </m:r>
      </m:oMath>
      <w:r w:rsidRPr="00F40504">
        <w:rPr>
          <w:rFonts w:ascii="宋体" w:eastAsia="宋体" w:hAnsi="宋体" w:cs="瀹嬩綋" w:hint="eastAsia"/>
          <w:kern w:val="0"/>
          <w:sz w:val="24"/>
          <w:szCs w:val="24"/>
        </w:rPr>
        <w:t>中的</w:t>
      </w:r>
      <w:r w:rsidR="006C72B8" w:rsidRPr="00F40504">
        <w:rPr>
          <w:rFonts w:ascii="宋体" w:eastAsia="宋体" w:hAnsi="宋体" w:cs="瀹嬩綋" w:hint="eastAsia"/>
          <w:kern w:val="0"/>
          <w:sz w:val="24"/>
          <w:szCs w:val="24"/>
        </w:rPr>
        <w:t>某</w:t>
      </w:r>
      <w:r w:rsidRPr="00F40504">
        <w:rPr>
          <w:rFonts w:ascii="宋体" w:eastAsia="宋体" w:hAnsi="宋体" w:cs="瀹嬩綋" w:hint="eastAsia"/>
          <w:kern w:val="0"/>
          <w:sz w:val="24"/>
          <w:szCs w:val="24"/>
        </w:rPr>
        <w:t>特定关系类型。如果两链路属于同一关系类型，那么这两个链路的始末对象类型分别相同。</w:t>
      </w:r>
    </w:p>
    <w:p w:rsidR="006C72B8" w:rsidRPr="00F40504" w:rsidRDefault="006C72B8" w:rsidP="004460FD">
      <w:pPr>
        <w:autoSpaceDE w:val="0"/>
        <w:autoSpaceDN w:val="0"/>
        <w:adjustRightInd w:val="0"/>
        <w:spacing w:line="288" w:lineRule="auto"/>
        <w:ind w:firstLine="420"/>
        <w:rPr>
          <w:rFonts w:ascii="宋体" w:eastAsia="宋体" w:hAnsi="宋体" w:cs="瀹嬩綋"/>
          <w:kern w:val="0"/>
          <w:sz w:val="24"/>
          <w:szCs w:val="24"/>
        </w:rPr>
      </w:pPr>
      <w:r w:rsidRPr="00F40504">
        <w:rPr>
          <w:rFonts w:ascii="宋体" w:eastAsia="宋体" w:hAnsi="宋体" w:cs="瀹嬩綋" w:hint="eastAsia"/>
          <w:kern w:val="0"/>
          <w:sz w:val="24"/>
          <w:szCs w:val="24"/>
        </w:rPr>
        <w:t>为</w:t>
      </w:r>
      <w:r w:rsidRPr="00F40504">
        <w:rPr>
          <w:rFonts w:ascii="宋体" w:eastAsia="宋体" w:hAnsi="宋体" w:cs="瀹嬩綋"/>
          <w:kern w:val="0"/>
          <w:sz w:val="24"/>
          <w:szCs w:val="24"/>
        </w:rPr>
        <w:t>明确区分信息网络中的</w:t>
      </w:r>
      <w:r w:rsidRPr="00F40504">
        <w:rPr>
          <w:rFonts w:ascii="宋体" w:eastAsia="宋体" w:hAnsi="宋体" w:cs="瀹嬩綋" w:hint="eastAsia"/>
          <w:kern w:val="0"/>
          <w:sz w:val="24"/>
          <w:szCs w:val="24"/>
        </w:rPr>
        <w:t>对象</w:t>
      </w:r>
      <w:r w:rsidRPr="00F40504">
        <w:rPr>
          <w:rFonts w:ascii="宋体" w:eastAsia="宋体" w:hAnsi="宋体" w:cs="瀹嬩綋"/>
          <w:kern w:val="0"/>
          <w:sz w:val="24"/>
          <w:szCs w:val="24"/>
        </w:rPr>
        <w:t>和关系类型</w:t>
      </w:r>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提出</w:t>
      </w:r>
      <w:r w:rsidRPr="00F40504">
        <w:rPr>
          <w:rFonts w:ascii="宋体" w:eastAsia="宋体" w:hAnsi="宋体" w:cs="瀹嬩綋" w:hint="eastAsia"/>
          <w:kern w:val="0"/>
          <w:sz w:val="24"/>
          <w:szCs w:val="24"/>
        </w:rPr>
        <w:t>了</w:t>
      </w:r>
      <w:r w:rsidRPr="00F40504">
        <w:rPr>
          <w:rFonts w:ascii="宋体" w:eastAsia="宋体" w:hAnsi="宋体" w:cs="瀹嬩綋"/>
          <w:kern w:val="0"/>
          <w:sz w:val="24"/>
          <w:szCs w:val="24"/>
        </w:rPr>
        <w:t>异</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/同</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信息网络</w:t>
      </w:r>
      <w:r w:rsidRPr="00F40504">
        <w:rPr>
          <w:rFonts w:ascii="宋体" w:eastAsia="宋体" w:hAnsi="宋体" w:cs="瀹嬩綋" w:hint="eastAsia"/>
          <w:kern w:val="0"/>
          <w:sz w:val="24"/>
          <w:szCs w:val="24"/>
        </w:rPr>
        <w:t>的概念，定义如下：</w:t>
      </w:r>
    </w:p>
    <w:p w:rsidR="006C72B8" w:rsidRPr="00F40504" w:rsidRDefault="006C72B8" w:rsidP="00F4473B">
      <w:pPr>
        <w:autoSpaceDE w:val="0"/>
        <w:autoSpaceDN w:val="0"/>
        <w:adjustRightInd w:val="0"/>
        <w:spacing w:line="288" w:lineRule="auto"/>
        <w:ind w:firstLineChars="200" w:firstLine="482"/>
        <w:rPr>
          <w:rFonts w:ascii="宋体" w:eastAsia="宋体" w:hAnsi="宋体" w:cs="瀹嬩綋"/>
          <w:kern w:val="0"/>
          <w:sz w:val="24"/>
          <w:szCs w:val="24"/>
        </w:rPr>
      </w:pPr>
      <w:r w:rsidRPr="004460FD">
        <w:rPr>
          <w:rFonts w:ascii="宋体" w:eastAsia="宋体" w:hAnsi="宋体" w:cs="瀹嬩綋" w:hint="eastAsia"/>
          <w:b/>
          <w:kern w:val="0"/>
          <w:sz w:val="24"/>
          <w:szCs w:val="24"/>
        </w:rPr>
        <w:t>定义</w:t>
      </w:r>
      <w:r w:rsidR="004460FD">
        <w:rPr>
          <w:rFonts w:ascii="宋体" w:eastAsia="宋体" w:hAnsi="宋体" w:cs="瀹嬩綋"/>
          <w:b/>
          <w:kern w:val="0"/>
          <w:sz w:val="24"/>
          <w:szCs w:val="24"/>
        </w:rPr>
        <w:t>2</w:t>
      </w:r>
      <w:r w:rsidRPr="004460FD">
        <w:rPr>
          <w:rFonts w:ascii="宋体" w:eastAsia="宋体" w:hAnsi="宋体" w:cs="瀹嬩綋"/>
          <w:b/>
          <w:kern w:val="0"/>
          <w:sz w:val="24"/>
          <w:szCs w:val="24"/>
        </w:rPr>
        <w:t>.2</w:t>
      </w:r>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异</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/同</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信息网络</w:t>
      </w:r>
      <w:r w:rsidRPr="00F40504">
        <w:rPr>
          <w:rFonts w:ascii="宋体" w:eastAsia="宋体" w:hAnsi="宋体" w:cs="瀹嬩綋" w:hint="eastAsia"/>
          <w:kern w:val="0"/>
          <w:sz w:val="24"/>
          <w:szCs w:val="24"/>
        </w:rPr>
        <w:t>）</w:t>
      </w:r>
      <w:r w:rsidR="004460FD">
        <w:rPr>
          <w:rFonts w:ascii="宋体" w:eastAsia="宋体" w:hAnsi="宋体" w:cs="瀹嬩綋" w:hint="eastAsia"/>
          <w:kern w:val="0"/>
          <w:sz w:val="24"/>
          <w:szCs w:val="24"/>
        </w:rPr>
        <w:t>：</w:t>
      </w:r>
      <w:r w:rsidRPr="00F40504">
        <w:rPr>
          <w:rFonts w:ascii="宋体" w:eastAsia="宋体" w:hAnsi="宋体" w:cs="瀹嬩綋" w:hint="eastAsia"/>
          <w:kern w:val="0"/>
          <w:sz w:val="24"/>
          <w:szCs w:val="24"/>
        </w:rPr>
        <w:t>若信息网络的对象类型数</w:t>
      </w:r>
      <m:oMath>
        <m:d>
          <m:dPr>
            <m:begChr m:val="|"/>
            <m:endChr m:val="|"/>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m:t>
            </m:r>
          </m:e>
        </m:d>
        <m:r>
          <w:rPr>
            <w:rFonts w:ascii="Cambria Math" w:eastAsia="宋体" w:hAnsi="Cambria Math" w:cs="瀹嬩綋"/>
            <w:kern w:val="0"/>
            <w:sz w:val="24"/>
            <w:szCs w:val="24"/>
          </w:rPr>
          <m:t>&gt;1</m:t>
        </m:r>
      </m:oMath>
      <w:r w:rsidRPr="00F40504">
        <w:rPr>
          <w:rFonts w:ascii="宋体" w:eastAsia="宋体" w:hAnsi="宋体" w:cs="瀹嬩綋" w:hint="eastAsia"/>
          <w:kern w:val="0"/>
          <w:sz w:val="24"/>
          <w:szCs w:val="24"/>
        </w:rPr>
        <w:t>或关系类型数</w:t>
      </w:r>
      <m:oMath>
        <m:d>
          <m:dPr>
            <m:begChr m:val="|"/>
            <m:endChr m:val="|"/>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R</m:t>
            </m:r>
          </m:e>
        </m:d>
        <m:r>
          <w:rPr>
            <w:rFonts w:ascii="Cambria Math" w:eastAsia="宋体" w:hAnsi="Cambria Math" w:cs="瀹嬩綋"/>
            <w:kern w:val="0"/>
            <w:sz w:val="24"/>
            <w:szCs w:val="24"/>
          </w:rPr>
          <m:t>&gt;1</m:t>
        </m:r>
      </m:oMath>
      <w:r w:rsidRPr="00F40504">
        <w:rPr>
          <w:rFonts w:ascii="宋体" w:eastAsia="宋体" w:hAnsi="宋体" w:cs="瀹嬩綋" w:hint="eastAsia"/>
          <w:kern w:val="0"/>
          <w:sz w:val="24"/>
          <w:szCs w:val="24"/>
        </w:rPr>
        <w:t>，那么称为异质信息网络；否则，称为同质信息网络。</w:t>
      </w:r>
    </w:p>
    <w:p w:rsidR="006C72B8" w:rsidRPr="00F40504" w:rsidRDefault="006C72B8" w:rsidP="00F40504">
      <w:pPr>
        <w:autoSpaceDE w:val="0"/>
        <w:autoSpaceDN w:val="0"/>
        <w:adjustRightInd w:val="0"/>
        <w:spacing w:line="288" w:lineRule="auto"/>
        <w:ind w:firstLine="420"/>
        <w:rPr>
          <w:rFonts w:ascii="宋体" w:eastAsia="宋体" w:hAnsi="宋体" w:cs="瀹嬩綋"/>
          <w:kern w:val="0"/>
          <w:sz w:val="24"/>
          <w:szCs w:val="24"/>
        </w:rPr>
      </w:pPr>
      <w:r w:rsidRPr="00F40504">
        <w:rPr>
          <w:rFonts w:ascii="宋体" w:eastAsia="宋体" w:hAnsi="宋体" w:cs="瀹嬩綋"/>
          <w:noProof/>
          <w:kern w:val="0"/>
          <w:sz w:val="24"/>
          <w:szCs w:val="24"/>
        </w:rPr>
        <w:drawing>
          <wp:anchor distT="0" distB="0" distL="114300" distR="114300" simplePos="0" relativeHeight="251664384" behindDoc="1" locked="0" layoutInCell="1" allowOverlap="1" wp14:anchorId="1D768299" wp14:editId="667CEF36">
            <wp:simplePos x="0" y="0"/>
            <wp:positionH relativeFrom="column">
              <wp:posOffset>3250580</wp:posOffset>
            </wp:positionH>
            <wp:positionV relativeFrom="paragraph">
              <wp:posOffset>102994</wp:posOffset>
            </wp:positionV>
            <wp:extent cx="1771200" cy="1328400"/>
            <wp:effectExtent l="0" t="0" r="0" b="571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71200" cy="132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40504">
        <w:rPr>
          <w:rFonts w:ascii="宋体" w:eastAsia="宋体" w:hAnsi="宋体" w:cs="瀹嬩綋"/>
          <w:kern w:val="0"/>
          <w:sz w:val="24"/>
          <w:szCs w:val="24"/>
        </w:rPr>
        <w:t xml:space="preserve">      </w:t>
      </w:r>
      <w:r w:rsidR="009A632D" w:rsidRPr="00F40504">
        <w:rPr>
          <w:rFonts w:ascii="宋体" w:eastAsia="宋体" w:hAnsi="宋体" w:cs="瀹嬩綋"/>
          <w:noProof/>
          <w:kern w:val="0"/>
          <w:sz w:val="24"/>
          <w:szCs w:val="24"/>
        </w:rPr>
        <w:drawing>
          <wp:inline distT="0" distB="0" distL="0" distR="0" wp14:anchorId="61F1DD55" wp14:editId="16C4E33E">
            <wp:extent cx="1112217" cy="1496291"/>
            <wp:effectExtent l="0" t="0" r="571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47083" cy="1543198"/>
                    </a:xfrm>
                    <a:prstGeom prst="rect">
                      <a:avLst/>
                    </a:prstGeom>
                  </pic:spPr>
                </pic:pic>
              </a:graphicData>
            </a:graphic>
          </wp:inline>
        </w:drawing>
      </w:r>
      <w:r w:rsidRPr="00F40504">
        <w:rPr>
          <w:rFonts w:ascii="宋体" w:eastAsia="宋体" w:hAnsi="宋体" w:cs="瀹嬩綋"/>
          <w:kern w:val="0"/>
          <w:sz w:val="24"/>
          <w:szCs w:val="24"/>
        </w:rPr>
        <w:t xml:space="preserve">                                           </w:t>
      </w:r>
    </w:p>
    <w:p w:rsidR="006C72B8" w:rsidRPr="002C139C" w:rsidRDefault="002C7667" w:rsidP="00A173D0">
      <w:pPr>
        <w:autoSpaceDE w:val="0"/>
        <w:autoSpaceDN w:val="0"/>
        <w:adjustRightInd w:val="0"/>
        <w:spacing w:line="288" w:lineRule="auto"/>
        <w:ind w:firstLineChars="700" w:firstLine="1470"/>
        <w:rPr>
          <w:rFonts w:ascii="楷体" w:eastAsia="楷体" w:hAnsi="楷体" w:cs="瀹嬩綋"/>
          <w:kern w:val="0"/>
        </w:rPr>
      </w:pPr>
      <w:r w:rsidRPr="002C139C">
        <w:rPr>
          <w:rFonts w:ascii="楷体" w:eastAsia="楷体" w:hAnsi="楷体" w:cs="瀹嬩綋" w:hint="eastAsia"/>
          <w:kern w:val="0"/>
        </w:rPr>
        <w:t>（</w:t>
      </w:r>
      <w:r w:rsidRPr="002C139C">
        <w:rPr>
          <w:rFonts w:ascii="Times New Roman" w:eastAsia="楷体" w:hAnsi="Times New Roman" w:cs="Times New Roman"/>
          <w:kern w:val="0"/>
        </w:rPr>
        <w:t>a</w:t>
      </w:r>
      <w:r w:rsidRPr="002C139C">
        <w:rPr>
          <w:rFonts w:ascii="楷体" w:eastAsia="楷体" w:hAnsi="楷体" w:cs="瀹嬩綋" w:hint="eastAsia"/>
          <w:kern w:val="0"/>
        </w:rPr>
        <w:t>）</w:t>
      </w:r>
      <w:r w:rsidR="00444359" w:rsidRPr="002C139C">
        <w:rPr>
          <w:rFonts w:ascii="楷体" w:eastAsia="楷体" w:hAnsi="楷体" w:cs="瀹嬩綋"/>
          <w:kern w:val="0"/>
        </w:rPr>
        <w:t>网络实例</w:t>
      </w:r>
      <w:r w:rsidR="006C72B8" w:rsidRPr="002C139C">
        <w:rPr>
          <w:rFonts w:ascii="楷体" w:eastAsia="楷体" w:hAnsi="楷体" w:cs="瀹嬩綋"/>
          <w:kern w:val="0"/>
        </w:rPr>
        <w:t xml:space="preserve">                        </w:t>
      </w:r>
      <w:r w:rsidR="00A173D0" w:rsidRPr="002C139C">
        <w:rPr>
          <w:rFonts w:ascii="楷体" w:eastAsia="楷体" w:hAnsi="楷体" w:cs="瀹嬩綋"/>
          <w:kern w:val="0"/>
        </w:rPr>
        <w:t xml:space="preserve">    </w:t>
      </w:r>
      <w:r w:rsidR="006C72B8" w:rsidRPr="002C139C">
        <w:rPr>
          <w:rFonts w:ascii="楷体" w:eastAsia="楷体" w:hAnsi="楷体" w:cs="瀹嬩綋"/>
          <w:kern w:val="0"/>
        </w:rPr>
        <w:t>（</w:t>
      </w:r>
      <w:r w:rsidRPr="002C139C">
        <w:rPr>
          <w:rFonts w:ascii="楷体" w:eastAsia="楷体" w:hAnsi="楷体" w:cs="Times New Roman"/>
          <w:kern w:val="0"/>
        </w:rPr>
        <w:t>b</w:t>
      </w:r>
      <w:r w:rsidR="006C72B8" w:rsidRPr="002C139C">
        <w:rPr>
          <w:rFonts w:ascii="楷体" w:eastAsia="楷体" w:hAnsi="楷体" w:cs="瀹嬩綋"/>
          <w:kern w:val="0"/>
        </w:rPr>
        <w:t>）网络架构</w:t>
      </w:r>
    </w:p>
    <w:p w:rsidR="00444359" w:rsidRPr="002C139C" w:rsidRDefault="006C72B8" w:rsidP="00444359">
      <w:pPr>
        <w:autoSpaceDE w:val="0"/>
        <w:autoSpaceDN w:val="0"/>
        <w:adjustRightInd w:val="0"/>
        <w:spacing w:line="288" w:lineRule="auto"/>
        <w:ind w:firstLine="420"/>
        <w:jc w:val="center"/>
        <w:rPr>
          <w:rFonts w:ascii="楷体" w:eastAsia="楷体" w:hAnsi="楷体" w:cs="瀹嬩綋"/>
          <w:kern w:val="0"/>
        </w:rPr>
      </w:pPr>
      <w:r w:rsidRPr="002C139C">
        <w:rPr>
          <w:rFonts w:ascii="楷体" w:eastAsia="楷体" w:hAnsi="楷体" w:cs="瀹嬩綋"/>
          <w:kern w:val="0"/>
        </w:rPr>
        <w:t>图</w:t>
      </w:r>
      <w:r w:rsidR="00B648F4" w:rsidRPr="002C139C">
        <w:rPr>
          <w:rFonts w:ascii="楷体" w:eastAsia="楷体" w:hAnsi="楷体" w:cs="瀹嬩綋"/>
          <w:kern w:val="0"/>
        </w:rPr>
        <w:t>2-1</w:t>
      </w:r>
      <w:r w:rsidRPr="002C139C">
        <w:rPr>
          <w:rFonts w:ascii="楷体" w:eastAsia="楷体" w:hAnsi="楷体" w:cs="瀹嬩綋"/>
          <w:kern w:val="0"/>
        </w:rPr>
        <w:t xml:space="preserve"> 文献数据的</w:t>
      </w:r>
      <w:r w:rsidR="00A173D0" w:rsidRPr="002C139C">
        <w:rPr>
          <w:rFonts w:ascii="楷体" w:eastAsia="楷体" w:hAnsi="楷体" w:cs="瀹嬩綋" w:hint="eastAsia"/>
          <w:kern w:val="0"/>
        </w:rPr>
        <w:t>异质</w:t>
      </w:r>
      <w:r w:rsidRPr="002C139C">
        <w:rPr>
          <w:rFonts w:ascii="楷体" w:eastAsia="楷体" w:hAnsi="楷体" w:cs="瀹嬩綋"/>
          <w:kern w:val="0"/>
        </w:rPr>
        <w:t>信息网络</w:t>
      </w:r>
      <w:r w:rsidR="00496132" w:rsidRPr="002C139C">
        <w:rPr>
          <w:rFonts w:ascii="楷体" w:eastAsia="楷体" w:hAnsi="楷体" w:cs="瀹嬩綋" w:hint="eastAsia"/>
          <w:kern w:val="0"/>
          <w:vertAlign w:val="superscript"/>
        </w:rPr>
        <w:t>[</w:t>
      </w:r>
      <w:r w:rsidR="00320B1A">
        <w:rPr>
          <w:rFonts w:ascii="楷体" w:eastAsia="楷体" w:hAnsi="楷体" w:cs="瀹嬩綋"/>
          <w:kern w:val="0"/>
          <w:vertAlign w:val="superscript"/>
        </w:rPr>
        <w:t>19</w:t>
      </w:r>
      <w:r w:rsidR="00496132" w:rsidRPr="002C139C">
        <w:rPr>
          <w:rFonts w:ascii="楷体" w:eastAsia="楷体" w:hAnsi="楷体" w:cs="瀹嬩綋"/>
          <w:kern w:val="0"/>
          <w:vertAlign w:val="superscript"/>
        </w:rPr>
        <w:t>]</w:t>
      </w:r>
    </w:p>
    <w:p w:rsidR="006C72B8" w:rsidRPr="00F40504" w:rsidRDefault="006C72B8" w:rsidP="00B76BFD">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hint="eastAsia"/>
          <w:kern w:val="0"/>
          <w:sz w:val="24"/>
          <w:szCs w:val="24"/>
        </w:rPr>
        <w:t>图</w:t>
      </w:r>
      <w:r w:rsidR="004C120D">
        <w:rPr>
          <w:rFonts w:ascii="宋体" w:eastAsia="宋体" w:hAnsi="宋体" w:cs="瀹嬩綋"/>
          <w:kern w:val="0"/>
          <w:sz w:val="24"/>
          <w:szCs w:val="24"/>
        </w:rPr>
        <w:t>2-1</w:t>
      </w:r>
      <w:r w:rsidR="004C120D">
        <w:rPr>
          <w:rFonts w:ascii="宋体" w:eastAsia="宋体" w:hAnsi="宋体" w:cs="瀹嬩綋" w:hint="eastAsia"/>
          <w:kern w:val="0"/>
          <w:sz w:val="24"/>
          <w:szCs w:val="24"/>
        </w:rPr>
        <w:t>是</w:t>
      </w:r>
      <w:r w:rsidRPr="00F40504">
        <w:rPr>
          <w:rFonts w:ascii="宋体" w:eastAsia="宋体" w:hAnsi="宋体" w:cs="瀹嬩綋" w:hint="eastAsia"/>
          <w:kern w:val="0"/>
          <w:sz w:val="24"/>
          <w:szCs w:val="24"/>
        </w:rPr>
        <w:t>文献数据的异质</w:t>
      </w:r>
      <w:r w:rsidR="005D2384">
        <w:rPr>
          <w:rFonts w:ascii="宋体" w:eastAsia="宋体" w:hAnsi="宋体" w:cs="瀹嬩綋" w:hint="eastAsia"/>
          <w:kern w:val="0"/>
          <w:sz w:val="24"/>
          <w:szCs w:val="24"/>
        </w:rPr>
        <w:t>信息</w:t>
      </w:r>
      <w:r w:rsidRPr="00F40504">
        <w:rPr>
          <w:rFonts w:ascii="宋体" w:eastAsia="宋体" w:hAnsi="宋体" w:cs="瀹嬩綋" w:hint="eastAsia"/>
          <w:kern w:val="0"/>
          <w:sz w:val="24"/>
          <w:szCs w:val="24"/>
        </w:rPr>
        <w:t>网络示例</w:t>
      </w:r>
      <w:r w:rsidRPr="00B76BFD">
        <w:rPr>
          <w:rFonts w:ascii="宋体" w:eastAsia="宋体" w:hAnsi="宋体" w:cs="瀹嬩綋" w:hint="eastAsia"/>
          <w:kern w:val="0"/>
          <w:sz w:val="24"/>
          <w:szCs w:val="24"/>
          <w:vertAlign w:val="superscript"/>
        </w:rPr>
        <w:t>[</w:t>
      </w:r>
      <w:r w:rsidRPr="00B76BFD">
        <w:rPr>
          <w:rFonts w:ascii="宋体" w:eastAsia="宋体" w:hAnsi="宋体" w:cs="瀹嬩綋"/>
          <w:kern w:val="0"/>
          <w:sz w:val="24"/>
          <w:szCs w:val="24"/>
          <w:vertAlign w:val="superscript"/>
        </w:rPr>
        <w:t>13</w:t>
      </w:r>
      <w:r w:rsidRPr="00B76BFD">
        <w:rPr>
          <w:rFonts w:ascii="宋体" w:eastAsia="宋体" w:hAnsi="宋体" w:cs="瀹嬩綋" w:hint="eastAsia"/>
          <w:kern w:val="0"/>
          <w:sz w:val="24"/>
          <w:szCs w:val="24"/>
          <w:vertAlign w:val="superscript"/>
        </w:rPr>
        <w:t>]</w:t>
      </w:r>
      <w:r w:rsidRPr="00F40504">
        <w:rPr>
          <w:rFonts w:ascii="宋体" w:eastAsia="宋体" w:hAnsi="宋体" w:cs="瀹嬩綋" w:hint="eastAsia"/>
          <w:kern w:val="0"/>
          <w:sz w:val="24"/>
          <w:szCs w:val="24"/>
        </w:rPr>
        <w:t>。一个文献信息网络，如从DBLP</w:t>
      </w:r>
      <w:r w:rsidR="00B12C79" w:rsidRPr="004C120D">
        <w:rPr>
          <w:rFonts w:ascii="宋体" w:eastAsia="宋体" w:hAnsi="宋体" w:cs="瀹嬩綋"/>
          <w:kern w:val="0"/>
          <w:sz w:val="24"/>
          <w:szCs w:val="24"/>
          <w:vertAlign w:val="superscript"/>
        </w:rPr>
        <w:t>1</w:t>
      </w:r>
      <w:r w:rsidRPr="00F40504">
        <w:rPr>
          <w:rFonts w:ascii="宋体" w:eastAsia="宋体" w:hAnsi="宋体" w:cs="瀹嬩綋" w:hint="eastAsia"/>
          <w:kern w:val="0"/>
          <w:sz w:val="24"/>
          <w:szCs w:val="24"/>
        </w:rPr>
        <w:t>中抽取的涉及计算机科学研究人员的文献网络，是典型的异质网络，它包括三种类型的实体：论文、会议和作者。对于每篇论文，都有到相应作者集合和会议的链路，这些链路属于链路类型的集合。</w:t>
      </w:r>
    </w:p>
    <w:p w:rsidR="00B12C79" w:rsidRPr="00F40504" w:rsidRDefault="00B12C79" w:rsidP="00F40504">
      <w:pPr>
        <w:autoSpaceDE w:val="0"/>
        <w:autoSpaceDN w:val="0"/>
        <w:adjustRightInd w:val="0"/>
        <w:spacing w:line="288" w:lineRule="auto"/>
        <w:ind w:firstLine="420"/>
        <w:rPr>
          <w:rFonts w:ascii="宋体" w:eastAsia="宋体" w:hAnsi="宋体" w:cs="瀹嬩綋"/>
          <w:kern w:val="0"/>
          <w:sz w:val="24"/>
          <w:szCs w:val="24"/>
        </w:rPr>
      </w:pPr>
      <w:r w:rsidRPr="00F40504">
        <w:rPr>
          <w:rFonts w:ascii="宋体" w:eastAsia="宋体" w:hAnsi="宋体" w:cs="瀹嬩綋" w:hint="eastAsia"/>
          <w:kern w:val="0"/>
          <w:sz w:val="24"/>
          <w:szCs w:val="24"/>
        </w:rPr>
        <w:t>为更好地理解复杂异质信息网络中的对象和链路类型，有必要提供元层次（</w:t>
      </w:r>
      <w:proofErr w:type="gramStart"/>
      <w:r w:rsidRPr="00F40504">
        <w:rPr>
          <w:rFonts w:ascii="宋体" w:eastAsia="宋体" w:hAnsi="宋体" w:cs="瀹嬩綋" w:hint="eastAsia"/>
          <w:kern w:val="0"/>
          <w:sz w:val="24"/>
          <w:szCs w:val="24"/>
        </w:rPr>
        <w:t>即</w:t>
      </w:r>
      <w:r w:rsidR="001374A3" w:rsidRPr="00F40504">
        <w:rPr>
          <w:rFonts w:ascii="宋体" w:eastAsia="宋体" w:hAnsi="宋体" w:cs="瀹嬩綋" w:hint="eastAsia"/>
          <w:kern w:val="0"/>
          <w:sz w:val="24"/>
          <w:szCs w:val="24"/>
        </w:rPr>
        <w:t>模式</w:t>
      </w:r>
      <w:proofErr w:type="gramEnd"/>
      <w:r w:rsidRPr="00F40504">
        <w:rPr>
          <w:rFonts w:ascii="宋体" w:eastAsia="宋体" w:hAnsi="宋体" w:cs="瀹嬩綋" w:hint="eastAsia"/>
          <w:kern w:val="0"/>
          <w:sz w:val="24"/>
          <w:szCs w:val="24"/>
        </w:rPr>
        <w:t>层次）</w:t>
      </w:r>
      <w:r w:rsidR="001374A3" w:rsidRPr="00F40504">
        <w:rPr>
          <w:rFonts w:ascii="宋体" w:eastAsia="宋体" w:hAnsi="宋体" w:cs="瀹嬩綋" w:hint="eastAsia"/>
          <w:kern w:val="0"/>
          <w:sz w:val="24"/>
          <w:szCs w:val="24"/>
        </w:rPr>
        <w:t>的</w:t>
      </w:r>
      <w:r w:rsidRPr="00F40504">
        <w:rPr>
          <w:rFonts w:ascii="宋体" w:eastAsia="宋体" w:hAnsi="宋体" w:cs="瀹嬩綋" w:hint="eastAsia"/>
          <w:kern w:val="0"/>
          <w:sz w:val="24"/>
          <w:szCs w:val="24"/>
        </w:rPr>
        <w:t>网络描述。因此，</w:t>
      </w:r>
      <w:r w:rsidR="001374A3" w:rsidRPr="00F40504">
        <w:rPr>
          <w:rFonts w:ascii="宋体" w:eastAsia="宋体" w:hAnsi="宋体" w:cs="瀹嬩綋" w:hint="eastAsia"/>
          <w:kern w:val="0"/>
          <w:sz w:val="24"/>
          <w:szCs w:val="24"/>
        </w:rPr>
        <w:t>进一步</w:t>
      </w:r>
      <w:r w:rsidR="002C765A">
        <w:rPr>
          <w:rFonts w:ascii="宋体" w:eastAsia="宋体" w:hAnsi="宋体" w:cs="瀹嬩綋" w:hint="eastAsia"/>
          <w:kern w:val="0"/>
          <w:sz w:val="24"/>
          <w:szCs w:val="24"/>
        </w:rPr>
        <w:t>以</w:t>
      </w:r>
      <w:r w:rsidRPr="00F40504">
        <w:rPr>
          <w:rFonts w:ascii="宋体" w:eastAsia="宋体" w:hAnsi="宋体" w:cs="瀹嬩綋" w:hint="eastAsia"/>
          <w:kern w:val="0"/>
          <w:sz w:val="24"/>
          <w:szCs w:val="24"/>
        </w:rPr>
        <w:t>网络</w:t>
      </w:r>
      <w:r w:rsidR="001374A3" w:rsidRPr="00F40504">
        <w:rPr>
          <w:rFonts w:ascii="宋体" w:eastAsia="宋体" w:hAnsi="宋体" w:cs="瀹嬩綋" w:hint="eastAsia"/>
          <w:kern w:val="0"/>
          <w:sz w:val="24"/>
          <w:szCs w:val="24"/>
        </w:rPr>
        <w:t>模式</w:t>
      </w:r>
      <w:r w:rsidRPr="00F40504">
        <w:rPr>
          <w:rFonts w:ascii="宋体" w:eastAsia="宋体" w:hAnsi="宋体" w:cs="瀹嬩綋" w:hint="eastAsia"/>
          <w:kern w:val="0"/>
          <w:sz w:val="24"/>
          <w:szCs w:val="24"/>
        </w:rPr>
        <w:t>来描述</w:t>
      </w:r>
      <w:proofErr w:type="gramStart"/>
      <w:r w:rsidRPr="00F40504">
        <w:rPr>
          <w:rFonts w:ascii="宋体" w:eastAsia="宋体" w:hAnsi="宋体" w:cs="瀹嬩綋" w:hint="eastAsia"/>
          <w:kern w:val="0"/>
          <w:sz w:val="24"/>
          <w:szCs w:val="24"/>
        </w:rPr>
        <w:t>网络元</w:t>
      </w:r>
      <w:proofErr w:type="gramEnd"/>
      <w:r w:rsidRPr="00F40504">
        <w:rPr>
          <w:rFonts w:ascii="宋体" w:eastAsia="宋体" w:hAnsi="宋体" w:cs="瀹嬩綋" w:hint="eastAsia"/>
          <w:kern w:val="0"/>
          <w:sz w:val="24"/>
          <w:szCs w:val="24"/>
        </w:rPr>
        <w:t>结构</w:t>
      </w:r>
      <w:r w:rsidR="001374A3" w:rsidRPr="00F40504">
        <w:rPr>
          <w:rFonts w:ascii="宋体" w:eastAsia="宋体" w:hAnsi="宋体" w:cs="瀹嬩綋" w:hint="eastAsia"/>
          <w:kern w:val="0"/>
          <w:sz w:val="24"/>
          <w:szCs w:val="24"/>
        </w:rPr>
        <w:t>：</w:t>
      </w:r>
    </w:p>
    <w:p w:rsidR="001374A3" w:rsidRPr="00F40504" w:rsidRDefault="001374A3" w:rsidP="00B76BFD">
      <w:pPr>
        <w:autoSpaceDE w:val="0"/>
        <w:autoSpaceDN w:val="0"/>
        <w:adjustRightInd w:val="0"/>
        <w:spacing w:line="288" w:lineRule="auto"/>
        <w:ind w:firstLineChars="200" w:firstLine="482"/>
        <w:rPr>
          <w:rFonts w:ascii="宋体" w:eastAsia="宋体" w:hAnsi="宋体" w:cs="瀹嬩綋"/>
          <w:kern w:val="0"/>
          <w:sz w:val="24"/>
          <w:szCs w:val="24"/>
        </w:rPr>
      </w:pPr>
      <w:r w:rsidRPr="002C765A">
        <w:rPr>
          <w:rFonts w:ascii="宋体" w:eastAsia="宋体" w:hAnsi="宋体" w:cs="瀹嬩綋"/>
          <w:b/>
          <w:kern w:val="0"/>
          <w:sz w:val="24"/>
          <w:szCs w:val="24"/>
        </w:rPr>
        <w:t>定义</w:t>
      </w:r>
      <w:r w:rsidR="002C765A" w:rsidRPr="002C765A">
        <w:rPr>
          <w:rFonts w:ascii="宋体" w:eastAsia="宋体" w:hAnsi="宋体" w:cs="瀹嬩綋"/>
          <w:b/>
          <w:kern w:val="0"/>
          <w:sz w:val="24"/>
          <w:szCs w:val="24"/>
        </w:rPr>
        <w:t>2</w:t>
      </w:r>
      <w:r w:rsidRPr="002C765A">
        <w:rPr>
          <w:rFonts w:ascii="宋体" w:eastAsia="宋体" w:hAnsi="宋体" w:cs="瀹嬩綋"/>
          <w:b/>
          <w:kern w:val="0"/>
          <w:sz w:val="24"/>
          <w:szCs w:val="24"/>
        </w:rPr>
        <w:t>.3</w:t>
      </w:r>
      <w:r w:rsidRPr="00F40504">
        <w:rPr>
          <w:rFonts w:ascii="宋体" w:eastAsia="宋体" w:hAnsi="宋体" w:cs="瀹嬩綋"/>
          <w:kern w:val="0"/>
          <w:sz w:val="24"/>
          <w:szCs w:val="24"/>
        </w:rPr>
        <w:t>（网络</w:t>
      </w:r>
      <w:r w:rsidRPr="00F40504">
        <w:rPr>
          <w:rFonts w:ascii="宋体" w:eastAsia="宋体" w:hAnsi="宋体" w:cs="瀹嬩綋" w:hint="eastAsia"/>
          <w:kern w:val="0"/>
          <w:sz w:val="24"/>
          <w:szCs w:val="24"/>
        </w:rPr>
        <w:t>模式</w:t>
      </w:r>
      <w:r w:rsidRPr="00B76BFD">
        <w:rPr>
          <w:rFonts w:ascii="宋体" w:eastAsia="宋体" w:hAnsi="宋体" w:cs="瀹嬩綋"/>
          <w:kern w:val="0"/>
          <w:sz w:val="24"/>
          <w:szCs w:val="24"/>
          <w:vertAlign w:val="superscript"/>
        </w:rPr>
        <w:t>[13, 14]</w:t>
      </w:r>
      <w:r w:rsidRPr="00F40504">
        <w:rPr>
          <w:rFonts w:ascii="宋体" w:eastAsia="宋体" w:hAnsi="宋体" w:cs="瀹嬩綋"/>
          <w:kern w:val="0"/>
          <w:sz w:val="24"/>
          <w:szCs w:val="24"/>
        </w:rPr>
        <w:t>）</w:t>
      </w:r>
      <w:r w:rsidR="002C765A">
        <w:rPr>
          <w:rFonts w:ascii="宋体" w:eastAsia="宋体" w:hAnsi="宋体" w:cs="瀹嬩綋" w:hint="eastAsia"/>
          <w:kern w:val="0"/>
          <w:sz w:val="24"/>
          <w:szCs w:val="24"/>
        </w:rPr>
        <w:t>：网络模式</w:t>
      </w:r>
      <w:r w:rsidRPr="00F40504">
        <w:rPr>
          <w:rFonts w:ascii="宋体" w:eastAsia="宋体" w:hAnsi="宋体" w:cs="瀹嬩綋" w:hint="eastAsia"/>
          <w:kern w:val="0"/>
          <w:sz w:val="24"/>
          <w:szCs w:val="24"/>
        </w:rPr>
        <w:t>记</w:t>
      </w:r>
      <w:r w:rsidRPr="00F40504">
        <w:rPr>
          <w:rFonts w:ascii="宋体" w:eastAsia="宋体" w:hAnsi="宋体" w:cs="瀹嬩綋"/>
          <w:kern w:val="0"/>
          <w:sz w:val="24"/>
          <w:szCs w:val="24"/>
        </w:rPr>
        <w:t>为</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T</m:t>
            </m:r>
          </m:e>
          <m:sub>
            <m:r>
              <m:rPr>
                <m:sty m:val="p"/>
              </m:rPr>
              <w:rPr>
                <w:rFonts w:ascii="Cambria Math" w:eastAsia="宋体" w:hAnsi="Cambria Math" w:cs="瀹嬩綋"/>
                <w:kern w:val="0"/>
                <w:sz w:val="24"/>
                <w:szCs w:val="24"/>
              </w:rPr>
              <m:t>G</m:t>
            </m:r>
          </m:sub>
        </m:sSub>
        <m:r>
          <m:rPr>
            <m:sty m:val="p"/>
          </m:rPr>
          <w:rPr>
            <w:rFonts w:ascii="Cambria Math" w:eastAsia="宋体" w:hAnsi="Cambria Math" w:cs="瀹嬩綋"/>
            <w:kern w:val="0"/>
            <w:sz w:val="24"/>
            <w:szCs w:val="24"/>
          </w:rPr>
          <m:t>=</m:t>
        </m:r>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A,R</m:t>
            </m:r>
          </m:e>
        </m:d>
      </m:oMath>
      <w:r w:rsidRPr="00F40504">
        <w:rPr>
          <w:rFonts w:ascii="宋体" w:eastAsia="宋体" w:hAnsi="宋体" w:cs="瀹嬩綋" w:hint="eastAsia"/>
          <w:kern w:val="0"/>
          <w:sz w:val="24"/>
          <w:szCs w:val="24"/>
        </w:rPr>
        <w:t>，是</w:t>
      </w:r>
      <w:r w:rsidRPr="00F40504">
        <w:rPr>
          <w:rFonts w:ascii="宋体" w:eastAsia="宋体" w:hAnsi="宋体" w:cs="瀹嬩綋"/>
          <w:kern w:val="0"/>
          <w:sz w:val="24"/>
          <w:szCs w:val="24"/>
        </w:rPr>
        <w:t>信息网络</w:t>
      </w:r>
      <m:oMath>
        <m:r>
          <m:rPr>
            <m:sty m:val="p"/>
          </m:rPr>
          <w:rPr>
            <w:rFonts w:ascii="Cambria Math" w:eastAsia="宋体" w:hAnsi="Cambria Math" w:cs="瀹嬩綋"/>
            <w:kern w:val="0"/>
            <w:sz w:val="24"/>
            <w:szCs w:val="24"/>
          </w:rPr>
          <m:t>G=</m:t>
        </m:r>
        <m:d>
          <m:dPr>
            <m:ctrlPr>
              <w:rPr>
                <w:rFonts w:ascii="Cambria Math" w:eastAsia="宋体" w:hAnsi="Cambria Math" w:cs="瀹嬩綋"/>
                <w:iCs/>
                <w:kern w:val="0"/>
                <w:sz w:val="24"/>
                <w:szCs w:val="24"/>
              </w:rPr>
            </m:ctrlPr>
          </m:dPr>
          <m:e>
            <m:r>
              <m:rPr>
                <m:sty m:val="p"/>
              </m:rPr>
              <w:rPr>
                <w:rFonts w:ascii="Cambria Math" w:eastAsia="宋体" w:hAnsi="Cambria Math" w:cs="瀹嬩綋"/>
                <w:kern w:val="0"/>
                <w:sz w:val="24"/>
                <w:szCs w:val="24"/>
              </w:rPr>
              <m:t>V,E</m:t>
            </m:r>
          </m:e>
        </m:d>
      </m:oMath>
      <w:r w:rsidRPr="00F40504">
        <w:rPr>
          <w:rFonts w:ascii="宋体" w:eastAsia="宋体" w:hAnsi="宋体" w:cs="瀹嬩綋"/>
          <w:kern w:val="0"/>
          <w:sz w:val="24"/>
          <w:szCs w:val="24"/>
        </w:rPr>
        <w:t>的元</w:t>
      </w:r>
      <w:r w:rsidRPr="00F40504">
        <w:rPr>
          <w:rFonts w:ascii="宋体" w:eastAsia="宋体" w:hAnsi="宋体" w:cs="瀹嬩綋" w:hint="eastAsia"/>
          <w:kern w:val="0"/>
          <w:sz w:val="24"/>
          <w:szCs w:val="24"/>
        </w:rPr>
        <w:t>结构，并有对象</w:t>
      </w:r>
      <w:r w:rsidRPr="00F40504">
        <w:rPr>
          <w:rFonts w:ascii="宋体" w:eastAsia="宋体" w:hAnsi="宋体" w:cs="瀹嬩綋"/>
          <w:kern w:val="0"/>
          <w:sz w:val="24"/>
          <w:szCs w:val="24"/>
        </w:rPr>
        <w:t>类型映射</w:t>
      </w:r>
      <m:oMath>
        <m:r>
          <m:rPr>
            <m:sty m:val="p"/>
          </m:rPr>
          <w:rPr>
            <w:rFonts w:ascii="Cambria Math" w:eastAsia="宋体" w:hAnsi="Cambria Math" w:cs="瀹嬩綋"/>
            <w:kern w:val="0"/>
            <w:sz w:val="24"/>
            <w:szCs w:val="24"/>
          </w:rPr>
          <m:t xml:space="preserve"> φ: V </m:t>
        </m:r>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 xml:space="preserve">A </m:t>
        </m:r>
      </m:oMath>
      <w:r w:rsidRPr="00F40504">
        <w:rPr>
          <w:rFonts w:ascii="宋体" w:eastAsia="宋体" w:hAnsi="宋体" w:cs="瀹嬩綋"/>
          <w:kern w:val="0"/>
          <w:sz w:val="24"/>
          <w:szCs w:val="24"/>
        </w:rPr>
        <w:t>和链路类型映射</w:t>
      </w:r>
      <m:oMath>
        <m:r>
          <m:rPr>
            <m:sty m:val="p"/>
          </m:rPr>
          <w:rPr>
            <w:rFonts w:ascii="Cambria Math" w:eastAsia="宋体" w:hAnsi="Cambria Math" w:cs="瀹嬩綋"/>
            <w:kern w:val="0"/>
            <w:sz w:val="24"/>
            <w:szCs w:val="24"/>
          </w:rPr>
          <m:t>ψ:E</m:t>
        </m:r>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R</m:t>
        </m:r>
      </m:oMath>
      <w:r w:rsidRPr="00F40504">
        <w:rPr>
          <w:rFonts w:ascii="宋体" w:eastAsia="宋体" w:hAnsi="宋体" w:cs="瀹嬩綋" w:hint="eastAsia"/>
          <w:kern w:val="0"/>
          <w:sz w:val="24"/>
          <w:szCs w:val="24"/>
        </w:rPr>
        <w:t>。网络模式</w:t>
      </w:r>
      <w:r w:rsidRPr="00F40504">
        <w:rPr>
          <w:rFonts w:ascii="宋体" w:eastAsia="宋体" w:hAnsi="宋体" w:cs="瀹嬩綋"/>
          <w:kern w:val="0"/>
          <w:sz w:val="24"/>
          <w:szCs w:val="24"/>
        </w:rPr>
        <w:t>是</w:t>
      </w:r>
      <w:r w:rsidRPr="00F40504">
        <w:rPr>
          <w:rFonts w:ascii="宋体" w:eastAsia="宋体" w:hAnsi="宋体" w:cs="瀹嬩綋" w:hint="eastAsia"/>
          <w:kern w:val="0"/>
          <w:sz w:val="24"/>
          <w:szCs w:val="24"/>
        </w:rPr>
        <w:t>定义在对象类型集合</w:t>
      </w:r>
      <m:oMath>
        <m:r>
          <m:rPr>
            <m:sty m:val="p"/>
          </m:rPr>
          <w:rPr>
            <w:rFonts w:ascii="Cambria Math" w:eastAsia="宋体" w:hAnsi="Cambria Math" w:cs="瀹嬩綋"/>
            <w:kern w:val="0"/>
            <w:sz w:val="24"/>
            <w:szCs w:val="24"/>
          </w:rPr>
          <m:t>A</m:t>
        </m:r>
      </m:oMath>
      <w:r w:rsidRPr="00F40504">
        <w:rPr>
          <w:rFonts w:ascii="宋体" w:eastAsia="宋体" w:hAnsi="宋体" w:cs="瀹嬩綋" w:hint="eastAsia"/>
          <w:kern w:val="0"/>
          <w:sz w:val="24"/>
          <w:szCs w:val="24"/>
        </w:rPr>
        <w:t>上的有向图，以</w:t>
      </w:r>
      <m:oMath>
        <m:r>
          <m:rPr>
            <m:sty m:val="p"/>
          </m:rPr>
          <w:rPr>
            <w:rFonts w:ascii="Cambria Math" w:eastAsia="宋体" w:hAnsi="Cambria Math" w:cs="瀹嬩綋"/>
            <w:kern w:val="0"/>
            <w:sz w:val="24"/>
            <w:szCs w:val="24"/>
          </w:rPr>
          <m:t>R</m:t>
        </m:r>
      </m:oMath>
      <w:r w:rsidRPr="00F40504">
        <w:rPr>
          <w:rFonts w:ascii="宋体" w:eastAsia="宋体" w:hAnsi="宋体" w:cs="瀹嬩綋" w:hint="eastAsia"/>
          <w:kern w:val="0"/>
          <w:sz w:val="24"/>
          <w:szCs w:val="24"/>
        </w:rPr>
        <w:t>上的关系为边。</w:t>
      </w:r>
    </w:p>
    <w:p w:rsidR="001374A3" w:rsidRPr="00F40504" w:rsidRDefault="001374A3" w:rsidP="00F03B09">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hint="eastAsia"/>
          <w:kern w:val="0"/>
          <w:sz w:val="24"/>
          <w:szCs w:val="24"/>
        </w:rPr>
        <w:t>异质</w:t>
      </w:r>
      <w:r w:rsidRPr="00F40504">
        <w:rPr>
          <w:rFonts w:ascii="宋体" w:eastAsia="宋体" w:hAnsi="宋体" w:cs="瀹嬩綋"/>
          <w:kern w:val="0"/>
          <w:sz w:val="24"/>
          <w:szCs w:val="24"/>
        </w:rPr>
        <w:t>信息网络的网络</w:t>
      </w:r>
      <w:r w:rsidRPr="00F40504">
        <w:rPr>
          <w:rFonts w:ascii="宋体" w:eastAsia="宋体" w:hAnsi="宋体" w:cs="瀹嬩綋" w:hint="eastAsia"/>
          <w:kern w:val="0"/>
          <w:sz w:val="24"/>
          <w:szCs w:val="24"/>
        </w:rPr>
        <w:t>模式强调了</w:t>
      </w:r>
      <w:r w:rsidRPr="00F40504">
        <w:rPr>
          <w:rFonts w:ascii="宋体" w:eastAsia="宋体" w:hAnsi="宋体" w:cs="瀹嬩綋"/>
          <w:kern w:val="0"/>
          <w:sz w:val="24"/>
          <w:szCs w:val="24"/>
        </w:rPr>
        <w:t>对象</w:t>
      </w:r>
      <w:r w:rsidRPr="00F40504">
        <w:rPr>
          <w:rFonts w:ascii="宋体" w:eastAsia="宋体" w:hAnsi="宋体" w:cs="瀹嬩綋" w:hint="eastAsia"/>
          <w:kern w:val="0"/>
          <w:sz w:val="24"/>
          <w:szCs w:val="24"/>
        </w:rPr>
        <w:t>集合与</w:t>
      </w:r>
      <w:r w:rsidRPr="00F40504">
        <w:rPr>
          <w:rFonts w:ascii="宋体" w:eastAsia="宋体" w:hAnsi="宋体" w:cs="瀹嬩綋"/>
          <w:kern w:val="0"/>
          <w:sz w:val="24"/>
          <w:szCs w:val="24"/>
        </w:rPr>
        <w:t>对象间关系</w:t>
      </w:r>
      <w:r w:rsidRPr="00F40504">
        <w:rPr>
          <w:rFonts w:ascii="宋体" w:eastAsia="宋体" w:hAnsi="宋体" w:cs="瀹嬩綋" w:hint="eastAsia"/>
          <w:kern w:val="0"/>
          <w:sz w:val="24"/>
          <w:szCs w:val="24"/>
        </w:rPr>
        <w:t>类型的限定</w:t>
      </w:r>
      <w:r w:rsidR="007D35ED">
        <w:rPr>
          <w:rFonts w:ascii="宋体" w:eastAsia="宋体" w:hAnsi="宋体" w:cs="瀹嬩綋" w:hint="eastAsia"/>
          <w:kern w:val="0"/>
          <w:sz w:val="24"/>
          <w:szCs w:val="24"/>
        </w:rPr>
        <w:t>，</w:t>
      </w:r>
      <w:r w:rsidRPr="00F40504">
        <w:rPr>
          <w:rFonts w:ascii="宋体" w:eastAsia="宋体" w:hAnsi="宋体" w:cs="瀹嬩綋"/>
          <w:kern w:val="0"/>
          <w:sz w:val="24"/>
          <w:szCs w:val="24"/>
        </w:rPr>
        <w:t>这些</w:t>
      </w:r>
      <w:r w:rsidR="007D35ED">
        <w:rPr>
          <w:rFonts w:ascii="宋体" w:eastAsia="宋体" w:hAnsi="宋体" w:cs="瀹嬩綋" w:hint="eastAsia"/>
          <w:kern w:val="0"/>
          <w:sz w:val="24"/>
          <w:szCs w:val="24"/>
        </w:rPr>
        <w:t>限定</w:t>
      </w:r>
      <w:r w:rsidRPr="00F40504">
        <w:rPr>
          <w:rFonts w:ascii="宋体" w:eastAsia="宋体" w:hAnsi="宋体" w:cs="瀹嬩綋"/>
          <w:kern w:val="0"/>
          <w:sz w:val="24"/>
          <w:szCs w:val="24"/>
        </w:rPr>
        <w:t>使</w:t>
      </w:r>
      <w:r w:rsidRPr="00F40504">
        <w:rPr>
          <w:rFonts w:ascii="宋体" w:eastAsia="宋体" w:hAnsi="宋体" w:cs="瀹嬩綋" w:hint="eastAsia"/>
          <w:kern w:val="0"/>
          <w:sz w:val="24"/>
          <w:szCs w:val="24"/>
        </w:rPr>
        <w:t>异</w:t>
      </w:r>
      <w:r w:rsidRPr="00F40504">
        <w:rPr>
          <w:rFonts w:ascii="宋体" w:eastAsia="宋体" w:hAnsi="宋体" w:cs="瀹嬩綋" w:hint="eastAsia"/>
          <w:kern w:val="0"/>
          <w:sz w:val="24"/>
          <w:szCs w:val="24"/>
        </w:rPr>
        <w:lastRenderedPageBreak/>
        <w:t>质</w:t>
      </w:r>
      <w:r w:rsidRPr="00F40504">
        <w:rPr>
          <w:rFonts w:ascii="宋体" w:eastAsia="宋体" w:hAnsi="宋体" w:cs="瀹嬩綋"/>
          <w:kern w:val="0"/>
          <w:sz w:val="24"/>
          <w:szCs w:val="24"/>
        </w:rPr>
        <w:t>信息网络半结构化，</w:t>
      </w:r>
      <w:r w:rsidRPr="00F40504">
        <w:rPr>
          <w:rFonts w:ascii="宋体" w:eastAsia="宋体" w:hAnsi="宋体" w:cs="瀹嬩綋" w:hint="eastAsia"/>
          <w:kern w:val="0"/>
          <w:sz w:val="24"/>
          <w:szCs w:val="24"/>
        </w:rPr>
        <w:t>并</w:t>
      </w:r>
      <w:r w:rsidRPr="00F40504">
        <w:rPr>
          <w:rFonts w:ascii="宋体" w:eastAsia="宋体" w:hAnsi="宋体" w:cs="瀹嬩綋"/>
          <w:kern w:val="0"/>
          <w:sz w:val="24"/>
          <w:szCs w:val="24"/>
        </w:rPr>
        <w:t>指导</w:t>
      </w:r>
      <w:r w:rsidRPr="00F40504">
        <w:rPr>
          <w:rFonts w:ascii="宋体" w:eastAsia="宋体" w:hAnsi="宋体" w:cs="瀹嬩綋" w:hint="eastAsia"/>
          <w:kern w:val="0"/>
          <w:sz w:val="24"/>
          <w:szCs w:val="24"/>
        </w:rPr>
        <w:t>网络的</w:t>
      </w:r>
      <w:r w:rsidRPr="00F40504">
        <w:rPr>
          <w:rFonts w:ascii="宋体" w:eastAsia="宋体" w:hAnsi="宋体" w:cs="瀹嬩綋"/>
          <w:kern w:val="0"/>
          <w:sz w:val="24"/>
          <w:szCs w:val="24"/>
        </w:rPr>
        <w:t>语义探索。遵循</w:t>
      </w:r>
      <w:r w:rsidRPr="00F40504">
        <w:rPr>
          <w:rFonts w:ascii="宋体" w:eastAsia="宋体" w:hAnsi="宋体" w:cs="瀹嬩綋" w:hint="eastAsia"/>
          <w:kern w:val="0"/>
          <w:sz w:val="24"/>
          <w:szCs w:val="24"/>
        </w:rPr>
        <w:t>某</w:t>
      </w:r>
      <w:r w:rsidRPr="00F40504">
        <w:rPr>
          <w:rFonts w:ascii="宋体" w:eastAsia="宋体" w:hAnsi="宋体" w:cs="瀹嬩綋"/>
          <w:kern w:val="0"/>
          <w:sz w:val="24"/>
          <w:szCs w:val="24"/>
        </w:rPr>
        <w:t>网络</w:t>
      </w:r>
      <w:r w:rsidRPr="00F40504">
        <w:rPr>
          <w:rFonts w:ascii="宋体" w:eastAsia="宋体" w:hAnsi="宋体" w:cs="瀹嬩綋" w:hint="eastAsia"/>
          <w:kern w:val="0"/>
          <w:sz w:val="24"/>
          <w:szCs w:val="24"/>
        </w:rPr>
        <w:t>模式</w:t>
      </w:r>
      <w:r w:rsidRPr="00F40504">
        <w:rPr>
          <w:rFonts w:ascii="宋体" w:eastAsia="宋体" w:hAnsi="宋体" w:cs="瀹嬩綋"/>
          <w:kern w:val="0"/>
          <w:sz w:val="24"/>
          <w:szCs w:val="24"/>
        </w:rPr>
        <w:t>的信息网络称为网络</w:t>
      </w:r>
      <w:r w:rsidRPr="00F40504">
        <w:rPr>
          <w:rFonts w:ascii="宋体" w:eastAsia="宋体" w:hAnsi="宋体" w:cs="瀹嬩綋" w:hint="eastAsia"/>
          <w:kern w:val="0"/>
          <w:sz w:val="24"/>
          <w:szCs w:val="24"/>
        </w:rPr>
        <w:t>模式</w:t>
      </w:r>
      <w:r w:rsidRPr="00F40504">
        <w:rPr>
          <w:rFonts w:ascii="宋体" w:eastAsia="宋体" w:hAnsi="宋体" w:cs="瀹嬩綋"/>
          <w:kern w:val="0"/>
          <w:sz w:val="24"/>
          <w:szCs w:val="24"/>
        </w:rPr>
        <w:t>的实例。对于</w:t>
      </w:r>
      <w:r w:rsidRPr="00F40504">
        <w:rPr>
          <w:rFonts w:ascii="宋体" w:eastAsia="宋体" w:hAnsi="宋体" w:cs="瀹嬩綋" w:hint="eastAsia"/>
          <w:kern w:val="0"/>
          <w:sz w:val="24"/>
          <w:szCs w:val="24"/>
        </w:rPr>
        <w:t>从</w:t>
      </w:r>
      <w:r w:rsidRPr="00F40504">
        <w:rPr>
          <w:rFonts w:ascii="宋体" w:eastAsia="宋体" w:hAnsi="宋体" w:cs="瀹嬩綋"/>
          <w:kern w:val="0"/>
          <w:sz w:val="24"/>
          <w:szCs w:val="24"/>
        </w:rPr>
        <w:t>对象类型</w:t>
      </w:r>
      <m:oMath>
        <m:r>
          <m:rPr>
            <m:sty m:val="p"/>
          </m:rPr>
          <w:rPr>
            <w:rFonts w:ascii="Cambria Math" w:eastAsia="宋体" w:hAnsi="Cambria Math" w:cs="瀹嬩綋"/>
            <w:kern w:val="0"/>
            <w:sz w:val="24"/>
            <w:szCs w:val="24"/>
          </w:rPr>
          <m:t>S</m:t>
        </m:r>
      </m:oMath>
      <w:r w:rsidRPr="00F40504">
        <w:rPr>
          <w:rFonts w:ascii="宋体" w:eastAsia="宋体" w:hAnsi="宋体" w:cs="瀹嬩綋"/>
          <w:kern w:val="0"/>
          <w:sz w:val="24"/>
          <w:szCs w:val="24"/>
        </w:rPr>
        <w:t>到对象类型</w:t>
      </w:r>
      <m:oMath>
        <m:r>
          <m:rPr>
            <m:sty m:val="p"/>
          </m:rPr>
          <w:rPr>
            <w:rFonts w:ascii="Cambria Math" w:eastAsia="宋体" w:hAnsi="Cambria Math" w:cs="瀹嬩綋" w:hint="eastAsia"/>
            <w:kern w:val="0"/>
            <w:sz w:val="24"/>
            <w:szCs w:val="24"/>
          </w:rPr>
          <m:t>T</m:t>
        </m:r>
      </m:oMath>
      <w:r w:rsidRPr="00F40504">
        <w:rPr>
          <w:rFonts w:ascii="宋体" w:eastAsia="宋体" w:hAnsi="宋体" w:cs="瀹嬩綋" w:hint="eastAsia"/>
          <w:kern w:val="0"/>
          <w:sz w:val="24"/>
          <w:szCs w:val="24"/>
        </w:rPr>
        <w:t>的</w:t>
      </w:r>
      <w:r w:rsidRPr="00F40504">
        <w:rPr>
          <w:rFonts w:ascii="宋体" w:eastAsia="宋体" w:hAnsi="宋体" w:cs="瀹嬩綋"/>
          <w:kern w:val="0"/>
          <w:sz w:val="24"/>
          <w:szCs w:val="24"/>
        </w:rPr>
        <w:t>链路类型</w:t>
      </w:r>
      <m:oMath>
        <m:r>
          <m:rPr>
            <m:sty m:val="p"/>
          </m:rPr>
          <w:rPr>
            <w:rFonts w:ascii="Cambria Math" w:eastAsia="宋体" w:hAnsi="Cambria Math" w:cs="瀹嬩綋"/>
            <w:kern w:val="0"/>
            <w:sz w:val="24"/>
            <w:szCs w:val="24"/>
          </w:rPr>
          <m:t>R</m:t>
        </m:r>
      </m:oMath>
      <w:r w:rsidRPr="00F40504">
        <w:rPr>
          <w:rFonts w:ascii="宋体" w:eastAsia="宋体" w:hAnsi="宋体" w:cs="瀹嬩綋"/>
          <w:kern w:val="0"/>
          <w:sz w:val="24"/>
          <w:szCs w:val="24"/>
        </w:rPr>
        <w:t>，即</w:t>
      </w:r>
      <m:oMath>
        <m:r>
          <m:rPr>
            <m:sty m:val="p"/>
          </m:rPr>
          <w:rPr>
            <w:rFonts w:ascii="Cambria Math" w:eastAsia="宋体" w:hAnsi="Cambria Math" w:cs="瀹嬩綋"/>
            <w:kern w:val="0"/>
            <w:sz w:val="24"/>
            <w:szCs w:val="24"/>
          </w:rPr>
          <m:t>S</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r>
                  <m:rPr>
                    <m:sty m:val="p"/>
                  </m:rPr>
                  <w:rPr>
                    <w:rFonts w:ascii="Cambria Math" w:eastAsia="宋体" w:hAnsi="Cambria Math" w:cs="瀹嬩綋" w:hint="eastAsia"/>
                    <w:kern w:val="0"/>
                    <w:sz w:val="24"/>
                    <w:szCs w:val="24"/>
                  </w:rPr>
                  <m:t>R</m:t>
                </m:r>
              </m:e>
            </m:groupChr>
          </m:e>
        </m:box>
        <m:r>
          <m:rPr>
            <m:sty m:val="p"/>
          </m:rPr>
          <w:rPr>
            <w:rFonts w:ascii="Cambria Math" w:eastAsia="宋体" w:hAnsi="Cambria Math" w:cs="瀹嬩綋"/>
            <w:kern w:val="0"/>
            <w:sz w:val="24"/>
            <w:szCs w:val="24"/>
          </w:rPr>
          <m:t>T</m:t>
        </m:r>
      </m:oMath>
      <w:r w:rsidRPr="00F40504">
        <w:rPr>
          <w:rFonts w:ascii="宋体" w:eastAsia="宋体" w:hAnsi="宋体" w:cs="瀹嬩綋" w:hint="eastAsia"/>
          <w:kern w:val="0"/>
          <w:sz w:val="24"/>
          <w:szCs w:val="24"/>
        </w:rPr>
        <w:t>，</w:t>
      </w:r>
      <m:oMath>
        <m:r>
          <m:rPr>
            <m:sty m:val="p"/>
          </m:rPr>
          <w:rPr>
            <w:rFonts w:ascii="Cambria Math" w:eastAsia="宋体" w:hAnsi="Cambria Math" w:cs="瀹嬩綋"/>
            <w:kern w:val="0"/>
            <w:sz w:val="24"/>
            <w:szCs w:val="24"/>
          </w:rPr>
          <m:t>S</m:t>
        </m:r>
      </m:oMath>
      <w:r w:rsidRPr="00F40504">
        <w:rPr>
          <w:rFonts w:ascii="宋体" w:eastAsia="宋体" w:hAnsi="宋体" w:cs="瀹嬩綋"/>
          <w:kern w:val="0"/>
          <w:sz w:val="24"/>
          <w:szCs w:val="24"/>
        </w:rPr>
        <w:t>和</w:t>
      </w:r>
      <m:oMath>
        <m:r>
          <m:rPr>
            <m:sty m:val="p"/>
          </m:rPr>
          <w:rPr>
            <w:rFonts w:ascii="Cambria Math" w:eastAsia="宋体" w:hAnsi="Cambria Math" w:cs="瀹嬩綋"/>
            <w:kern w:val="0"/>
            <w:sz w:val="24"/>
            <w:szCs w:val="24"/>
          </w:rPr>
          <m:t>T</m:t>
        </m:r>
      </m:oMath>
      <w:r w:rsidRPr="00F40504">
        <w:rPr>
          <w:rFonts w:ascii="宋体" w:eastAsia="宋体" w:hAnsi="宋体" w:cs="瀹嬩綋" w:hint="eastAsia"/>
          <w:kern w:val="0"/>
          <w:sz w:val="24"/>
          <w:szCs w:val="24"/>
        </w:rPr>
        <w:t>分别</w:t>
      </w:r>
      <w:r w:rsidRPr="00F40504">
        <w:rPr>
          <w:rFonts w:ascii="宋体" w:eastAsia="宋体" w:hAnsi="宋体" w:cs="瀹嬩綋"/>
          <w:kern w:val="0"/>
          <w:sz w:val="24"/>
          <w:szCs w:val="24"/>
        </w:rPr>
        <w:t>是链路类型</w:t>
      </w:r>
      <m:oMath>
        <m:r>
          <m:rPr>
            <m:sty m:val="p"/>
          </m:rPr>
          <w:rPr>
            <w:rFonts w:ascii="Cambria Math" w:eastAsia="宋体" w:hAnsi="Cambria Math" w:cs="瀹嬩綋" w:hint="eastAsia"/>
            <w:kern w:val="0"/>
            <w:sz w:val="24"/>
            <w:szCs w:val="24"/>
          </w:rPr>
          <m:t>R</m:t>
        </m:r>
      </m:oMath>
      <w:r w:rsidRPr="00F40504">
        <w:rPr>
          <w:rFonts w:ascii="宋体" w:eastAsia="宋体" w:hAnsi="宋体" w:cs="瀹嬩綋"/>
          <w:kern w:val="0"/>
          <w:sz w:val="24"/>
          <w:szCs w:val="24"/>
        </w:rPr>
        <w:t>的源对象类型和目标对象类型，可</w:t>
      </w:r>
      <w:r w:rsidRPr="00F40504">
        <w:rPr>
          <w:rFonts w:ascii="宋体" w:eastAsia="宋体" w:hAnsi="宋体" w:cs="瀹嬩綋" w:hint="eastAsia"/>
          <w:kern w:val="0"/>
          <w:sz w:val="24"/>
          <w:szCs w:val="24"/>
        </w:rPr>
        <w:t>分别记</w:t>
      </w:r>
      <w:r w:rsidRPr="00F40504">
        <w:rPr>
          <w:rFonts w:ascii="宋体" w:eastAsia="宋体" w:hAnsi="宋体" w:cs="瀹嬩綋"/>
          <w:kern w:val="0"/>
          <w:sz w:val="24"/>
          <w:szCs w:val="24"/>
        </w:rPr>
        <w:t>为</w:t>
      </w:r>
      <m:oMath>
        <m:r>
          <m:rPr>
            <m:sty m:val="p"/>
          </m:rPr>
          <w:rPr>
            <w:rFonts w:ascii="Cambria Math" w:eastAsia="宋体" w:hAnsi="Cambria Math" w:cs="瀹嬩綋"/>
            <w:kern w:val="0"/>
            <w:sz w:val="24"/>
            <w:szCs w:val="24"/>
          </w:rPr>
          <m:t>R.S</m:t>
        </m:r>
      </m:oMath>
      <w:r w:rsidRPr="00F40504">
        <w:rPr>
          <w:rFonts w:ascii="宋体" w:eastAsia="宋体" w:hAnsi="宋体" w:cs="瀹嬩綋"/>
          <w:kern w:val="0"/>
          <w:sz w:val="24"/>
          <w:szCs w:val="24"/>
        </w:rPr>
        <w:t>和</w:t>
      </w:r>
      <m:oMath>
        <m:r>
          <m:rPr>
            <m:sty m:val="p"/>
          </m:rPr>
          <w:rPr>
            <w:rFonts w:ascii="Cambria Math" w:eastAsia="宋体" w:hAnsi="Cambria Math" w:cs="瀹嬩綋"/>
            <w:kern w:val="0"/>
            <w:sz w:val="24"/>
            <w:szCs w:val="24"/>
          </w:rPr>
          <m:t>R.T</m:t>
        </m:r>
      </m:oMath>
      <w:r w:rsidRPr="00F40504">
        <w:rPr>
          <w:rFonts w:ascii="宋体" w:eastAsia="宋体" w:hAnsi="宋体" w:cs="瀹嬩綋"/>
          <w:kern w:val="0"/>
          <w:sz w:val="24"/>
          <w:szCs w:val="24"/>
        </w:rPr>
        <w:t>。</w:t>
      </w:r>
      <w:r w:rsidRPr="00F40504">
        <w:rPr>
          <w:rFonts w:ascii="宋体" w:eastAsia="宋体" w:hAnsi="宋体" w:cs="瀹嬩綋" w:hint="eastAsia"/>
          <w:kern w:val="0"/>
          <w:sz w:val="24"/>
          <w:szCs w:val="24"/>
        </w:rPr>
        <w:t>自然地，有</w:t>
      </w:r>
      <w:proofErr w:type="gramStart"/>
      <w:r w:rsidRPr="00F40504">
        <w:rPr>
          <w:rFonts w:ascii="宋体" w:eastAsia="宋体" w:hAnsi="宋体" w:cs="瀹嬩綋" w:hint="eastAsia"/>
          <w:kern w:val="0"/>
          <w:sz w:val="24"/>
          <w:szCs w:val="24"/>
        </w:rPr>
        <w:t>逆关系</w:t>
      </w:r>
      <w:proofErr w:type="gramEnd"/>
      <m:oMath>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R</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r>
          <m:rPr>
            <m:sty m:val="p"/>
          </m:rPr>
          <w:rPr>
            <w:rFonts w:ascii="Cambria Math" w:eastAsia="宋体" w:hAnsi="Cambria Math" w:cs="瀹嬩綋"/>
            <w:kern w:val="0"/>
            <w:sz w:val="24"/>
            <w:szCs w:val="24"/>
          </w:rPr>
          <m:t>:T</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R</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e>
            </m:groupChr>
          </m:e>
        </m:box>
        <m:r>
          <m:rPr>
            <m:sty m:val="p"/>
          </m:rPr>
          <w:rPr>
            <w:rFonts w:ascii="Cambria Math" w:eastAsia="宋体" w:hAnsi="Cambria Math" w:cs="瀹嬩綋"/>
            <w:kern w:val="0"/>
            <w:sz w:val="24"/>
            <w:szCs w:val="24"/>
          </w:rPr>
          <m:t>S</m:t>
        </m:r>
      </m:oMath>
      <w:r w:rsidRPr="00F40504">
        <w:rPr>
          <w:rFonts w:ascii="宋体" w:eastAsia="宋体" w:hAnsi="宋体" w:cs="瀹嬩綋"/>
          <w:kern w:val="0"/>
          <w:sz w:val="24"/>
          <w:szCs w:val="24"/>
        </w:rPr>
        <w:t>。通常，</w:t>
      </w:r>
      <m:oMath>
        <m:r>
          <m:rPr>
            <m:sty m:val="p"/>
          </m:rPr>
          <w:rPr>
            <w:rFonts w:ascii="Cambria Math" w:eastAsia="宋体" w:hAnsi="Cambria Math" w:cs="瀹嬩綋" w:hint="eastAsia"/>
            <w:kern w:val="0"/>
            <w:sz w:val="24"/>
            <w:szCs w:val="24"/>
          </w:rPr>
          <m:t>R</m:t>
        </m:r>
      </m:oMath>
      <w:r w:rsidRPr="00F40504">
        <w:rPr>
          <w:rFonts w:ascii="宋体" w:eastAsia="宋体" w:hAnsi="宋体" w:cs="瀹嬩綋"/>
          <w:kern w:val="0"/>
          <w:sz w:val="24"/>
          <w:szCs w:val="24"/>
        </w:rPr>
        <w:t>不等于</w:t>
      </w:r>
      <m:oMath>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R</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oMath>
      <w:r w:rsidRPr="00F40504">
        <w:rPr>
          <w:rFonts w:ascii="宋体" w:eastAsia="宋体" w:hAnsi="宋体" w:cs="瀹嬩綋"/>
          <w:kern w:val="0"/>
          <w:sz w:val="24"/>
          <w:szCs w:val="24"/>
        </w:rPr>
        <w:t>，除非</w:t>
      </w:r>
      <m:oMath>
        <m:r>
          <m:rPr>
            <m:sty m:val="p"/>
          </m:rPr>
          <w:rPr>
            <w:rFonts w:ascii="Cambria Math" w:eastAsia="宋体" w:hAnsi="Cambria Math" w:cs="瀹嬩綋" w:hint="eastAsia"/>
            <w:kern w:val="0"/>
            <w:sz w:val="24"/>
            <w:szCs w:val="24"/>
          </w:rPr>
          <m:t>R</m:t>
        </m:r>
      </m:oMath>
      <w:r w:rsidRPr="00F40504">
        <w:rPr>
          <w:rFonts w:ascii="宋体" w:eastAsia="宋体" w:hAnsi="宋体" w:cs="瀹嬩綋"/>
          <w:kern w:val="0"/>
          <w:sz w:val="24"/>
          <w:szCs w:val="24"/>
        </w:rPr>
        <w:t>是对称的。</w:t>
      </w:r>
    </w:p>
    <w:p w:rsidR="00EA0834" w:rsidRPr="00F40504" w:rsidRDefault="008A62C0" w:rsidP="00F03B09">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kern w:val="0"/>
          <w:sz w:val="24"/>
          <w:szCs w:val="24"/>
        </w:rPr>
        <w:t>如上所述，图</w:t>
      </w:r>
      <w:r w:rsidR="00AB5412">
        <w:rPr>
          <w:rFonts w:ascii="宋体" w:eastAsia="宋体" w:hAnsi="宋体" w:cs="瀹嬩綋"/>
          <w:kern w:val="0"/>
          <w:sz w:val="24"/>
          <w:szCs w:val="24"/>
        </w:rPr>
        <w:t>2-1</w:t>
      </w:r>
      <w:r w:rsidR="00AB5412">
        <w:rPr>
          <w:rFonts w:ascii="宋体" w:eastAsia="宋体" w:hAnsi="宋体" w:cs="瀹嬩綋" w:hint="eastAsia"/>
          <w:kern w:val="0"/>
          <w:sz w:val="24"/>
          <w:szCs w:val="24"/>
        </w:rPr>
        <w:t>（a）</w:t>
      </w:r>
      <w:r w:rsidRPr="00F40504">
        <w:rPr>
          <w:rFonts w:ascii="宋体" w:eastAsia="宋体" w:hAnsi="宋体" w:cs="瀹嬩綋" w:hint="eastAsia"/>
          <w:kern w:val="0"/>
          <w:sz w:val="24"/>
          <w:szCs w:val="24"/>
        </w:rPr>
        <w:t>展示了</w:t>
      </w:r>
      <w:r w:rsidR="00AB5412">
        <w:rPr>
          <w:rFonts w:ascii="宋体" w:eastAsia="宋体" w:hAnsi="宋体" w:cs="瀹嬩綋" w:hint="eastAsia"/>
          <w:kern w:val="0"/>
          <w:sz w:val="24"/>
          <w:szCs w:val="24"/>
        </w:rPr>
        <w:t>文献</w:t>
      </w:r>
      <w:r w:rsidRPr="00F40504">
        <w:rPr>
          <w:rFonts w:ascii="宋体" w:eastAsia="宋体" w:hAnsi="宋体" w:cs="瀹嬩綋" w:hint="eastAsia"/>
          <w:kern w:val="0"/>
          <w:sz w:val="24"/>
          <w:szCs w:val="24"/>
        </w:rPr>
        <w:t>数据中</w:t>
      </w:r>
      <w:r w:rsidRPr="00F40504">
        <w:rPr>
          <w:rFonts w:ascii="宋体" w:eastAsia="宋体" w:hAnsi="宋体" w:cs="瀹嬩綋"/>
          <w:kern w:val="0"/>
          <w:sz w:val="24"/>
          <w:szCs w:val="24"/>
        </w:rPr>
        <w:t>真实</w:t>
      </w:r>
      <w:r w:rsidRPr="00F40504">
        <w:rPr>
          <w:rFonts w:ascii="宋体" w:eastAsia="宋体" w:hAnsi="宋体" w:cs="瀹嬩綋" w:hint="eastAsia"/>
          <w:kern w:val="0"/>
          <w:sz w:val="24"/>
          <w:szCs w:val="24"/>
        </w:rPr>
        <w:t>对象</w:t>
      </w:r>
      <w:r w:rsidRPr="00F40504">
        <w:rPr>
          <w:rFonts w:ascii="宋体" w:eastAsia="宋体" w:hAnsi="宋体" w:cs="瀹嬩綋"/>
          <w:kern w:val="0"/>
          <w:sz w:val="24"/>
          <w:szCs w:val="24"/>
        </w:rPr>
        <w:t>及其</w:t>
      </w:r>
      <w:r w:rsidRPr="00F40504">
        <w:rPr>
          <w:rFonts w:ascii="宋体" w:eastAsia="宋体" w:hAnsi="宋体" w:cs="瀹嬩綋" w:hint="eastAsia"/>
          <w:kern w:val="0"/>
          <w:sz w:val="24"/>
          <w:szCs w:val="24"/>
        </w:rPr>
        <w:t>之间</w:t>
      </w:r>
      <w:r w:rsidR="00F21990" w:rsidRPr="00F40504">
        <w:rPr>
          <w:rFonts w:ascii="宋体" w:eastAsia="宋体" w:hAnsi="宋体" w:cs="瀹嬩綋" w:hint="eastAsia"/>
          <w:kern w:val="0"/>
          <w:sz w:val="24"/>
          <w:szCs w:val="24"/>
        </w:rPr>
        <w:t>的</w:t>
      </w:r>
      <w:r w:rsidRPr="00F40504">
        <w:rPr>
          <w:rFonts w:ascii="宋体" w:eastAsia="宋体" w:hAnsi="宋体" w:cs="瀹嬩綋"/>
          <w:kern w:val="0"/>
          <w:sz w:val="24"/>
          <w:szCs w:val="24"/>
        </w:rPr>
        <w:t>联系</w:t>
      </w:r>
      <w:r w:rsidR="00AB5412">
        <w:rPr>
          <w:rFonts w:ascii="宋体" w:eastAsia="宋体" w:hAnsi="宋体" w:cs="瀹嬩綋" w:hint="eastAsia"/>
          <w:kern w:val="0"/>
          <w:sz w:val="24"/>
          <w:szCs w:val="24"/>
        </w:rPr>
        <w:t>，</w:t>
      </w:r>
      <w:r w:rsidRPr="00F40504">
        <w:rPr>
          <w:rFonts w:ascii="宋体" w:eastAsia="宋体" w:hAnsi="宋体" w:cs="瀹嬩綋"/>
          <w:kern w:val="0"/>
          <w:sz w:val="24"/>
          <w:szCs w:val="24"/>
        </w:rPr>
        <w:t>图</w:t>
      </w:r>
      <w:r w:rsidR="00AB5412">
        <w:rPr>
          <w:rFonts w:ascii="宋体" w:eastAsia="宋体" w:hAnsi="宋体" w:cs="瀹嬩綋"/>
          <w:kern w:val="0"/>
          <w:sz w:val="24"/>
          <w:szCs w:val="24"/>
        </w:rPr>
        <w:t>2-1</w:t>
      </w:r>
      <w:r w:rsidR="00AB5412">
        <w:rPr>
          <w:rFonts w:ascii="宋体" w:eastAsia="宋体" w:hAnsi="宋体" w:cs="瀹嬩綋" w:hint="eastAsia"/>
          <w:kern w:val="0"/>
          <w:sz w:val="24"/>
          <w:szCs w:val="24"/>
        </w:rPr>
        <w:t>（b）展示了文献数据相应</w:t>
      </w:r>
      <w:r w:rsidRPr="00F40504">
        <w:rPr>
          <w:rFonts w:ascii="宋体" w:eastAsia="宋体" w:hAnsi="宋体" w:cs="瀹嬩綋"/>
          <w:kern w:val="0"/>
          <w:sz w:val="24"/>
          <w:szCs w:val="24"/>
        </w:rPr>
        <w:t>网络</w:t>
      </w:r>
      <w:r w:rsidR="00F21990" w:rsidRPr="00F40504">
        <w:rPr>
          <w:rFonts w:ascii="宋体" w:eastAsia="宋体" w:hAnsi="宋体" w:cs="瀹嬩綋" w:hint="eastAsia"/>
          <w:kern w:val="0"/>
          <w:sz w:val="24"/>
          <w:szCs w:val="24"/>
        </w:rPr>
        <w:t>模式</w:t>
      </w:r>
      <w:r w:rsidR="00AB5412">
        <w:rPr>
          <w:rFonts w:ascii="宋体" w:eastAsia="宋体" w:hAnsi="宋体" w:cs="瀹嬩綋" w:hint="eastAsia"/>
          <w:kern w:val="0"/>
          <w:sz w:val="24"/>
          <w:szCs w:val="24"/>
        </w:rPr>
        <w:t>，</w:t>
      </w:r>
      <w:proofErr w:type="gramStart"/>
      <w:r w:rsidRPr="00F40504">
        <w:rPr>
          <w:rFonts w:ascii="宋体" w:eastAsia="宋体" w:hAnsi="宋体" w:cs="瀹嬩綋"/>
          <w:kern w:val="0"/>
          <w:sz w:val="24"/>
          <w:szCs w:val="24"/>
        </w:rPr>
        <w:t>且图</w:t>
      </w:r>
      <w:proofErr w:type="gramEnd"/>
      <w:r w:rsidR="00AB5412">
        <w:rPr>
          <w:rFonts w:ascii="宋体" w:eastAsia="宋体" w:hAnsi="宋体" w:cs="瀹嬩綋" w:hint="eastAsia"/>
          <w:kern w:val="0"/>
          <w:sz w:val="24"/>
          <w:szCs w:val="24"/>
        </w:rPr>
        <w:t>2</w:t>
      </w:r>
      <w:r w:rsidR="00AB5412">
        <w:rPr>
          <w:rFonts w:ascii="宋体" w:eastAsia="宋体" w:hAnsi="宋体" w:cs="瀹嬩綋"/>
          <w:kern w:val="0"/>
          <w:sz w:val="24"/>
          <w:szCs w:val="24"/>
        </w:rPr>
        <w:t>-1</w:t>
      </w:r>
      <w:r w:rsidR="00AB5412">
        <w:rPr>
          <w:rFonts w:ascii="宋体" w:eastAsia="宋体" w:hAnsi="宋体" w:cs="瀹嬩綋" w:hint="eastAsia"/>
          <w:kern w:val="0"/>
          <w:sz w:val="24"/>
          <w:szCs w:val="24"/>
        </w:rPr>
        <w:t>（a）</w:t>
      </w:r>
      <w:r w:rsidRPr="00F40504">
        <w:rPr>
          <w:rFonts w:ascii="宋体" w:eastAsia="宋体" w:hAnsi="宋体" w:cs="瀹嬩綋"/>
          <w:kern w:val="0"/>
          <w:sz w:val="24"/>
          <w:szCs w:val="24"/>
        </w:rPr>
        <w:t>是图</w:t>
      </w:r>
      <w:r w:rsidR="00AB5412">
        <w:rPr>
          <w:rFonts w:ascii="宋体" w:eastAsia="宋体" w:hAnsi="宋体" w:cs="瀹嬩綋"/>
          <w:kern w:val="0"/>
          <w:sz w:val="24"/>
          <w:szCs w:val="24"/>
        </w:rPr>
        <w:t>2-1</w:t>
      </w:r>
      <w:r w:rsidR="00AB5412">
        <w:rPr>
          <w:rFonts w:ascii="宋体" w:eastAsia="宋体" w:hAnsi="宋体" w:cs="瀹嬩綋" w:hint="eastAsia"/>
          <w:kern w:val="0"/>
          <w:sz w:val="24"/>
          <w:szCs w:val="24"/>
        </w:rPr>
        <w:t>（b）</w:t>
      </w:r>
      <w:r w:rsidRPr="00F40504">
        <w:rPr>
          <w:rFonts w:ascii="宋体" w:eastAsia="宋体" w:hAnsi="宋体" w:cs="瀹嬩綋"/>
          <w:kern w:val="0"/>
          <w:sz w:val="24"/>
          <w:szCs w:val="24"/>
        </w:rPr>
        <w:t>的网络实例</w:t>
      </w:r>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在此</w:t>
      </w:r>
      <w:r w:rsidR="00F21990" w:rsidRPr="00F40504">
        <w:rPr>
          <w:rFonts w:ascii="宋体" w:eastAsia="宋体" w:hAnsi="宋体" w:cs="瀹嬩綋" w:hint="eastAsia"/>
          <w:kern w:val="0"/>
          <w:sz w:val="24"/>
          <w:szCs w:val="24"/>
        </w:rPr>
        <w:t>示例</w:t>
      </w:r>
      <w:r w:rsidRPr="00F40504">
        <w:rPr>
          <w:rFonts w:ascii="宋体" w:eastAsia="宋体" w:hAnsi="宋体" w:cs="瀹嬩綋"/>
          <w:kern w:val="0"/>
          <w:sz w:val="24"/>
          <w:szCs w:val="24"/>
        </w:rPr>
        <w:t>中，包含三种类型对象：论文（</w:t>
      </w:r>
      <m:oMath>
        <m:r>
          <m:rPr>
            <m:sty m:val="p"/>
          </m:rPr>
          <w:rPr>
            <w:rFonts w:ascii="Cambria Math" w:eastAsia="宋体" w:hAnsi="Cambria Math" w:cs="瀹嬩綋"/>
            <w:kern w:val="0"/>
            <w:sz w:val="24"/>
            <w:szCs w:val="24"/>
          </w:rPr>
          <m:t>P</m:t>
        </m:r>
      </m:oMath>
      <w:r w:rsidRPr="00F40504">
        <w:rPr>
          <w:rFonts w:ascii="宋体" w:eastAsia="宋体" w:hAnsi="宋体" w:cs="瀹嬩綋"/>
          <w:kern w:val="0"/>
          <w:sz w:val="24"/>
          <w:szCs w:val="24"/>
        </w:rPr>
        <w:t>），作者（</w:t>
      </w:r>
      <m:oMath>
        <m:r>
          <m:rPr>
            <m:sty m:val="p"/>
          </m:rPr>
          <w:rPr>
            <w:rFonts w:ascii="Cambria Math" w:eastAsia="宋体" w:hAnsi="Cambria Math" w:cs="瀹嬩綋"/>
            <w:kern w:val="0"/>
            <w:sz w:val="24"/>
            <w:szCs w:val="24"/>
          </w:rPr>
          <m:t>A</m:t>
        </m:r>
      </m:oMath>
      <w:r w:rsidRPr="00F40504">
        <w:rPr>
          <w:rFonts w:ascii="宋体" w:eastAsia="宋体" w:hAnsi="宋体" w:cs="瀹嬩綋"/>
          <w:kern w:val="0"/>
          <w:sz w:val="24"/>
          <w:szCs w:val="24"/>
        </w:rPr>
        <w:t>）和</w:t>
      </w:r>
      <w:r w:rsidRPr="00F40504">
        <w:rPr>
          <w:rFonts w:ascii="宋体" w:eastAsia="宋体" w:hAnsi="宋体" w:cs="瀹嬩綋" w:hint="eastAsia"/>
          <w:kern w:val="0"/>
          <w:sz w:val="24"/>
          <w:szCs w:val="24"/>
        </w:rPr>
        <w:t>会议</w:t>
      </w:r>
      <w:r w:rsidRPr="00F40504">
        <w:rPr>
          <w:rFonts w:ascii="宋体" w:eastAsia="宋体" w:hAnsi="宋体" w:cs="瀹嬩綋"/>
          <w:kern w:val="0"/>
          <w:sz w:val="24"/>
          <w:szCs w:val="24"/>
        </w:rPr>
        <w:t>（</w:t>
      </w:r>
      <m:oMath>
        <m:r>
          <m:rPr>
            <m:sty m:val="p"/>
          </m:rPr>
          <w:rPr>
            <w:rFonts w:ascii="Cambria Math" w:eastAsia="宋体" w:hAnsi="Cambria Math" w:cs="瀹嬩綋"/>
            <w:kern w:val="0"/>
            <w:sz w:val="24"/>
            <w:szCs w:val="24"/>
          </w:rPr>
          <m:t>V</m:t>
        </m:r>
      </m:oMath>
      <w:r w:rsidRPr="00F40504">
        <w:rPr>
          <w:rFonts w:ascii="宋体" w:eastAsia="宋体" w:hAnsi="宋体" w:cs="瀹嬩綋"/>
          <w:kern w:val="0"/>
          <w:sz w:val="24"/>
          <w:szCs w:val="24"/>
        </w:rPr>
        <w:t>）。链路连接不同类型的对象</w:t>
      </w:r>
      <w:r w:rsidR="00F21990"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由两种对象类型间</w:t>
      </w:r>
      <w:r w:rsidRPr="00F40504">
        <w:rPr>
          <w:rFonts w:ascii="宋体" w:eastAsia="宋体" w:hAnsi="宋体" w:cs="瀹嬩綋" w:hint="eastAsia"/>
          <w:kern w:val="0"/>
          <w:sz w:val="24"/>
          <w:szCs w:val="24"/>
        </w:rPr>
        <w:t>的</w:t>
      </w:r>
      <w:r w:rsidRPr="00F40504">
        <w:rPr>
          <w:rFonts w:ascii="宋体" w:eastAsia="宋体" w:hAnsi="宋体" w:cs="瀹嬩綋"/>
          <w:kern w:val="0"/>
          <w:sz w:val="24"/>
          <w:szCs w:val="24"/>
        </w:rPr>
        <w:t>关系定义。 例如，作者和论文间的链路表示写或</w:t>
      </w:r>
      <w:r w:rsidRPr="00F40504">
        <w:rPr>
          <w:rFonts w:ascii="宋体" w:eastAsia="宋体" w:hAnsi="宋体" w:cs="瀹嬩綋" w:hint="eastAsia"/>
          <w:kern w:val="0"/>
          <w:sz w:val="24"/>
          <w:szCs w:val="24"/>
        </w:rPr>
        <w:t>被写</w:t>
      </w:r>
      <w:r w:rsidRPr="00F40504">
        <w:rPr>
          <w:rFonts w:ascii="宋体" w:eastAsia="宋体" w:hAnsi="宋体" w:cs="瀹嬩綋"/>
          <w:kern w:val="0"/>
          <w:sz w:val="24"/>
          <w:szCs w:val="24"/>
        </w:rPr>
        <w:t>关系，而</w:t>
      </w:r>
      <w:r w:rsidRPr="00F40504">
        <w:rPr>
          <w:rFonts w:ascii="宋体" w:eastAsia="宋体" w:hAnsi="宋体" w:cs="瀹嬩綋" w:hint="eastAsia"/>
          <w:kern w:val="0"/>
          <w:sz w:val="24"/>
          <w:szCs w:val="24"/>
        </w:rPr>
        <w:t>会议</w:t>
      </w:r>
      <w:r w:rsidRPr="00F40504">
        <w:rPr>
          <w:rFonts w:ascii="宋体" w:eastAsia="宋体" w:hAnsi="宋体" w:cs="瀹嬩綋"/>
          <w:kern w:val="0"/>
          <w:sz w:val="24"/>
          <w:szCs w:val="24"/>
        </w:rPr>
        <w:t>和论文间的</w:t>
      </w:r>
      <w:r w:rsidRPr="00F40504">
        <w:rPr>
          <w:rFonts w:ascii="宋体" w:eastAsia="宋体" w:hAnsi="宋体" w:cs="瀹嬩綋" w:hint="eastAsia"/>
          <w:kern w:val="0"/>
          <w:sz w:val="24"/>
          <w:szCs w:val="24"/>
        </w:rPr>
        <w:t>链路</w:t>
      </w:r>
      <w:r w:rsidRPr="00F40504">
        <w:rPr>
          <w:rFonts w:ascii="宋体" w:eastAsia="宋体" w:hAnsi="宋体" w:cs="瀹嬩綋"/>
          <w:kern w:val="0"/>
          <w:sz w:val="24"/>
          <w:szCs w:val="24"/>
        </w:rPr>
        <w:t>表示</w:t>
      </w:r>
      <w:r w:rsidRPr="00F40504">
        <w:rPr>
          <w:rFonts w:ascii="宋体" w:eastAsia="宋体" w:hAnsi="宋体" w:cs="瀹嬩綋" w:hint="eastAsia"/>
          <w:kern w:val="0"/>
          <w:sz w:val="24"/>
          <w:szCs w:val="24"/>
        </w:rPr>
        <w:t>发表</w:t>
      </w:r>
      <w:r w:rsidRPr="00F40504">
        <w:rPr>
          <w:rFonts w:ascii="宋体" w:eastAsia="宋体" w:hAnsi="宋体" w:cs="瀹嬩綋"/>
          <w:kern w:val="0"/>
          <w:sz w:val="24"/>
          <w:szCs w:val="24"/>
        </w:rPr>
        <w:t>或</w:t>
      </w:r>
      <w:r w:rsidRPr="00F40504">
        <w:rPr>
          <w:rFonts w:ascii="宋体" w:eastAsia="宋体" w:hAnsi="宋体" w:cs="瀹嬩綋" w:hint="eastAsia"/>
          <w:kern w:val="0"/>
          <w:sz w:val="24"/>
          <w:szCs w:val="24"/>
        </w:rPr>
        <w:t>发表于</w:t>
      </w:r>
      <w:r w:rsidRPr="00F40504">
        <w:rPr>
          <w:rFonts w:ascii="宋体" w:eastAsia="宋体" w:hAnsi="宋体" w:cs="瀹嬩綋"/>
          <w:kern w:val="0"/>
          <w:sz w:val="24"/>
          <w:szCs w:val="24"/>
        </w:rPr>
        <w:t>关系。</w:t>
      </w:r>
    </w:p>
    <w:p w:rsidR="00AE1A61" w:rsidRPr="00047D35" w:rsidRDefault="00AE1A61" w:rsidP="00047D35">
      <w:pPr>
        <w:pStyle w:val="3"/>
        <w:ind w:firstLine="482"/>
        <w:rPr>
          <w:rFonts w:ascii="黑体" w:hAnsi="黑体"/>
        </w:rPr>
      </w:pPr>
      <w:bookmarkStart w:id="13" w:name="_Toc9434796"/>
      <w:r w:rsidRPr="00B031F9">
        <w:rPr>
          <w:rFonts w:ascii="黑体" w:hAnsi="黑体" w:hint="eastAsia"/>
        </w:rPr>
        <w:t>2.1.</w:t>
      </w:r>
      <w:r>
        <w:rPr>
          <w:rFonts w:ascii="黑体" w:hAnsi="黑体"/>
        </w:rPr>
        <w:t>2</w:t>
      </w:r>
      <w:r w:rsidRPr="00B031F9">
        <w:rPr>
          <w:rFonts w:ascii="黑体" w:hAnsi="黑体" w:hint="eastAsia"/>
        </w:rPr>
        <w:t xml:space="preserve"> </w:t>
      </w:r>
      <w:r>
        <w:rPr>
          <w:rFonts w:ascii="黑体" w:hAnsi="黑体"/>
        </w:rPr>
        <w:t xml:space="preserve"> </w:t>
      </w:r>
      <w:r>
        <w:rPr>
          <w:rFonts w:ascii="黑体" w:hAnsi="黑体" w:hint="eastAsia"/>
        </w:rPr>
        <w:t>元路径</w:t>
      </w:r>
      <w:bookmarkEnd w:id="13"/>
    </w:p>
    <w:p w:rsidR="00E12A67" w:rsidRPr="00F03B09" w:rsidRDefault="00E12A67" w:rsidP="00F03B09">
      <w:pPr>
        <w:autoSpaceDE w:val="0"/>
        <w:autoSpaceDN w:val="0"/>
        <w:adjustRightInd w:val="0"/>
        <w:spacing w:line="288" w:lineRule="auto"/>
        <w:ind w:firstLineChars="200" w:firstLine="480"/>
        <w:rPr>
          <w:rFonts w:ascii="宋体" w:eastAsia="宋体" w:hAnsi="宋体" w:cs="瀹嬩綋"/>
          <w:kern w:val="0"/>
          <w:sz w:val="24"/>
          <w:szCs w:val="24"/>
        </w:rPr>
      </w:pPr>
      <w:r w:rsidRPr="00F03B09">
        <w:rPr>
          <w:rFonts w:ascii="宋体" w:eastAsia="宋体" w:hAnsi="宋体" w:cs="瀹嬩綋"/>
          <w:kern w:val="0"/>
          <w:sz w:val="24"/>
          <w:szCs w:val="24"/>
        </w:rPr>
        <w:t>与同质网络不同，异质网络中</w:t>
      </w:r>
      <w:proofErr w:type="gramStart"/>
      <w:r w:rsidRPr="00F03B09">
        <w:rPr>
          <w:rFonts w:ascii="宋体" w:eastAsia="宋体" w:hAnsi="宋体" w:cs="瀹嬩綋"/>
          <w:kern w:val="0"/>
          <w:sz w:val="24"/>
          <w:szCs w:val="24"/>
        </w:rPr>
        <w:t>两对象</w:t>
      </w:r>
      <w:proofErr w:type="gramEnd"/>
      <w:r w:rsidRPr="00F03B09">
        <w:rPr>
          <w:rFonts w:ascii="宋体" w:eastAsia="宋体" w:hAnsi="宋体" w:cs="瀹嬩綋"/>
          <w:kern w:val="0"/>
          <w:sz w:val="24"/>
          <w:szCs w:val="24"/>
        </w:rPr>
        <w:t>可通过不同的路径连接，这些路径具有不同的</w:t>
      </w:r>
      <w:r w:rsidRPr="00F03B09">
        <w:rPr>
          <w:rFonts w:ascii="宋体" w:eastAsia="宋体" w:hAnsi="宋体" w:cs="瀹嬩綋" w:hint="eastAsia"/>
          <w:kern w:val="0"/>
          <w:sz w:val="24"/>
          <w:szCs w:val="24"/>
        </w:rPr>
        <w:t>实际</w:t>
      </w:r>
      <w:r w:rsidRPr="00F03B09">
        <w:rPr>
          <w:rFonts w:ascii="宋体" w:eastAsia="宋体" w:hAnsi="宋体" w:cs="瀹嬩綋"/>
          <w:kern w:val="0"/>
          <w:sz w:val="24"/>
          <w:szCs w:val="24"/>
        </w:rPr>
        <w:t>意义</w:t>
      </w:r>
      <w:r w:rsidRPr="00F03B09">
        <w:rPr>
          <w:rFonts w:ascii="宋体" w:eastAsia="宋体" w:hAnsi="宋体" w:cs="瀹嬩綋" w:hint="eastAsia"/>
          <w:kern w:val="0"/>
          <w:sz w:val="24"/>
          <w:szCs w:val="24"/>
        </w:rPr>
        <w:t>，从而以元路径</w:t>
      </w:r>
      <w:r w:rsidRPr="00F03B09">
        <w:rPr>
          <w:rFonts w:ascii="宋体" w:eastAsia="宋体" w:hAnsi="宋体" w:cs="瀹嬩綋"/>
          <w:kern w:val="0"/>
          <w:sz w:val="24"/>
          <w:szCs w:val="24"/>
        </w:rPr>
        <w:t>分类</w:t>
      </w:r>
      <w:r w:rsidRPr="00F03B09">
        <w:rPr>
          <w:rFonts w:ascii="宋体" w:eastAsia="宋体" w:hAnsi="宋体" w:cs="瀹嬩綋" w:hint="eastAsia"/>
          <w:kern w:val="0"/>
          <w:sz w:val="24"/>
          <w:szCs w:val="24"/>
        </w:rPr>
        <w:t>：</w:t>
      </w:r>
    </w:p>
    <w:p w:rsidR="00E12A67" w:rsidRPr="00F03B09" w:rsidRDefault="00E12A67" w:rsidP="00F03B09">
      <w:pPr>
        <w:autoSpaceDE w:val="0"/>
        <w:autoSpaceDN w:val="0"/>
        <w:adjustRightInd w:val="0"/>
        <w:spacing w:line="288" w:lineRule="auto"/>
        <w:ind w:firstLineChars="200" w:firstLine="482"/>
        <w:rPr>
          <w:rFonts w:ascii="宋体" w:eastAsia="宋体" w:hAnsi="宋体" w:cs="瀹嬩綋"/>
          <w:kern w:val="0"/>
          <w:sz w:val="24"/>
          <w:szCs w:val="24"/>
        </w:rPr>
      </w:pPr>
      <w:r w:rsidRPr="00BE659C">
        <w:rPr>
          <w:rFonts w:ascii="宋体" w:eastAsia="宋体" w:hAnsi="宋体" w:cs="瀹嬩綋"/>
          <w:b/>
          <w:kern w:val="0"/>
          <w:sz w:val="24"/>
          <w:szCs w:val="24"/>
        </w:rPr>
        <w:t>定义</w:t>
      </w:r>
      <w:r w:rsidR="00BE659C" w:rsidRPr="00BE659C">
        <w:rPr>
          <w:rFonts w:ascii="宋体" w:eastAsia="宋体" w:hAnsi="宋体" w:cs="瀹嬩綋"/>
          <w:b/>
          <w:kern w:val="0"/>
          <w:sz w:val="24"/>
          <w:szCs w:val="24"/>
        </w:rPr>
        <w:t>2</w:t>
      </w:r>
      <w:r w:rsidRPr="00BE659C">
        <w:rPr>
          <w:rFonts w:ascii="宋体" w:eastAsia="宋体" w:hAnsi="宋体" w:cs="瀹嬩綋"/>
          <w:b/>
          <w:kern w:val="0"/>
          <w:sz w:val="24"/>
          <w:szCs w:val="24"/>
        </w:rPr>
        <w:t>.4</w:t>
      </w:r>
      <w:r w:rsidRPr="00F03B09">
        <w:rPr>
          <w:rFonts w:ascii="宋体" w:eastAsia="宋体" w:hAnsi="宋体" w:cs="瀹嬩綋"/>
          <w:kern w:val="0"/>
          <w:sz w:val="24"/>
          <w:szCs w:val="24"/>
        </w:rPr>
        <w:t>（元路径</w:t>
      </w:r>
      <w:r w:rsidRPr="00BE659C">
        <w:rPr>
          <w:rFonts w:ascii="宋体" w:eastAsia="宋体" w:hAnsi="宋体" w:cs="瀹嬩綋"/>
          <w:kern w:val="0"/>
          <w:sz w:val="24"/>
          <w:szCs w:val="24"/>
          <w:vertAlign w:val="superscript"/>
        </w:rPr>
        <w:t>[15]</w:t>
      </w:r>
      <w:r w:rsidRPr="00F03B09">
        <w:rPr>
          <w:rFonts w:ascii="宋体" w:eastAsia="宋体" w:hAnsi="宋体" w:cs="瀹嬩綋"/>
          <w:kern w:val="0"/>
          <w:sz w:val="24"/>
          <w:szCs w:val="24"/>
        </w:rPr>
        <w:t>）</w:t>
      </w:r>
      <w:r w:rsidR="00BE659C">
        <w:rPr>
          <w:rFonts w:ascii="宋体" w:eastAsia="宋体" w:hAnsi="宋体" w:cs="瀹嬩綋" w:hint="eastAsia"/>
          <w:kern w:val="0"/>
          <w:sz w:val="24"/>
          <w:szCs w:val="24"/>
        </w:rPr>
        <w:t>：</w:t>
      </w:r>
      <w:r w:rsidRPr="00F03B09">
        <w:rPr>
          <w:rFonts w:ascii="宋体" w:eastAsia="宋体" w:hAnsi="宋体" w:cs="瀹嬩綋"/>
          <w:kern w:val="0"/>
          <w:sz w:val="24"/>
          <w:szCs w:val="24"/>
        </w:rPr>
        <w:t>元路径</w:t>
      </w:r>
      <m:oMath>
        <m:r>
          <m:rPr>
            <m:sty m:val="p"/>
          </m:rPr>
          <w:rPr>
            <w:rFonts w:ascii="Cambria Math" w:eastAsia="宋体" w:hAnsi="Cambria Math" w:cs="瀹嬩綋"/>
            <w:kern w:val="0"/>
            <w:sz w:val="24"/>
            <w:szCs w:val="24"/>
          </w:rPr>
          <m:t>P</m:t>
        </m:r>
      </m:oMath>
      <w:r w:rsidRPr="00F03B09">
        <w:rPr>
          <w:rFonts w:ascii="宋体" w:eastAsia="宋体" w:hAnsi="宋体" w:cs="瀹嬩綋"/>
          <w:kern w:val="0"/>
          <w:sz w:val="24"/>
          <w:szCs w:val="24"/>
        </w:rPr>
        <w:t>是在</w:t>
      </w:r>
      <w:r w:rsidRPr="00F03B09">
        <w:rPr>
          <w:rFonts w:ascii="宋体" w:eastAsia="宋体" w:hAnsi="宋体" w:cs="瀹嬩綋" w:hint="eastAsia"/>
          <w:kern w:val="0"/>
          <w:sz w:val="24"/>
          <w:szCs w:val="24"/>
        </w:rPr>
        <w:t>模式</w:t>
      </w:r>
      <m:oMath>
        <m:r>
          <m:rPr>
            <m:sty m:val="p"/>
          </m:rPr>
          <w:rPr>
            <w:rFonts w:ascii="Cambria Math" w:eastAsia="宋体" w:hAnsi="Cambria Math" w:cs="瀹嬩綋"/>
            <w:kern w:val="0"/>
            <w:sz w:val="24"/>
            <w:szCs w:val="24"/>
          </w:rPr>
          <m:t>S=</m:t>
        </m:r>
        <m:d>
          <m:dPr>
            <m:ctrlPr>
              <w:rPr>
                <w:rFonts w:ascii="Cambria Math" w:eastAsia="宋体" w:hAnsi="Cambria Math" w:cs="瀹嬩綋"/>
                <w:kern w:val="0"/>
                <w:sz w:val="24"/>
                <w:szCs w:val="24"/>
              </w:rPr>
            </m:ctrlPr>
          </m:dPr>
          <m:e>
            <m:r>
              <m:rPr>
                <m:nor/>
              </m:rPr>
              <w:rPr>
                <w:rFonts w:ascii="宋体" w:eastAsia="宋体" w:hAnsi="宋体" w:cs="瀹嬩綋"/>
                <w:kern w:val="0"/>
                <w:sz w:val="24"/>
                <w:szCs w:val="24"/>
              </w:rPr>
              <m:t>A</m:t>
            </m:r>
            <m:r>
              <m:rPr>
                <m:sty m:val="p"/>
              </m:rPr>
              <w:rPr>
                <w:rFonts w:ascii="Cambria Math" w:eastAsia="宋体" w:hAnsi="Cambria Math" w:cs="瀹嬩綋"/>
                <w:kern w:val="0"/>
                <w:sz w:val="24"/>
                <w:szCs w:val="24"/>
              </w:rPr>
              <m:t>,</m:t>
            </m:r>
            <m:r>
              <m:rPr>
                <m:nor/>
              </m:rPr>
              <w:rPr>
                <w:rFonts w:ascii="宋体" w:eastAsia="宋体" w:hAnsi="宋体" w:cs="瀹嬩綋"/>
                <w:kern w:val="0"/>
                <w:sz w:val="24"/>
                <w:szCs w:val="24"/>
              </w:rPr>
              <m:t>R</m:t>
            </m:r>
          </m:e>
        </m:d>
      </m:oMath>
      <w:r w:rsidRPr="00F03B09">
        <w:rPr>
          <w:rFonts w:ascii="宋体" w:eastAsia="宋体" w:hAnsi="宋体" w:cs="瀹嬩綋"/>
          <w:kern w:val="0"/>
          <w:sz w:val="24"/>
          <w:szCs w:val="24"/>
        </w:rPr>
        <w:t>上定义的路径</w:t>
      </w:r>
      <w:r w:rsidRPr="00F03B09">
        <w:rPr>
          <w:rFonts w:ascii="宋体" w:eastAsia="宋体" w:hAnsi="宋体" w:cs="瀹嬩綋" w:hint="eastAsia"/>
          <w:kern w:val="0"/>
          <w:sz w:val="24"/>
          <w:szCs w:val="24"/>
        </w:rPr>
        <w:t>，记为</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1</m:t>
                    </m:r>
                  </m:sub>
                </m:sSub>
              </m:e>
            </m:groupCh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2</m:t>
                        </m:r>
                      </m:sub>
                    </m:sSub>
                  </m:e>
                </m:groupChr>
              </m:e>
            </m:box>
            <m:r>
              <m:rPr>
                <m:sty m:val="p"/>
              </m:rPr>
              <w:rPr>
                <w:rFonts w:ascii="Cambria Math" w:eastAsia="宋体" w:hAnsi="Cambria Math" w:cs="瀹嬩綋"/>
                <w:kern w:val="0"/>
                <w:sz w:val="24"/>
                <w:szCs w:val="24"/>
              </w:rPr>
              <m:t>...</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l</m:t>
                        </m:r>
                      </m:sub>
                    </m:sSub>
                  </m:e>
                </m:groupCh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e>
            </m:box>
          </m:e>
        </m:box>
      </m:oMath>
      <w:r w:rsidRPr="00F03B09">
        <w:rPr>
          <w:rFonts w:ascii="宋体" w:eastAsia="宋体" w:hAnsi="宋体" w:cs="瀹嬩綋" w:hint="eastAsia"/>
          <w:kern w:val="0"/>
          <w:sz w:val="24"/>
          <w:szCs w:val="24"/>
        </w:rPr>
        <w:t>。同时，</w:t>
      </w:r>
      <w:r w:rsidRPr="00F03B09">
        <w:rPr>
          <w:rFonts w:ascii="宋体" w:eastAsia="宋体" w:hAnsi="宋体" w:cs="瀹嬩綋"/>
          <w:kern w:val="0"/>
          <w:sz w:val="24"/>
          <w:szCs w:val="24"/>
        </w:rPr>
        <w:t>定义</w:t>
      </w:r>
      <w:r w:rsidRPr="00F03B09">
        <w:rPr>
          <w:rFonts w:ascii="宋体" w:eastAsia="宋体" w:hAnsi="宋体" w:cs="瀹嬩綋" w:hint="eastAsia"/>
          <w:kern w:val="0"/>
          <w:sz w:val="24"/>
          <w:szCs w:val="24"/>
        </w:rPr>
        <w:t>对象</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oMath>
      <w:r w:rsidRPr="00F03B09">
        <w:rPr>
          <w:rFonts w:ascii="宋体" w:eastAsia="宋体" w:hAnsi="宋体" w:cs="瀹嬩綋" w:hint="eastAsia"/>
          <w:kern w:val="0"/>
          <w:sz w:val="24"/>
          <w:szCs w:val="24"/>
        </w:rPr>
        <w:t>间的复</w:t>
      </w:r>
      <w:r w:rsidRPr="00F03B09">
        <w:rPr>
          <w:rFonts w:ascii="宋体" w:eastAsia="宋体" w:hAnsi="宋体" w:cs="瀹嬩綋"/>
          <w:kern w:val="0"/>
          <w:sz w:val="24"/>
          <w:szCs w:val="24"/>
        </w:rPr>
        <w:t>合关系</w:t>
      </w:r>
      <m:oMath>
        <m:r>
          <m:rPr>
            <m:sty m:val="p"/>
          </m:rPr>
          <w:rPr>
            <w:rFonts w:ascii="Cambria Math" w:eastAsia="宋体" w:hAnsi="Cambria Math" w:cs="瀹嬩綋"/>
            <w:kern w:val="0"/>
            <w:sz w:val="24"/>
            <w:szCs w:val="24"/>
          </w:rPr>
          <m:t>R=</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1</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l</m:t>
            </m:r>
          </m:sub>
        </m:sSub>
      </m:oMath>
      <w:r w:rsidRPr="00F03B09">
        <w:rPr>
          <w:rFonts w:ascii="宋体" w:eastAsia="宋体" w:hAnsi="宋体" w:cs="瀹嬩綋" w:hint="eastAsia"/>
          <w:kern w:val="0"/>
          <w:sz w:val="24"/>
          <w:szCs w:val="24"/>
        </w:rPr>
        <w:t>，</w:t>
      </w:r>
      <w:r w:rsidRPr="00F03B09">
        <w:rPr>
          <w:rFonts w:ascii="宋体" w:eastAsia="宋体" w:hAnsi="宋体" w:cs="瀹嬩綋"/>
          <w:kern w:val="0"/>
          <w:sz w:val="24"/>
          <w:szCs w:val="24"/>
        </w:rPr>
        <w:t>其中</w:t>
      </w:r>
      <m:oMath>
        <m:r>
          <m:rPr>
            <m:sty m:val="p"/>
          </m:rPr>
          <w:rPr>
            <w:rFonts w:ascii="Cambria Math" w:eastAsia="宋体" w:hAnsi="Cambria Math" w:cs="瀹嬩綋"/>
            <w:kern w:val="0"/>
            <w:sz w:val="24"/>
            <w:szCs w:val="24"/>
          </w:rPr>
          <m:t>∘</m:t>
        </m:r>
      </m:oMath>
      <w:r w:rsidRPr="00F03B09">
        <w:rPr>
          <w:rFonts w:ascii="宋体" w:eastAsia="宋体" w:hAnsi="宋体" w:cs="瀹嬩綋"/>
          <w:kern w:val="0"/>
          <w:sz w:val="24"/>
          <w:szCs w:val="24"/>
        </w:rPr>
        <w:t>表示关系上的合成运算。</w:t>
      </w:r>
    </w:p>
    <w:p w:rsidR="00E12A67" w:rsidRPr="00F03B09" w:rsidRDefault="00E12A67" w:rsidP="00F03B09">
      <w:pPr>
        <w:autoSpaceDE w:val="0"/>
        <w:autoSpaceDN w:val="0"/>
        <w:adjustRightInd w:val="0"/>
        <w:spacing w:line="288" w:lineRule="auto"/>
        <w:ind w:firstLineChars="200" w:firstLine="480"/>
        <w:rPr>
          <w:rFonts w:ascii="宋体" w:eastAsia="宋体" w:hAnsi="宋体" w:cs="瀹嬩綋"/>
          <w:kern w:val="0"/>
          <w:sz w:val="24"/>
          <w:szCs w:val="24"/>
        </w:rPr>
      </w:pPr>
      <w:r w:rsidRPr="00F03B09">
        <w:rPr>
          <w:rFonts w:ascii="宋体" w:eastAsia="宋体" w:hAnsi="宋体" w:cs="瀹嬩綋"/>
          <w:kern w:val="0"/>
          <w:sz w:val="24"/>
          <w:szCs w:val="24"/>
        </w:rPr>
        <w:t>简单起见，</w:t>
      </w:r>
      <w:r w:rsidRPr="00F03B09">
        <w:rPr>
          <w:rFonts w:ascii="宋体" w:eastAsia="宋体" w:hAnsi="宋体" w:cs="瀹嬩綋" w:hint="eastAsia"/>
          <w:kern w:val="0"/>
          <w:sz w:val="24"/>
          <w:szCs w:val="24"/>
        </w:rPr>
        <w:t>若</w:t>
      </w:r>
      <w:r w:rsidRPr="00F03B09">
        <w:rPr>
          <w:rFonts w:ascii="宋体" w:eastAsia="宋体" w:hAnsi="宋体" w:cs="瀹嬩綋"/>
          <w:kern w:val="0"/>
          <w:sz w:val="24"/>
          <w:szCs w:val="24"/>
        </w:rPr>
        <w:t>同一</w:t>
      </w:r>
      <w:r w:rsidRPr="00F03B09">
        <w:rPr>
          <w:rFonts w:ascii="宋体" w:eastAsia="宋体" w:hAnsi="宋体" w:cs="瀹嬩綋" w:hint="eastAsia"/>
          <w:kern w:val="0"/>
          <w:sz w:val="24"/>
          <w:szCs w:val="24"/>
        </w:rPr>
        <w:t>组</w:t>
      </w:r>
      <w:r w:rsidRPr="00F03B09">
        <w:rPr>
          <w:rFonts w:ascii="宋体" w:eastAsia="宋体" w:hAnsi="宋体" w:cs="瀹嬩綋"/>
          <w:kern w:val="0"/>
          <w:sz w:val="24"/>
          <w:szCs w:val="24"/>
        </w:rPr>
        <w:t>对象类型间没有多种关系类型，可以使用对象类型表示元路径：</w:t>
      </w:r>
      <m:oMath>
        <m:r>
          <m:rPr>
            <m:sty m:val="p"/>
          </m:rPr>
          <w:rPr>
            <w:rFonts w:ascii="Cambria Math" w:eastAsia="宋体" w:hAnsi="Cambria Math" w:cs="瀹嬩綋"/>
            <w:kern w:val="0"/>
            <w:sz w:val="24"/>
            <w:szCs w:val="24"/>
          </w:rPr>
          <m:t>P=</m:t>
        </m:r>
        <m:d>
          <m:dPr>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e>
        </m:d>
      </m:oMath>
      <w:r w:rsidRPr="00F03B09">
        <w:rPr>
          <w:rFonts w:ascii="宋体" w:eastAsia="宋体" w:hAnsi="宋体" w:cs="瀹嬩綋"/>
          <w:kern w:val="0"/>
          <w:sz w:val="24"/>
          <w:szCs w:val="24"/>
        </w:rPr>
        <w:t>。例如，图</w:t>
      </w:r>
      <w:r w:rsidR="007C7243">
        <w:rPr>
          <w:rFonts w:ascii="宋体" w:eastAsia="宋体" w:hAnsi="宋体" w:cs="瀹嬩綋"/>
          <w:kern w:val="0"/>
          <w:sz w:val="24"/>
          <w:szCs w:val="24"/>
        </w:rPr>
        <w:t>2-1</w:t>
      </w:r>
      <w:r w:rsidR="007C7243">
        <w:rPr>
          <w:rFonts w:ascii="宋体" w:eastAsia="宋体" w:hAnsi="宋体" w:cs="瀹嬩綋" w:hint="eastAsia"/>
          <w:kern w:val="0"/>
          <w:sz w:val="24"/>
          <w:szCs w:val="24"/>
        </w:rPr>
        <w:t>（a）中</w:t>
      </w:r>
      <w:r w:rsidRPr="00F03B09">
        <w:rPr>
          <w:rFonts w:ascii="宋体" w:eastAsia="宋体" w:hAnsi="宋体" w:cs="瀹嬩綋"/>
          <w:kern w:val="0"/>
          <w:sz w:val="24"/>
          <w:szCs w:val="24"/>
        </w:rPr>
        <w:t>作者在会议上发表论文，可以</w:t>
      </w:r>
      <w:r w:rsidR="007C7243">
        <w:rPr>
          <w:rFonts w:ascii="宋体" w:eastAsia="宋体" w:hAnsi="宋体" w:cs="瀹嬩綋" w:hint="eastAsia"/>
          <w:kern w:val="0"/>
          <w:sz w:val="24"/>
          <w:szCs w:val="24"/>
        </w:rPr>
        <w:t>利用</w:t>
      </w:r>
      <w:r w:rsidRPr="00F03B09">
        <w:rPr>
          <w:rFonts w:ascii="宋体" w:eastAsia="宋体" w:hAnsi="宋体" w:cs="瀹嬩綋"/>
          <w:kern w:val="0"/>
          <w:sz w:val="24"/>
          <w:szCs w:val="24"/>
        </w:rPr>
        <w:t>长度为2的元</w:t>
      </w:r>
      <w:r w:rsidRPr="00F03B09">
        <w:rPr>
          <w:rFonts w:ascii="宋体" w:eastAsia="宋体" w:hAnsi="宋体" w:cs="瀹嬩綋" w:hint="eastAsia"/>
          <w:kern w:val="0"/>
          <w:sz w:val="24"/>
          <w:szCs w:val="24"/>
        </w:rPr>
        <w:t>路径</w:t>
      </w:r>
      <m:oMath>
        <m:r>
          <m:rPr>
            <m:sty m:val="p"/>
          </m:rPr>
          <w:rPr>
            <w:rFonts w:ascii="Cambria Math" w:eastAsia="宋体" w:hAnsi="Cambria Math" w:cs="瀹嬩綋"/>
            <w:kern w:val="0"/>
            <w:sz w:val="24"/>
            <w:szCs w:val="24"/>
          </w:rPr>
          <m:t>A</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r>
                  <m:rPr>
                    <m:sty m:val="p"/>
                  </m:rPr>
                  <w:rPr>
                    <w:rFonts w:ascii="Cambria Math" w:eastAsia="宋体" w:hAnsi="Cambria Math" w:cs="瀹嬩綋"/>
                    <w:kern w:val="0"/>
                    <w:sz w:val="24"/>
                    <w:szCs w:val="24"/>
                  </w:rPr>
                  <m:t>writing</m:t>
                </m:r>
              </m:e>
            </m:groupChr>
            <m:r>
              <m:rPr>
                <m:sty m:val="p"/>
              </m:rPr>
              <w:rPr>
                <w:rFonts w:ascii="Cambria Math" w:eastAsia="宋体" w:hAnsi="Cambria Math" w:cs="瀹嬩綋"/>
                <w:kern w:val="0"/>
                <w:sz w:val="24"/>
                <w:szCs w:val="24"/>
              </w:rPr>
              <m:t>P</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r>
                      <m:rPr>
                        <m:sty m:val="p"/>
                      </m:rPr>
                      <w:rPr>
                        <w:rFonts w:ascii="Cambria Math" w:eastAsia="宋体" w:hAnsi="Cambria Math" w:cs="瀹嬩綋"/>
                        <w:kern w:val="0"/>
                        <w:sz w:val="24"/>
                        <w:szCs w:val="24"/>
                      </w:rPr>
                      <m:t>written_by</m:t>
                    </m:r>
                  </m:e>
                </m:groupChr>
              </m:e>
            </m:box>
            <m:r>
              <m:rPr>
                <m:sty m:val="p"/>
              </m:rPr>
              <w:rPr>
                <w:rFonts w:ascii="Cambria Math" w:eastAsia="宋体" w:hAnsi="Cambria Math" w:cs="瀹嬩綋"/>
                <w:kern w:val="0"/>
                <w:sz w:val="24"/>
                <w:szCs w:val="24"/>
              </w:rPr>
              <m:t>A</m:t>
            </m:r>
          </m:e>
        </m:box>
      </m:oMath>
      <w:r w:rsidRPr="00F03B09">
        <w:rPr>
          <w:rFonts w:ascii="宋体" w:eastAsia="宋体" w:hAnsi="宋体" w:cs="瀹嬩綋" w:hint="eastAsia"/>
          <w:kern w:val="0"/>
          <w:sz w:val="24"/>
          <w:szCs w:val="24"/>
        </w:rPr>
        <w:t>，或简写</w:t>
      </w:r>
      <m:oMath>
        <m:r>
          <m:rPr>
            <m:sty m:val="p"/>
          </m:rPr>
          <w:rPr>
            <w:rFonts w:ascii="Cambria Math" w:eastAsia="宋体" w:hAnsi="Cambria Math" w:cs="瀹嬩綋"/>
            <w:kern w:val="0"/>
            <w:sz w:val="24"/>
            <w:szCs w:val="24"/>
          </w:rPr>
          <m:t>APA</m:t>
        </m:r>
      </m:oMath>
      <w:r w:rsidRPr="00F03B09">
        <w:rPr>
          <w:rFonts w:ascii="宋体" w:eastAsia="宋体" w:hAnsi="宋体" w:cs="瀹嬩綋"/>
          <w:kern w:val="0"/>
          <w:sz w:val="24"/>
          <w:szCs w:val="24"/>
        </w:rPr>
        <w:t>来描述</w:t>
      </w:r>
      <w:r w:rsidRPr="00F03B09">
        <w:rPr>
          <w:rFonts w:ascii="宋体" w:eastAsia="宋体" w:hAnsi="宋体" w:cs="瀹嬩綋" w:hint="eastAsia"/>
          <w:kern w:val="0"/>
          <w:sz w:val="24"/>
          <w:szCs w:val="24"/>
        </w:rPr>
        <w:t>。类似地，</w:t>
      </w:r>
      <w:r w:rsidRPr="00F03B09">
        <w:rPr>
          <w:rFonts w:ascii="宋体" w:eastAsia="宋体" w:hAnsi="宋体" w:cs="瀹嬩綋"/>
          <w:kern w:val="0"/>
          <w:sz w:val="24"/>
          <w:szCs w:val="24"/>
        </w:rPr>
        <w:t>对象</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oMath>
      <w:r w:rsidRPr="00F03B09">
        <w:rPr>
          <w:rFonts w:ascii="宋体" w:eastAsia="宋体" w:hAnsi="宋体" w:cs="瀹嬩綋"/>
          <w:kern w:val="0"/>
          <w:sz w:val="24"/>
          <w:szCs w:val="24"/>
        </w:rPr>
        <w:t>和</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oMath>
      <w:r w:rsidRPr="00F03B09">
        <w:rPr>
          <w:rFonts w:ascii="宋体" w:eastAsia="宋体" w:hAnsi="宋体" w:cs="瀹嬩綋"/>
          <w:kern w:val="0"/>
          <w:sz w:val="24"/>
          <w:szCs w:val="24"/>
        </w:rPr>
        <w:t>间的具体路径</w:t>
      </w:r>
      <m:oMath>
        <m:r>
          <m:rPr>
            <m:sty m:val="p"/>
          </m:rPr>
          <w:rPr>
            <w:rFonts w:ascii="Cambria Math" w:eastAsia="宋体" w:hAnsi="Cambria Math" w:cs="瀹嬩綋"/>
            <w:kern w:val="0"/>
            <w:sz w:val="24"/>
            <w:szCs w:val="24"/>
          </w:rPr>
          <m:t>p=</m:t>
        </m:r>
        <m:d>
          <m:dPr>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e>
        </m:d>
      </m:oMath>
      <w:r w:rsidRPr="00F03B09">
        <w:rPr>
          <w:rFonts w:ascii="宋体" w:eastAsia="宋体" w:hAnsi="宋体" w:cs="瀹嬩綋"/>
          <w:kern w:val="0"/>
          <w:sz w:val="24"/>
          <w:szCs w:val="24"/>
        </w:rPr>
        <w:t>是相关路径</w:t>
      </w:r>
      <m:oMath>
        <m:r>
          <m:rPr>
            <m:sty m:val="p"/>
          </m:rPr>
          <w:rPr>
            <w:rFonts w:ascii="Cambria Math" w:eastAsia="宋体" w:hAnsi="Cambria Math" w:cs="瀹嬩綋"/>
            <w:kern w:val="0"/>
            <w:sz w:val="24"/>
            <w:szCs w:val="24"/>
          </w:rPr>
          <m:t>P</m:t>
        </m:r>
      </m:oMath>
      <w:r w:rsidRPr="00F03B09">
        <w:rPr>
          <w:rFonts w:ascii="宋体" w:eastAsia="宋体" w:hAnsi="宋体" w:cs="瀹嬩綋"/>
          <w:kern w:val="0"/>
          <w:sz w:val="24"/>
          <w:szCs w:val="24"/>
        </w:rPr>
        <w:t>的路径实例</w:t>
      </w:r>
      <w:r w:rsidR="007C7243">
        <w:rPr>
          <w:rFonts w:ascii="宋体" w:eastAsia="宋体" w:hAnsi="宋体" w:cs="瀹嬩綋" w:hint="eastAsia"/>
          <w:kern w:val="0"/>
          <w:sz w:val="24"/>
          <w:szCs w:val="24"/>
        </w:rPr>
        <w:t>。</w:t>
      </w:r>
      <w:r w:rsidRPr="00F03B09">
        <w:rPr>
          <w:rFonts w:ascii="宋体" w:eastAsia="宋体" w:hAnsi="宋体" w:cs="瀹嬩綋"/>
          <w:kern w:val="0"/>
          <w:sz w:val="24"/>
          <w:szCs w:val="24"/>
        </w:rPr>
        <w:t>如果</w:t>
      </w:r>
      <w:r w:rsidRPr="00F03B09">
        <w:rPr>
          <w:rFonts w:ascii="宋体" w:eastAsia="宋体" w:hAnsi="宋体" w:cs="瀹嬩綋" w:hint="eastAsia"/>
          <w:kern w:val="0"/>
          <w:sz w:val="24"/>
          <w:szCs w:val="24"/>
        </w:rPr>
        <w:t>在</w:t>
      </w:r>
      <m:oMath>
        <m:r>
          <m:rPr>
            <m:sty m:val="p"/>
          </m:rPr>
          <w:rPr>
            <w:rFonts w:ascii="Cambria Math" w:eastAsia="宋体" w:hAnsi="Cambria Math" w:cs="瀹嬩綋"/>
            <w:kern w:val="0"/>
            <w:sz w:val="24"/>
            <w:szCs w:val="24"/>
          </w:rPr>
          <m:t>P</m:t>
        </m:r>
      </m:oMath>
      <w:r w:rsidRPr="00F03B09">
        <w:rPr>
          <w:rFonts w:ascii="宋体" w:eastAsia="宋体" w:hAnsi="宋体" w:cs="瀹嬩綋" w:hint="eastAsia"/>
          <w:kern w:val="0"/>
          <w:sz w:val="24"/>
          <w:szCs w:val="24"/>
        </w:rPr>
        <w:t>中，</w:t>
      </w:r>
      <w:r w:rsidRPr="00F03B09">
        <w:rPr>
          <w:rFonts w:ascii="宋体" w:eastAsia="宋体" w:hAnsi="宋体" w:cs="瀹嬩綋"/>
          <w:kern w:val="0"/>
          <w:sz w:val="24"/>
          <w:szCs w:val="24"/>
        </w:rPr>
        <w:t>对于每个</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oMath>
      <w:r w:rsidRPr="00F03B09">
        <w:rPr>
          <w:rFonts w:ascii="宋体" w:eastAsia="宋体" w:hAnsi="宋体" w:cs="瀹嬩綋"/>
          <w:kern w:val="0"/>
          <w:sz w:val="24"/>
          <w:szCs w:val="24"/>
        </w:rPr>
        <w:t>，</w:t>
      </w:r>
      <w:r w:rsidRPr="00F03B09">
        <w:rPr>
          <w:rFonts w:ascii="宋体" w:eastAsia="宋体" w:hAnsi="宋体" w:cs="瀹嬩綋" w:hint="eastAsia"/>
          <w:kern w:val="0"/>
          <w:sz w:val="24"/>
          <w:szCs w:val="24"/>
        </w:rPr>
        <w:t>都有</w:t>
      </w:r>
      <m:oMath>
        <m:r>
          <m:rPr>
            <m:sty m:val="p"/>
          </m:rPr>
          <w:rPr>
            <w:rFonts w:ascii="Cambria Math" w:eastAsia="宋体" w:hAnsi="Cambria Math" w:cs="瀹嬩綋"/>
            <w:kern w:val="0"/>
            <w:sz w:val="24"/>
            <w:szCs w:val="24"/>
          </w:rPr>
          <m:t>ϕ</m:t>
        </m:r>
        <m:d>
          <m:dPr>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e>
        </m:d>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oMath>
      <w:r w:rsidRPr="00F03B09">
        <w:rPr>
          <w:rFonts w:ascii="宋体" w:eastAsia="宋体" w:hAnsi="宋体" w:cs="瀹嬩綋" w:hint="eastAsia"/>
          <w:kern w:val="0"/>
          <w:sz w:val="24"/>
          <w:szCs w:val="24"/>
        </w:rPr>
        <w:t>，且</w:t>
      </w:r>
      <w:r w:rsidRPr="00F03B09">
        <w:rPr>
          <w:rFonts w:ascii="宋体" w:eastAsia="宋体" w:hAnsi="宋体" w:cs="瀹嬩綋"/>
          <w:kern w:val="0"/>
          <w:sz w:val="24"/>
          <w:szCs w:val="24"/>
        </w:rPr>
        <w:t>每个</w:t>
      </w:r>
      <w:r w:rsidRPr="00F03B09">
        <w:rPr>
          <w:rFonts w:ascii="宋体" w:eastAsia="宋体" w:hAnsi="宋体" w:cs="瀹嬩綋" w:hint="eastAsia"/>
          <w:kern w:val="0"/>
          <w:sz w:val="24"/>
          <w:szCs w:val="24"/>
        </w:rPr>
        <w:t>链路</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e</m:t>
            </m:r>
          </m:e>
          <m:sub>
            <m:r>
              <m:rPr>
                <m:sty m:val="p"/>
              </m:rPr>
              <w:rPr>
                <w:rFonts w:ascii="Cambria Math" w:eastAsia="宋体" w:hAnsi="Cambria Math" w:cs="瀹嬩綋"/>
                <w:kern w:val="0"/>
                <w:sz w:val="24"/>
                <w:szCs w:val="24"/>
              </w:rPr>
              <m:t>i</m:t>
            </m:r>
          </m:sub>
        </m:sSub>
        <m:r>
          <m:rPr>
            <m:sty m:val="p"/>
          </m:rPr>
          <w:rPr>
            <w:rFonts w:ascii="Cambria Math" w:eastAsia="宋体" w:hAnsi="Cambria Math" w:cs="瀹嬩綋"/>
            <w:kern w:val="0"/>
            <w:sz w:val="24"/>
            <w:szCs w:val="24"/>
          </w:rPr>
          <m:t>=</m:t>
        </m:r>
        <m:d>
          <m:dPr>
            <m:begChr m:val="〈"/>
            <m:endChr m:val="〉"/>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i+1</m:t>
                </m:r>
              </m:sub>
            </m:sSub>
          </m:e>
        </m:d>
      </m:oMath>
      <w:r w:rsidR="007C7243">
        <w:rPr>
          <w:rFonts w:ascii="宋体" w:eastAsia="宋体" w:hAnsi="宋体" w:cs="瀹嬩綋" w:hint="eastAsia"/>
          <w:kern w:val="0"/>
          <w:sz w:val="24"/>
          <w:szCs w:val="24"/>
        </w:rPr>
        <w:t>都</w:t>
      </w:r>
      <w:r w:rsidRPr="00F03B09">
        <w:rPr>
          <w:rFonts w:ascii="宋体" w:eastAsia="宋体" w:hAnsi="宋体" w:cs="瀹嬩綋"/>
          <w:kern w:val="0"/>
          <w:sz w:val="24"/>
          <w:szCs w:val="24"/>
        </w:rPr>
        <w:t>属于关系</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i</m:t>
            </m:r>
          </m:sub>
        </m:sSub>
      </m:oMath>
      <w:r w:rsidRPr="00F03B09">
        <w:rPr>
          <w:rFonts w:ascii="宋体" w:eastAsia="宋体" w:hAnsi="宋体" w:cs="瀹嬩綋" w:hint="eastAsia"/>
          <w:kern w:val="0"/>
          <w:sz w:val="24"/>
          <w:szCs w:val="24"/>
        </w:rPr>
        <w:t>，</w:t>
      </w:r>
      <w:proofErr w:type="gramStart"/>
      <w:r w:rsidRPr="00F03B09">
        <w:rPr>
          <w:rFonts w:ascii="宋体" w:eastAsia="宋体" w:hAnsi="宋体" w:cs="瀹嬩綋" w:hint="eastAsia"/>
          <w:kern w:val="0"/>
          <w:sz w:val="24"/>
          <w:szCs w:val="24"/>
        </w:rPr>
        <w:t>则记</w:t>
      </w:r>
      <w:proofErr w:type="gramEnd"/>
      <m:oMath>
        <m:r>
          <m:rPr>
            <m:sty m:val="p"/>
          </m:rPr>
          <w:rPr>
            <w:rFonts w:ascii="Cambria Math" w:eastAsia="宋体" w:hAnsi="Cambria Math" w:cs="瀹嬩綋"/>
            <w:kern w:val="0"/>
            <w:sz w:val="24"/>
            <w:szCs w:val="24"/>
          </w:rPr>
          <m:t>p∈P</m:t>
        </m:r>
      </m:oMath>
      <w:r w:rsidRPr="00F03B09">
        <w:rPr>
          <w:rFonts w:ascii="宋体" w:eastAsia="宋体" w:hAnsi="宋体" w:cs="瀹嬩綋"/>
          <w:kern w:val="0"/>
          <w:sz w:val="24"/>
          <w:szCs w:val="24"/>
        </w:rPr>
        <w:t>。当由</w:t>
      </w:r>
      <w:r w:rsidRPr="00F03B09">
        <w:rPr>
          <w:rFonts w:ascii="宋体" w:eastAsia="宋体" w:hAnsi="宋体" w:cs="瀹嬩綋" w:hint="eastAsia"/>
          <w:kern w:val="0"/>
          <w:sz w:val="24"/>
          <w:szCs w:val="24"/>
        </w:rPr>
        <w:t>元路径</w:t>
      </w:r>
      <m:oMath>
        <m:r>
          <m:rPr>
            <m:sty m:val="p"/>
          </m:rPr>
          <w:rPr>
            <w:rFonts w:ascii="Cambria Math" w:eastAsia="宋体" w:hAnsi="Cambria Math" w:cs="瀹嬩綋"/>
            <w:kern w:val="0"/>
            <w:sz w:val="24"/>
            <w:szCs w:val="24"/>
          </w:rPr>
          <m:t>P</m:t>
        </m:r>
      </m:oMath>
      <w:r w:rsidRPr="00F03B09">
        <w:rPr>
          <w:rFonts w:ascii="宋体" w:eastAsia="宋体" w:hAnsi="宋体" w:cs="瀹嬩綋"/>
          <w:kern w:val="0"/>
          <w:sz w:val="24"/>
          <w:szCs w:val="24"/>
        </w:rPr>
        <w:t>定义的关系</w:t>
      </w:r>
      <m:oMath>
        <m:r>
          <m:rPr>
            <m:sty m:val="p"/>
          </m:rPr>
          <w:rPr>
            <w:rFonts w:ascii="Cambria Math" w:eastAsia="宋体" w:hAnsi="Cambria Math" w:cs="瀹嬩綋"/>
            <w:kern w:val="0"/>
            <w:sz w:val="24"/>
            <w:szCs w:val="24"/>
          </w:rPr>
          <m:t>R</m:t>
        </m:r>
      </m:oMath>
      <w:r w:rsidRPr="00F03B09">
        <w:rPr>
          <w:rFonts w:ascii="宋体" w:eastAsia="宋体" w:hAnsi="宋体" w:cs="瀹嬩綋"/>
          <w:kern w:val="0"/>
          <w:sz w:val="24"/>
          <w:szCs w:val="24"/>
        </w:rPr>
        <w:t>是</w:t>
      </w:r>
      <w:r w:rsidRPr="00F03B09">
        <w:rPr>
          <w:rFonts w:ascii="宋体" w:eastAsia="宋体" w:hAnsi="宋体" w:cs="瀹嬩綋" w:hint="eastAsia"/>
          <w:kern w:val="0"/>
          <w:sz w:val="24"/>
          <w:szCs w:val="24"/>
        </w:rPr>
        <w:t>对称</w:t>
      </w:r>
      <w:r w:rsidRPr="00F03B09">
        <w:rPr>
          <w:rFonts w:ascii="宋体" w:eastAsia="宋体" w:hAnsi="宋体" w:cs="瀹嬩綋"/>
          <w:kern w:val="0"/>
          <w:sz w:val="24"/>
          <w:szCs w:val="24"/>
        </w:rPr>
        <w:t>时</w:t>
      </w:r>
      <w:r w:rsidRPr="00F03B09">
        <w:rPr>
          <w:rFonts w:ascii="宋体" w:eastAsia="宋体" w:hAnsi="宋体" w:cs="瀹嬩綋" w:hint="eastAsia"/>
          <w:kern w:val="0"/>
          <w:sz w:val="24"/>
          <w:szCs w:val="24"/>
        </w:rPr>
        <w:t>（即</w:t>
      </w:r>
      <m:oMath>
        <m:r>
          <m:rPr>
            <m:sty m:val="p"/>
          </m:rPr>
          <w:rPr>
            <w:rFonts w:ascii="Cambria Math" w:eastAsia="宋体" w:hAnsi="Cambria Math" w:cs="瀹嬩綋"/>
            <w:kern w:val="0"/>
            <w:sz w:val="24"/>
            <w:szCs w:val="24"/>
          </w:rPr>
          <m:t>P</m:t>
        </m:r>
      </m:oMath>
      <w:r w:rsidRPr="00F03B09">
        <w:rPr>
          <w:rFonts w:ascii="宋体" w:eastAsia="宋体" w:hAnsi="宋体" w:cs="瀹嬩綋" w:hint="eastAsia"/>
          <w:kern w:val="0"/>
          <w:sz w:val="24"/>
          <w:szCs w:val="24"/>
        </w:rPr>
        <w:t>等于</w:t>
      </w:r>
      <m:oMath>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P</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oMath>
      <w:r w:rsidRPr="00F03B09">
        <w:rPr>
          <w:rFonts w:ascii="宋体" w:eastAsia="宋体" w:hAnsi="宋体" w:cs="瀹嬩綋" w:hint="eastAsia"/>
          <w:kern w:val="0"/>
          <w:sz w:val="24"/>
          <w:szCs w:val="24"/>
        </w:rPr>
        <w:t>）</w:t>
      </w:r>
      <w:r w:rsidRPr="00F03B09">
        <w:rPr>
          <w:rFonts w:ascii="宋体" w:eastAsia="宋体" w:hAnsi="宋体" w:cs="瀹嬩綋"/>
          <w:kern w:val="0"/>
          <w:sz w:val="24"/>
          <w:szCs w:val="24"/>
        </w:rPr>
        <w:t>，</w:t>
      </w:r>
      <w:r w:rsidRPr="00F03B09">
        <w:rPr>
          <w:rFonts w:ascii="宋体" w:eastAsia="宋体" w:hAnsi="宋体" w:cs="瀹嬩綋" w:hint="eastAsia"/>
          <w:kern w:val="0"/>
          <w:sz w:val="24"/>
          <w:szCs w:val="24"/>
        </w:rPr>
        <w:t>元路径</w:t>
      </w:r>
      <m:oMath>
        <m:r>
          <m:rPr>
            <m:sty m:val="p"/>
          </m:rPr>
          <w:rPr>
            <w:rFonts w:ascii="Cambria Math" w:eastAsia="宋体" w:hAnsi="Cambria Math" w:cs="瀹嬩綋"/>
            <w:kern w:val="0"/>
            <w:sz w:val="24"/>
            <w:szCs w:val="24"/>
          </w:rPr>
          <m:t>P</m:t>
        </m:r>
      </m:oMath>
      <w:r w:rsidRPr="00F03B09">
        <w:rPr>
          <w:rFonts w:ascii="宋体" w:eastAsia="宋体" w:hAnsi="宋体" w:cs="瀹嬩綋" w:hint="eastAsia"/>
          <w:iCs/>
          <w:kern w:val="0"/>
          <w:sz w:val="24"/>
          <w:szCs w:val="24"/>
        </w:rPr>
        <w:t>是对称路径，</w:t>
      </w:r>
      <w:r w:rsidRPr="00F03B09">
        <w:rPr>
          <w:rFonts w:ascii="宋体" w:eastAsia="宋体" w:hAnsi="宋体" w:cs="瀹嬩綋"/>
          <w:kern w:val="0"/>
          <w:sz w:val="24"/>
          <w:szCs w:val="24"/>
        </w:rPr>
        <w:t>如</w:t>
      </w:r>
      <m:oMath>
        <m:r>
          <m:rPr>
            <m:sty m:val="p"/>
          </m:rPr>
          <w:rPr>
            <w:rFonts w:ascii="Cambria Math" w:eastAsia="宋体" w:hAnsi="Cambria Math" w:cs="瀹嬩綋"/>
            <w:kern w:val="0"/>
            <w:sz w:val="24"/>
            <w:szCs w:val="24"/>
          </w:rPr>
          <m:t>APA</m:t>
        </m:r>
      </m:oMath>
      <w:r w:rsidRPr="00F03B09">
        <w:rPr>
          <w:rFonts w:ascii="宋体" w:eastAsia="宋体" w:hAnsi="宋体" w:cs="瀹嬩綋"/>
          <w:kern w:val="0"/>
          <w:sz w:val="24"/>
          <w:szCs w:val="24"/>
        </w:rPr>
        <w:t>和</w:t>
      </w:r>
      <m:oMath>
        <m:r>
          <m:rPr>
            <m:sty m:val="p"/>
          </m:rPr>
          <w:rPr>
            <w:rFonts w:ascii="Cambria Math" w:eastAsia="宋体" w:hAnsi="Cambria Math" w:cs="瀹嬩綋"/>
            <w:kern w:val="0"/>
            <w:sz w:val="24"/>
            <w:szCs w:val="24"/>
          </w:rPr>
          <m:t>APVPA</m:t>
        </m:r>
      </m:oMath>
      <w:r w:rsidRPr="00F03B09">
        <w:rPr>
          <w:rFonts w:ascii="宋体" w:eastAsia="宋体" w:hAnsi="宋体" w:cs="瀹嬩綋"/>
          <w:kern w:val="0"/>
          <w:sz w:val="24"/>
          <w:szCs w:val="24"/>
        </w:rPr>
        <w:t xml:space="preserve">。 </w:t>
      </w:r>
    </w:p>
    <w:p w:rsidR="005907DF" w:rsidRPr="0000003F" w:rsidRDefault="005907DF" w:rsidP="00E12A67">
      <w:pPr>
        <w:autoSpaceDE w:val="0"/>
        <w:autoSpaceDN w:val="0"/>
        <w:adjustRightInd w:val="0"/>
        <w:spacing w:line="288" w:lineRule="auto"/>
        <w:ind w:firstLine="420"/>
        <w:rPr>
          <w:rFonts w:ascii="宋体" w:eastAsia="宋体" w:hAnsi="宋体" w:cs="瀹嬩綋"/>
          <w:kern w:val="0"/>
          <w:sz w:val="24"/>
          <w:szCs w:val="24"/>
        </w:rPr>
      </w:pPr>
      <w:r w:rsidRPr="0000003F">
        <w:rPr>
          <w:rFonts w:ascii="宋体" w:eastAsia="宋体" w:hAnsi="宋体" w:cs="瀹嬩綋"/>
          <w:noProof/>
          <w:kern w:val="0"/>
          <w:sz w:val="24"/>
          <w:szCs w:val="24"/>
        </w:rPr>
        <w:drawing>
          <wp:inline distT="0" distB="0" distL="0" distR="0" wp14:anchorId="1A4E8171" wp14:editId="50C87D34">
            <wp:extent cx="5759450" cy="119507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1195070"/>
                    </a:xfrm>
                    <a:prstGeom prst="rect">
                      <a:avLst/>
                    </a:prstGeom>
                  </pic:spPr>
                </pic:pic>
              </a:graphicData>
            </a:graphic>
          </wp:inline>
        </w:drawing>
      </w:r>
    </w:p>
    <w:p w:rsidR="005907DF" w:rsidRPr="0000003F" w:rsidRDefault="005907DF" w:rsidP="00185732">
      <w:pPr>
        <w:autoSpaceDE w:val="0"/>
        <w:autoSpaceDN w:val="0"/>
        <w:adjustRightInd w:val="0"/>
        <w:spacing w:line="288" w:lineRule="auto"/>
        <w:ind w:firstLineChars="500" w:firstLine="1050"/>
        <w:rPr>
          <w:rFonts w:ascii="楷体" w:eastAsia="楷体" w:hAnsi="楷体" w:cs="瀹嬩綋"/>
          <w:kern w:val="0"/>
        </w:rPr>
      </w:pPr>
      <w:r w:rsidRPr="0000003F">
        <w:rPr>
          <w:rFonts w:ascii="楷体" w:eastAsia="楷体" w:hAnsi="楷体" w:cs="瀹嬩綋"/>
          <w:kern w:val="0"/>
        </w:rPr>
        <w:t>(</w:t>
      </w:r>
      <w:r w:rsidRPr="0000003F">
        <w:rPr>
          <w:rFonts w:ascii="Times New Roman" w:eastAsia="楷体" w:hAnsi="Times New Roman" w:cs="Times New Roman"/>
          <w:kern w:val="0"/>
        </w:rPr>
        <w:t>a</w:t>
      </w:r>
      <w:r w:rsidRPr="0000003F">
        <w:rPr>
          <w:rFonts w:ascii="楷体" w:eastAsia="楷体" w:hAnsi="楷体" w:cs="瀹嬩綋"/>
          <w:kern w:val="0"/>
        </w:rPr>
        <w:t xml:space="preserve">) APA </w:t>
      </w:r>
      <w:r w:rsidRPr="0000003F">
        <w:rPr>
          <w:rFonts w:ascii="楷体" w:eastAsia="楷体" w:hAnsi="楷体" w:cs="瀹嬩綋"/>
          <w:kern w:val="0"/>
        </w:rPr>
        <w:tab/>
      </w:r>
      <w:r w:rsidRPr="0000003F">
        <w:rPr>
          <w:rFonts w:ascii="楷体" w:eastAsia="楷体" w:hAnsi="楷体" w:cs="瀹嬩綋"/>
          <w:kern w:val="0"/>
        </w:rPr>
        <w:tab/>
      </w:r>
      <w:r w:rsidRPr="0000003F">
        <w:rPr>
          <w:rFonts w:ascii="楷体" w:eastAsia="楷体" w:hAnsi="楷体" w:cs="瀹嬩綋"/>
          <w:kern w:val="0"/>
        </w:rPr>
        <w:tab/>
      </w:r>
      <w:r w:rsidRPr="0000003F">
        <w:rPr>
          <w:rFonts w:ascii="楷体" w:eastAsia="楷体" w:hAnsi="楷体" w:cs="瀹嬩綋"/>
          <w:kern w:val="0"/>
        </w:rPr>
        <w:tab/>
      </w:r>
      <w:r w:rsidR="00185732" w:rsidRPr="0000003F">
        <w:rPr>
          <w:rFonts w:ascii="楷体" w:eastAsia="楷体" w:hAnsi="楷体" w:cs="瀹嬩綋"/>
          <w:kern w:val="0"/>
        </w:rPr>
        <w:t xml:space="preserve">      </w:t>
      </w:r>
      <w:proofErr w:type="gramStart"/>
      <w:r w:rsidR="00185732" w:rsidRPr="0000003F">
        <w:rPr>
          <w:rFonts w:ascii="楷体" w:eastAsia="楷体" w:hAnsi="楷体" w:cs="瀹嬩綋"/>
          <w:kern w:val="0"/>
        </w:rPr>
        <w:t xml:space="preserve">   </w:t>
      </w:r>
      <w:r w:rsidRPr="0000003F">
        <w:rPr>
          <w:rFonts w:ascii="楷体" w:eastAsia="楷体" w:hAnsi="楷体" w:cs="瀹嬩綋"/>
          <w:kern w:val="0"/>
        </w:rPr>
        <w:t>(</w:t>
      </w:r>
      <w:proofErr w:type="gramEnd"/>
      <w:r w:rsidRPr="0000003F">
        <w:rPr>
          <w:rFonts w:ascii="Times New Roman" w:eastAsia="楷体" w:hAnsi="Times New Roman" w:cs="Times New Roman"/>
          <w:kern w:val="0"/>
        </w:rPr>
        <w:t>b</w:t>
      </w:r>
      <w:r w:rsidRPr="0000003F">
        <w:rPr>
          <w:rFonts w:ascii="楷体" w:eastAsia="楷体" w:hAnsi="楷体" w:cs="瀹嬩綋"/>
          <w:kern w:val="0"/>
        </w:rPr>
        <w:t xml:space="preserve">) APVPA </w:t>
      </w:r>
      <w:r w:rsidRPr="0000003F">
        <w:rPr>
          <w:rFonts w:ascii="楷体" w:eastAsia="楷体" w:hAnsi="楷体" w:cs="瀹嬩綋"/>
          <w:kern w:val="0"/>
        </w:rPr>
        <w:tab/>
      </w:r>
      <w:r w:rsidRPr="0000003F">
        <w:rPr>
          <w:rFonts w:ascii="楷体" w:eastAsia="楷体" w:hAnsi="楷体" w:cs="瀹嬩綋"/>
          <w:kern w:val="0"/>
        </w:rPr>
        <w:tab/>
      </w:r>
      <w:r w:rsidRPr="0000003F">
        <w:rPr>
          <w:rFonts w:ascii="楷体" w:eastAsia="楷体" w:hAnsi="楷体" w:cs="瀹嬩綋"/>
          <w:kern w:val="0"/>
        </w:rPr>
        <w:tab/>
      </w:r>
      <w:r w:rsidRPr="0000003F">
        <w:rPr>
          <w:rFonts w:ascii="楷体" w:eastAsia="楷体" w:hAnsi="楷体" w:cs="瀹嬩綋"/>
          <w:kern w:val="0"/>
        </w:rPr>
        <w:tab/>
      </w:r>
      <w:r w:rsidR="00185732" w:rsidRPr="0000003F">
        <w:rPr>
          <w:rFonts w:ascii="楷体" w:eastAsia="楷体" w:hAnsi="楷体" w:cs="瀹嬩綋"/>
          <w:kern w:val="0"/>
        </w:rPr>
        <w:t xml:space="preserve">            </w:t>
      </w:r>
      <w:r w:rsidRPr="0000003F">
        <w:rPr>
          <w:rFonts w:ascii="楷体" w:eastAsia="楷体" w:hAnsi="楷体" w:cs="瀹嬩綋"/>
          <w:kern w:val="0"/>
        </w:rPr>
        <w:t>(</w:t>
      </w:r>
      <w:r w:rsidRPr="0000003F">
        <w:rPr>
          <w:rFonts w:ascii="Times New Roman" w:eastAsia="楷体" w:hAnsi="Times New Roman" w:cs="Times New Roman"/>
          <w:kern w:val="0"/>
        </w:rPr>
        <w:t>c</w:t>
      </w:r>
      <w:r w:rsidRPr="0000003F">
        <w:rPr>
          <w:rFonts w:ascii="楷体" w:eastAsia="楷体" w:hAnsi="楷体" w:cs="瀹嬩綋"/>
          <w:kern w:val="0"/>
        </w:rPr>
        <w:t>) APV</w:t>
      </w:r>
    </w:p>
    <w:p w:rsidR="005907DF" w:rsidRPr="0000003F" w:rsidRDefault="005907DF" w:rsidP="007D6684">
      <w:pPr>
        <w:autoSpaceDE w:val="0"/>
        <w:autoSpaceDN w:val="0"/>
        <w:adjustRightInd w:val="0"/>
        <w:spacing w:line="288" w:lineRule="auto"/>
        <w:ind w:firstLine="420"/>
        <w:jc w:val="center"/>
        <w:rPr>
          <w:rFonts w:ascii="楷体" w:eastAsia="楷体" w:hAnsi="楷体" w:cs="瀹嬩綋"/>
          <w:kern w:val="0"/>
        </w:rPr>
      </w:pPr>
      <w:r w:rsidRPr="0000003F">
        <w:rPr>
          <w:rFonts w:ascii="楷体" w:eastAsia="楷体" w:hAnsi="楷体" w:cs="瀹嬩綋"/>
          <w:kern w:val="0"/>
        </w:rPr>
        <w:t>图</w:t>
      </w:r>
      <w:r w:rsidR="00B648F4" w:rsidRPr="0000003F">
        <w:rPr>
          <w:rFonts w:ascii="楷体" w:eastAsia="楷体" w:hAnsi="楷体" w:cs="瀹嬩綋"/>
          <w:kern w:val="0"/>
        </w:rPr>
        <w:t>2-2</w:t>
      </w:r>
      <w:r w:rsidRPr="0000003F">
        <w:rPr>
          <w:rFonts w:ascii="楷体" w:eastAsia="楷体" w:hAnsi="楷体" w:cs="瀹嬩綋"/>
          <w:kern w:val="0"/>
        </w:rPr>
        <w:t xml:space="preserve"> </w:t>
      </w:r>
      <w:r w:rsidRPr="0000003F">
        <w:rPr>
          <w:rFonts w:ascii="楷体" w:eastAsia="楷体" w:hAnsi="楷体" w:cs="瀹嬩綋" w:hint="eastAsia"/>
          <w:kern w:val="0"/>
        </w:rPr>
        <w:t>文献</w:t>
      </w:r>
      <w:r w:rsidRPr="0000003F">
        <w:rPr>
          <w:rFonts w:ascii="楷体" w:eastAsia="楷体" w:hAnsi="楷体" w:cs="瀹嬩綋"/>
          <w:kern w:val="0"/>
        </w:rPr>
        <w:t>数据的元路径</w:t>
      </w:r>
      <w:r w:rsidR="00185732" w:rsidRPr="0000003F">
        <w:rPr>
          <w:rFonts w:ascii="楷体" w:eastAsia="楷体" w:hAnsi="楷体" w:cs="瀹嬩綋" w:hint="eastAsia"/>
          <w:kern w:val="0"/>
        </w:rPr>
        <w:t>示例</w:t>
      </w:r>
      <w:r w:rsidR="00B648F4" w:rsidRPr="0000003F">
        <w:rPr>
          <w:rFonts w:ascii="楷体" w:eastAsia="楷体" w:hAnsi="楷体" w:cs="瀹嬩綋" w:hint="eastAsia"/>
          <w:kern w:val="0"/>
          <w:vertAlign w:val="superscript"/>
        </w:rPr>
        <w:t>[</w:t>
      </w:r>
      <w:r w:rsidR="00320B1A">
        <w:rPr>
          <w:rFonts w:ascii="楷体" w:eastAsia="楷体" w:hAnsi="楷体" w:cs="瀹嬩綋"/>
          <w:kern w:val="0"/>
          <w:vertAlign w:val="superscript"/>
        </w:rPr>
        <w:t>19</w:t>
      </w:r>
      <w:r w:rsidR="00B648F4" w:rsidRPr="0000003F">
        <w:rPr>
          <w:rFonts w:ascii="楷体" w:eastAsia="楷体" w:hAnsi="楷体" w:cs="瀹嬩綋"/>
          <w:kern w:val="0"/>
          <w:vertAlign w:val="superscript"/>
        </w:rPr>
        <w:t>]</w:t>
      </w:r>
    </w:p>
    <w:tbl>
      <w:tblPr>
        <w:tblStyle w:val="af2"/>
        <w:tblW w:w="9072" w:type="dxa"/>
        <w:tblBorders>
          <w:left w:val="none" w:sz="0" w:space="0" w:color="auto"/>
          <w:right w:val="none" w:sz="0" w:space="0" w:color="auto"/>
        </w:tblBorders>
        <w:tblLook w:val="04A0" w:firstRow="1" w:lastRow="0" w:firstColumn="1" w:lastColumn="0" w:noHBand="0" w:noVBand="1"/>
      </w:tblPr>
      <w:tblGrid>
        <w:gridCol w:w="4111"/>
        <w:gridCol w:w="3119"/>
        <w:gridCol w:w="1842"/>
      </w:tblGrid>
      <w:tr w:rsidR="003D3DC3" w:rsidRPr="00F03B09" w:rsidTr="000144C4">
        <w:tc>
          <w:tcPr>
            <w:tcW w:w="4111" w:type="dxa"/>
          </w:tcPr>
          <w:p w:rsidR="005907DF" w:rsidRPr="00F03B09" w:rsidRDefault="005907DF" w:rsidP="003D3DC3">
            <w:pPr>
              <w:autoSpaceDE w:val="0"/>
              <w:autoSpaceDN w:val="0"/>
              <w:adjustRightInd w:val="0"/>
              <w:spacing w:line="288" w:lineRule="auto"/>
              <w:jc w:val="center"/>
              <w:rPr>
                <w:rFonts w:ascii="宋体" w:eastAsia="宋体" w:hAnsi="宋体" w:cs="瀹嬩綋"/>
                <w:kern w:val="0"/>
                <w:sz w:val="24"/>
                <w:szCs w:val="24"/>
              </w:rPr>
            </w:pPr>
            <w:r w:rsidRPr="00F03B09">
              <w:rPr>
                <w:rFonts w:ascii="宋体" w:eastAsia="宋体" w:hAnsi="宋体" w:cs="瀹嬩綋" w:hint="eastAsia"/>
                <w:kern w:val="0"/>
                <w:sz w:val="24"/>
                <w:szCs w:val="24"/>
              </w:rPr>
              <w:t>路径实例</w:t>
            </w:r>
          </w:p>
        </w:tc>
        <w:tc>
          <w:tcPr>
            <w:tcW w:w="3119" w:type="dxa"/>
            <w:vAlign w:val="center"/>
          </w:tcPr>
          <w:p w:rsidR="005907DF" w:rsidRPr="00F03B09" w:rsidRDefault="005907DF" w:rsidP="003D3DC3">
            <w:pPr>
              <w:autoSpaceDE w:val="0"/>
              <w:autoSpaceDN w:val="0"/>
              <w:adjustRightInd w:val="0"/>
              <w:spacing w:line="288" w:lineRule="auto"/>
              <w:jc w:val="center"/>
              <w:rPr>
                <w:rFonts w:ascii="宋体" w:eastAsia="宋体" w:hAnsi="宋体" w:cs="瀹嬩綋"/>
                <w:kern w:val="0"/>
                <w:sz w:val="24"/>
                <w:szCs w:val="24"/>
              </w:rPr>
            </w:pPr>
            <w:r w:rsidRPr="00F03B09">
              <w:rPr>
                <w:rFonts w:ascii="宋体" w:eastAsia="宋体" w:hAnsi="宋体" w:cs="瀹嬩綋" w:hint="eastAsia"/>
                <w:kern w:val="0"/>
                <w:sz w:val="24"/>
                <w:szCs w:val="24"/>
              </w:rPr>
              <w:t>元路径</w:t>
            </w:r>
          </w:p>
        </w:tc>
        <w:tc>
          <w:tcPr>
            <w:tcW w:w="1842" w:type="dxa"/>
          </w:tcPr>
          <w:p w:rsidR="005907DF" w:rsidRPr="00F03B09" w:rsidRDefault="005907DF" w:rsidP="003D3DC3">
            <w:pPr>
              <w:tabs>
                <w:tab w:val="center" w:pos="1094"/>
              </w:tabs>
              <w:autoSpaceDE w:val="0"/>
              <w:autoSpaceDN w:val="0"/>
              <w:adjustRightInd w:val="0"/>
              <w:spacing w:line="288" w:lineRule="auto"/>
              <w:jc w:val="center"/>
              <w:rPr>
                <w:rFonts w:ascii="宋体" w:eastAsia="宋体" w:hAnsi="宋体" w:cs="瀹嬩綋"/>
                <w:kern w:val="0"/>
                <w:sz w:val="24"/>
                <w:szCs w:val="24"/>
              </w:rPr>
            </w:pPr>
            <w:r w:rsidRPr="00F03B09">
              <w:rPr>
                <w:rFonts w:ascii="宋体" w:eastAsia="宋体" w:hAnsi="宋体" w:cs="瀹嬩綋" w:hint="eastAsia"/>
                <w:kern w:val="0"/>
                <w:sz w:val="24"/>
                <w:szCs w:val="24"/>
              </w:rPr>
              <w:t>实际意义</w:t>
            </w:r>
          </w:p>
        </w:tc>
      </w:tr>
      <w:tr w:rsidR="003D3DC3" w:rsidRPr="00F03B09" w:rsidTr="000144C4">
        <w:tc>
          <w:tcPr>
            <w:tcW w:w="4111" w:type="dxa"/>
            <w:vAlign w:val="center"/>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孙-NetClus-韩</w:t>
            </w:r>
          </w:p>
        </w:tc>
        <w:tc>
          <w:tcPr>
            <w:tcW w:w="3119" w:type="dxa"/>
            <w:vAlign w:val="center"/>
          </w:tcPr>
          <w:p w:rsidR="005907DF" w:rsidRPr="00F03B09" w:rsidRDefault="005907DF" w:rsidP="003D3DC3">
            <w:pPr>
              <w:autoSpaceDE w:val="0"/>
              <w:autoSpaceDN w:val="0"/>
              <w:adjustRightInd w:val="0"/>
              <w:spacing w:line="288" w:lineRule="auto"/>
              <w:jc w:val="left"/>
              <w:rPr>
                <w:rFonts w:ascii="宋体" w:eastAsia="宋体" w:hAnsi="宋体" w:cs="瀹嬩綋"/>
                <w:kern w:val="0"/>
                <w:sz w:val="24"/>
                <w:szCs w:val="24"/>
              </w:rPr>
            </w:pPr>
            <w:r w:rsidRPr="00F03B09">
              <w:rPr>
                <w:rFonts w:ascii="宋体" w:eastAsia="宋体" w:hAnsi="宋体" w:cs="瀹嬩綋" w:hint="eastAsia"/>
                <w:kern w:val="0"/>
                <w:sz w:val="24"/>
                <w:szCs w:val="24"/>
              </w:rPr>
              <w:t>作者-论文-作者</w:t>
            </w:r>
            <m:oMath>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APA</m:t>
                  </m:r>
                </m:e>
              </m:d>
            </m:oMath>
          </w:p>
        </w:tc>
        <w:tc>
          <w:tcPr>
            <w:tcW w:w="1842" w:type="dxa"/>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作者合作同一篇论文</w:t>
            </w:r>
          </w:p>
        </w:tc>
      </w:tr>
      <w:tr w:rsidR="003D3DC3" w:rsidRPr="00F03B09" w:rsidTr="000144C4">
        <w:tc>
          <w:tcPr>
            <w:tcW w:w="4111" w:type="dxa"/>
            <w:vAlign w:val="center"/>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r w:rsidRPr="00F03B09">
              <w:rPr>
                <w:rFonts w:ascii="宋体" w:eastAsia="宋体" w:hAnsi="宋体" w:cs="瀹嬩綋"/>
                <w:kern w:val="0"/>
                <w:sz w:val="24"/>
                <w:szCs w:val="24"/>
              </w:rPr>
              <w:t>-PathSim-VLDB-PathSim-</w:t>
            </w:r>
            <w:r w:rsidRPr="00F03B09">
              <w:rPr>
                <w:rFonts w:ascii="宋体" w:eastAsia="宋体" w:hAnsi="宋体" w:cs="瀹嬩綋" w:hint="eastAsia"/>
                <w:kern w:val="0"/>
                <w:sz w:val="24"/>
                <w:szCs w:val="24"/>
              </w:rPr>
              <w:t>韩</w:t>
            </w:r>
          </w:p>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r w:rsidRPr="00F03B09">
              <w:rPr>
                <w:rFonts w:ascii="宋体" w:eastAsia="宋体" w:hAnsi="宋体" w:cs="瀹嬩綋"/>
                <w:kern w:val="0"/>
                <w:sz w:val="24"/>
                <w:szCs w:val="24"/>
              </w:rPr>
              <w:t>PathSim-VLDB</w:t>
            </w:r>
            <w:r w:rsidR="000144C4">
              <w:rPr>
                <w:rFonts w:ascii="宋体" w:eastAsia="宋体" w:hAnsi="宋体" w:cs="瀹嬩綋"/>
                <w:kern w:val="0"/>
                <w:sz w:val="24"/>
                <w:szCs w:val="24"/>
              </w:rPr>
              <w:t>-</w:t>
            </w:r>
            <w:r w:rsidRPr="00F03B09">
              <w:rPr>
                <w:rFonts w:ascii="宋体" w:eastAsia="宋体" w:hAnsi="宋体" w:cs="瀹嬩綋"/>
                <w:kern w:val="0"/>
                <w:sz w:val="24"/>
                <w:szCs w:val="24"/>
              </w:rPr>
              <w:t>GenClus</w:t>
            </w:r>
            <w:r w:rsidRPr="00F03B09">
              <w:rPr>
                <w:rFonts w:ascii="宋体" w:eastAsia="宋体" w:hAnsi="宋体" w:cs="瀹嬩綋" w:hint="eastAsia"/>
                <w:kern w:val="0"/>
                <w:sz w:val="24"/>
                <w:szCs w:val="24"/>
              </w:rPr>
              <w:t>-阿加沃尔</w:t>
            </w:r>
          </w:p>
        </w:tc>
        <w:tc>
          <w:tcPr>
            <w:tcW w:w="3119" w:type="dxa"/>
            <w:vAlign w:val="center"/>
          </w:tcPr>
          <w:p w:rsidR="005907DF" w:rsidRPr="00F03B09" w:rsidRDefault="005907DF" w:rsidP="003D3DC3">
            <w:pPr>
              <w:autoSpaceDE w:val="0"/>
              <w:autoSpaceDN w:val="0"/>
              <w:adjustRightInd w:val="0"/>
              <w:spacing w:line="288" w:lineRule="auto"/>
              <w:jc w:val="left"/>
              <w:rPr>
                <w:rFonts w:ascii="宋体" w:eastAsia="宋体" w:hAnsi="宋体" w:cs="瀹嬩綋"/>
                <w:kern w:val="0"/>
                <w:sz w:val="24"/>
                <w:szCs w:val="24"/>
              </w:rPr>
            </w:pPr>
            <w:r w:rsidRPr="00F03B09">
              <w:rPr>
                <w:rFonts w:ascii="宋体" w:eastAsia="宋体" w:hAnsi="宋体" w:cs="瀹嬩綋" w:hint="eastAsia"/>
                <w:kern w:val="0"/>
                <w:sz w:val="24"/>
                <w:szCs w:val="24"/>
              </w:rPr>
              <w:t>作者-论文-会议-论文-作者</w:t>
            </w:r>
            <m:oMath>
              <m:d>
                <m:dPr>
                  <m:ctrlPr>
                    <w:rPr>
                      <w:rFonts w:ascii="Cambria Math" w:eastAsia="宋体" w:hAnsi="Cambria Math" w:cs="瀹嬩綋"/>
                      <w:kern w:val="0"/>
                      <w:sz w:val="24"/>
                      <w:szCs w:val="24"/>
                    </w:rPr>
                  </m:ctrlPr>
                </m:dPr>
                <m:e>
                  <m:r>
                    <m:rPr>
                      <m:sty m:val="p"/>
                    </m:rPr>
                    <w:rPr>
                      <w:rFonts w:ascii="Cambria Math" w:eastAsia="宋体" w:hAnsi="Cambria Math" w:cs="瀹嬩綋" w:hint="eastAsia"/>
                      <w:kern w:val="0"/>
                      <w:sz w:val="24"/>
                      <w:szCs w:val="24"/>
                    </w:rPr>
                    <m:t>APVPA </m:t>
                  </m:r>
                </m:e>
              </m:d>
            </m:oMath>
          </w:p>
        </w:tc>
        <w:tc>
          <w:tcPr>
            <w:tcW w:w="1842" w:type="dxa"/>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作者在同一会议发表论文</w:t>
            </w:r>
          </w:p>
        </w:tc>
      </w:tr>
      <w:tr w:rsidR="003D3DC3" w:rsidRPr="00F03B09" w:rsidTr="000144C4">
        <w:tc>
          <w:tcPr>
            <w:tcW w:w="4111" w:type="dxa"/>
            <w:vAlign w:val="center"/>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r w:rsidRPr="00F03B09">
              <w:rPr>
                <w:rFonts w:ascii="宋体" w:eastAsia="宋体" w:hAnsi="宋体" w:cs="瀹嬩綋"/>
                <w:kern w:val="0"/>
                <w:sz w:val="24"/>
                <w:szCs w:val="24"/>
              </w:rPr>
              <w:t>-NetClus-KDD</w:t>
            </w:r>
          </w:p>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lastRenderedPageBreak/>
              <w:t>孙</w:t>
            </w:r>
            <w:r w:rsidRPr="00F03B09">
              <w:rPr>
                <w:rFonts w:ascii="宋体" w:eastAsia="宋体" w:hAnsi="宋体" w:cs="瀹嬩綋"/>
                <w:kern w:val="0"/>
                <w:sz w:val="24"/>
                <w:szCs w:val="24"/>
              </w:rPr>
              <w:t>-PathSim-VLDB</w:t>
            </w:r>
          </w:p>
        </w:tc>
        <w:tc>
          <w:tcPr>
            <w:tcW w:w="3119" w:type="dxa"/>
            <w:vAlign w:val="center"/>
          </w:tcPr>
          <w:p w:rsidR="005907DF" w:rsidRPr="00F03B09" w:rsidRDefault="005907DF" w:rsidP="003D3DC3">
            <w:pPr>
              <w:autoSpaceDE w:val="0"/>
              <w:autoSpaceDN w:val="0"/>
              <w:adjustRightInd w:val="0"/>
              <w:spacing w:line="288" w:lineRule="auto"/>
              <w:jc w:val="left"/>
              <w:rPr>
                <w:rFonts w:ascii="宋体" w:eastAsia="宋体" w:hAnsi="宋体" w:cs="瀹嬩綋"/>
                <w:kern w:val="0"/>
                <w:sz w:val="24"/>
                <w:szCs w:val="24"/>
              </w:rPr>
            </w:pPr>
            <w:r w:rsidRPr="00F03B09">
              <w:rPr>
                <w:rFonts w:ascii="宋体" w:eastAsia="宋体" w:hAnsi="宋体" w:cs="瀹嬩綋" w:hint="eastAsia"/>
                <w:kern w:val="0"/>
                <w:sz w:val="24"/>
                <w:szCs w:val="24"/>
              </w:rPr>
              <w:lastRenderedPageBreak/>
              <w:t>作者-论文-会议</w:t>
            </w:r>
            <m:oMath>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APV</m:t>
                  </m:r>
                </m:e>
              </m:d>
            </m:oMath>
          </w:p>
        </w:tc>
        <w:tc>
          <w:tcPr>
            <w:tcW w:w="1842" w:type="dxa"/>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作者在一个会</w:t>
            </w:r>
            <w:r w:rsidRPr="00F03B09">
              <w:rPr>
                <w:rFonts w:ascii="宋体" w:eastAsia="宋体" w:hAnsi="宋体" w:cs="瀹嬩綋" w:hint="eastAsia"/>
                <w:kern w:val="0"/>
                <w:sz w:val="24"/>
                <w:szCs w:val="24"/>
              </w:rPr>
              <w:lastRenderedPageBreak/>
              <w:t>议上发表论文</w:t>
            </w:r>
          </w:p>
        </w:tc>
      </w:tr>
    </w:tbl>
    <w:p w:rsidR="007D6684" w:rsidRPr="0000003F" w:rsidRDefault="007D6684" w:rsidP="007D6684">
      <w:pPr>
        <w:autoSpaceDE w:val="0"/>
        <w:autoSpaceDN w:val="0"/>
        <w:adjustRightInd w:val="0"/>
        <w:spacing w:line="288" w:lineRule="auto"/>
        <w:ind w:firstLineChars="200" w:firstLine="420"/>
        <w:jc w:val="center"/>
        <w:rPr>
          <w:rFonts w:ascii="楷体" w:eastAsia="楷体" w:hAnsi="楷体" w:cs="瀹嬩綋"/>
          <w:kern w:val="0"/>
        </w:rPr>
      </w:pPr>
      <w:r w:rsidRPr="0000003F">
        <w:rPr>
          <w:rFonts w:ascii="楷体" w:eastAsia="楷体" w:hAnsi="楷体" w:cs="瀹嬩綋" w:hint="eastAsia"/>
          <w:kern w:val="0"/>
        </w:rPr>
        <w:lastRenderedPageBreak/>
        <w:t>表</w:t>
      </w:r>
      <w:r w:rsidRPr="0000003F">
        <w:rPr>
          <w:rFonts w:ascii="楷体" w:eastAsia="楷体" w:hAnsi="楷体" w:cs="瀹嬩綋"/>
          <w:kern w:val="0"/>
        </w:rPr>
        <w:t>2-1 关于</w:t>
      </w:r>
      <w:r w:rsidRPr="0000003F">
        <w:rPr>
          <w:rFonts w:ascii="楷体" w:eastAsia="楷体" w:hAnsi="楷体" w:cs="瀹嬩綋" w:hint="eastAsia"/>
          <w:kern w:val="0"/>
        </w:rPr>
        <w:t>文献</w:t>
      </w:r>
      <w:r w:rsidRPr="0000003F">
        <w:rPr>
          <w:rFonts w:ascii="楷体" w:eastAsia="楷体" w:hAnsi="楷体" w:cs="瀹嬩綋"/>
          <w:kern w:val="0"/>
        </w:rPr>
        <w:t>数据的元路径示例及其</w:t>
      </w:r>
      <w:r w:rsidRPr="0000003F">
        <w:rPr>
          <w:rFonts w:ascii="楷体" w:eastAsia="楷体" w:hAnsi="楷体" w:cs="瀹嬩綋" w:hint="eastAsia"/>
          <w:kern w:val="0"/>
        </w:rPr>
        <w:t>实际</w:t>
      </w:r>
      <w:r w:rsidRPr="0000003F">
        <w:rPr>
          <w:rFonts w:ascii="楷体" w:eastAsia="楷体" w:hAnsi="楷体" w:cs="瀹嬩綋"/>
          <w:kern w:val="0"/>
        </w:rPr>
        <w:t>意义</w:t>
      </w:r>
    </w:p>
    <w:p w:rsidR="00842E69" w:rsidRDefault="005C3CBA" w:rsidP="00D04AF3">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以</w:t>
      </w:r>
      <w:r w:rsidR="005907DF" w:rsidRPr="00F03B09">
        <w:rPr>
          <w:rFonts w:ascii="宋体" w:eastAsia="宋体" w:hAnsi="宋体" w:cs="瀹嬩綋"/>
          <w:kern w:val="0"/>
          <w:sz w:val="24"/>
          <w:szCs w:val="24"/>
        </w:rPr>
        <w:t>图</w:t>
      </w:r>
      <w:r>
        <w:rPr>
          <w:rFonts w:ascii="宋体" w:eastAsia="宋体" w:hAnsi="宋体" w:cs="瀹嬩綋" w:hint="eastAsia"/>
          <w:kern w:val="0"/>
          <w:sz w:val="24"/>
          <w:szCs w:val="24"/>
        </w:rPr>
        <w:t>2</w:t>
      </w:r>
      <w:r>
        <w:rPr>
          <w:rFonts w:ascii="宋体" w:eastAsia="宋体" w:hAnsi="宋体" w:cs="瀹嬩綋"/>
          <w:kern w:val="0"/>
          <w:sz w:val="24"/>
          <w:szCs w:val="24"/>
        </w:rPr>
        <w:t>-2</w:t>
      </w:r>
      <w:r w:rsidR="005907DF" w:rsidRPr="00F03B09">
        <w:rPr>
          <w:rFonts w:ascii="宋体" w:eastAsia="宋体" w:hAnsi="宋体" w:cs="瀹嬩綋"/>
          <w:kern w:val="0"/>
          <w:sz w:val="24"/>
          <w:szCs w:val="24"/>
        </w:rPr>
        <w:t>所示</w:t>
      </w:r>
      <w:r>
        <w:rPr>
          <w:rFonts w:ascii="宋体" w:eastAsia="宋体" w:hAnsi="宋体" w:cs="瀹嬩綋" w:hint="eastAsia"/>
          <w:kern w:val="0"/>
          <w:sz w:val="24"/>
          <w:szCs w:val="24"/>
        </w:rPr>
        <w:t>的元路径为例</w:t>
      </w:r>
      <w:r w:rsidR="005907DF" w:rsidRPr="00F03B09">
        <w:rPr>
          <w:rFonts w:ascii="宋体" w:eastAsia="宋体" w:hAnsi="宋体" w:cs="瀹嬩綋"/>
          <w:kern w:val="0"/>
          <w:sz w:val="24"/>
          <w:szCs w:val="24"/>
        </w:rPr>
        <w:t>，作者可以通过</w:t>
      </w:r>
      <w:r>
        <w:rPr>
          <w:rFonts w:ascii="宋体" w:eastAsia="宋体" w:hAnsi="宋体" w:cs="瀹嬩綋" w:hint="eastAsia"/>
          <w:kern w:val="0"/>
          <w:sz w:val="24"/>
          <w:szCs w:val="24"/>
        </w:rPr>
        <w:t>相应元路径</w:t>
      </w:r>
      <w:r w:rsidR="005907DF" w:rsidRPr="00F03B09">
        <w:rPr>
          <w:rFonts w:ascii="宋体" w:eastAsia="宋体" w:hAnsi="宋体" w:cs="瀹嬩綋"/>
          <w:kern w:val="0"/>
          <w:sz w:val="24"/>
          <w:szCs w:val="24"/>
        </w:rPr>
        <w:t>连接，如“作者-论文-作者”</w:t>
      </w:r>
      <m:oMath>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APA</m:t>
            </m:r>
          </m:e>
        </m:d>
      </m:oMath>
      <w:r w:rsidR="005907DF" w:rsidRPr="00F03B09">
        <w:rPr>
          <w:rFonts w:ascii="宋体" w:eastAsia="宋体" w:hAnsi="宋体" w:cs="瀹嬩綋"/>
          <w:kern w:val="0"/>
          <w:sz w:val="24"/>
          <w:szCs w:val="24"/>
        </w:rPr>
        <w:t>路径，“作者-论文</w:t>
      </w:r>
      <w:r w:rsidR="00842E69">
        <w:rPr>
          <w:rFonts w:ascii="宋体" w:eastAsia="宋体" w:hAnsi="宋体" w:cs="瀹嬩綋"/>
          <w:kern w:val="0"/>
          <w:sz w:val="24"/>
          <w:szCs w:val="24"/>
        </w:rPr>
        <w:t>-</w:t>
      </w:r>
      <w:r w:rsidR="005907DF" w:rsidRPr="00F03B09">
        <w:rPr>
          <w:rFonts w:ascii="宋体" w:eastAsia="宋体" w:hAnsi="宋体" w:cs="瀹嬩綋" w:hint="eastAsia"/>
          <w:kern w:val="0"/>
          <w:sz w:val="24"/>
          <w:szCs w:val="24"/>
        </w:rPr>
        <w:t>会议</w:t>
      </w:r>
      <w:r w:rsidR="005907DF" w:rsidRPr="00F03B09">
        <w:rPr>
          <w:rFonts w:ascii="宋体" w:eastAsia="宋体" w:hAnsi="宋体" w:cs="瀹嬩綋"/>
          <w:kern w:val="0"/>
          <w:sz w:val="24"/>
          <w:szCs w:val="24"/>
        </w:rPr>
        <w:t>-</w:t>
      </w:r>
      <w:r w:rsidR="005907DF" w:rsidRPr="00F03B09">
        <w:rPr>
          <w:rFonts w:ascii="宋体" w:eastAsia="宋体" w:hAnsi="宋体" w:cs="瀹嬩綋" w:hint="eastAsia"/>
          <w:kern w:val="0"/>
          <w:sz w:val="24"/>
          <w:szCs w:val="24"/>
        </w:rPr>
        <w:t>论文</w:t>
      </w:r>
      <w:r w:rsidR="005907DF" w:rsidRPr="00F03B09">
        <w:rPr>
          <w:rFonts w:ascii="宋体" w:eastAsia="宋体" w:hAnsi="宋体" w:cs="瀹嬩綋"/>
          <w:kern w:val="0"/>
          <w:sz w:val="24"/>
          <w:szCs w:val="24"/>
        </w:rPr>
        <w:t>-</w:t>
      </w:r>
      <w:r w:rsidR="005907DF" w:rsidRPr="00F03B09">
        <w:rPr>
          <w:rFonts w:ascii="宋体" w:eastAsia="宋体" w:hAnsi="宋体" w:cs="瀹嬩綋" w:hint="eastAsia"/>
          <w:kern w:val="0"/>
          <w:sz w:val="24"/>
          <w:szCs w:val="24"/>
        </w:rPr>
        <w:t>作者</w:t>
      </w:r>
      <w:r w:rsidR="005907DF" w:rsidRPr="00F03B09">
        <w:rPr>
          <w:rFonts w:ascii="宋体" w:eastAsia="宋体" w:hAnsi="宋体" w:cs="瀹嬩綋"/>
          <w:kern w:val="0"/>
          <w:sz w:val="24"/>
          <w:szCs w:val="24"/>
        </w:rPr>
        <w:t>”</w:t>
      </w:r>
      <m:oMath>
        <m:d>
          <m:dPr>
            <m:ctrlPr>
              <w:rPr>
                <w:rFonts w:ascii="Cambria Math" w:eastAsia="宋体" w:hAnsi="Cambria Math" w:cs="瀹嬩綋"/>
                <w:kern w:val="0"/>
                <w:sz w:val="24"/>
                <w:szCs w:val="24"/>
              </w:rPr>
            </m:ctrlPr>
          </m:dPr>
          <m:e>
            <m:r>
              <m:rPr>
                <m:sty m:val="p"/>
              </m:rPr>
              <w:rPr>
                <w:rFonts w:ascii="Cambria Math" w:eastAsia="宋体" w:hAnsi="Cambria Math" w:cs="瀹嬩綋" w:hint="eastAsia"/>
                <w:kern w:val="0"/>
                <w:sz w:val="24"/>
                <w:szCs w:val="24"/>
              </w:rPr>
              <m:t>APVPA </m:t>
            </m:r>
          </m:e>
        </m:d>
      </m:oMath>
      <w:r w:rsidR="005907DF" w:rsidRPr="00F03B09">
        <w:rPr>
          <w:rFonts w:ascii="宋体" w:eastAsia="宋体" w:hAnsi="宋体" w:cs="瀹嬩綋"/>
          <w:kern w:val="0"/>
          <w:sz w:val="24"/>
          <w:szCs w:val="24"/>
        </w:rPr>
        <w:t>路径等。此外，表</w:t>
      </w:r>
      <w:r w:rsidR="00842E69">
        <w:rPr>
          <w:rFonts w:ascii="宋体" w:eastAsia="宋体" w:hAnsi="宋体" w:cs="瀹嬩綋"/>
          <w:kern w:val="0"/>
          <w:sz w:val="24"/>
          <w:szCs w:val="24"/>
        </w:rPr>
        <w:t>2-1</w:t>
      </w:r>
      <w:r w:rsidR="00842E69">
        <w:rPr>
          <w:rFonts w:ascii="宋体" w:eastAsia="宋体" w:hAnsi="宋体" w:cs="瀹嬩綋" w:hint="eastAsia"/>
          <w:kern w:val="0"/>
          <w:sz w:val="24"/>
          <w:szCs w:val="24"/>
        </w:rPr>
        <w:t>说明</w:t>
      </w:r>
      <w:r w:rsidR="005907DF" w:rsidRPr="00F03B09">
        <w:rPr>
          <w:rFonts w:ascii="宋体" w:eastAsia="宋体" w:hAnsi="宋体" w:cs="瀹嬩綋"/>
          <w:kern w:val="0"/>
          <w:sz w:val="24"/>
          <w:szCs w:val="24"/>
        </w:rPr>
        <w:t>了</w:t>
      </w:r>
      <w:r w:rsidR="005907DF" w:rsidRPr="00F03B09">
        <w:rPr>
          <w:rFonts w:ascii="宋体" w:eastAsia="宋体" w:hAnsi="宋体" w:cs="瀹嬩綋" w:hint="eastAsia"/>
          <w:kern w:val="0"/>
          <w:sz w:val="24"/>
          <w:szCs w:val="24"/>
        </w:rPr>
        <w:t>元路径的</w:t>
      </w:r>
      <w:r w:rsidR="005907DF" w:rsidRPr="00F03B09">
        <w:rPr>
          <w:rFonts w:ascii="宋体" w:eastAsia="宋体" w:hAnsi="宋体" w:cs="瀹嬩綋"/>
          <w:kern w:val="0"/>
          <w:sz w:val="24"/>
          <w:szCs w:val="24"/>
        </w:rPr>
        <w:t>路径实例</w:t>
      </w:r>
      <w:r w:rsidR="005907DF" w:rsidRPr="00F03B09">
        <w:rPr>
          <w:rFonts w:ascii="宋体" w:eastAsia="宋体" w:hAnsi="宋体" w:cs="瀹嬩綋" w:hint="eastAsia"/>
          <w:kern w:val="0"/>
          <w:sz w:val="24"/>
          <w:szCs w:val="24"/>
        </w:rPr>
        <w:t>和</w:t>
      </w:r>
      <w:r w:rsidR="00842E69">
        <w:rPr>
          <w:rFonts w:ascii="宋体" w:eastAsia="宋体" w:hAnsi="宋体" w:cs="瀹嬩綋" w:hint="eastAsia"/>
          <w:kern w:val="0"/>
          <w:sz w:val="24"/>
          <w:szCs w:val="24"/>
        </w:rPr>
        <w:t>相应</w:t>
      </w:r>
      <w:r w:rsidR="005907DF" w:rsidRPr="00F03B09">
        <w:rPr>
          <w:rFonts w:ascii="宋体" w:eastAsia="宋体" w:hAnsi="宋体" w:cs="瀹嬩綋" w:hint="eastAsia"/>
          <w:kern w:val="0"/>
          <w:sz w:val="24"/>
          <w:szCs w:val="24"/>
        </w:rPr>
        <w:t>语义。显然，这些路径的语义不同。</w:t>
      </w:r>
      <m:oMath>
        <m:r>
          <m:rPr>
            <m:sty m:val="p"/>
          </m:rPr>
          <w:rPr>
            <w:rFonts w:ascii="Cambria Math" w:eastAsia="宋体" w:hAnsi="Cambria Math" w:cs="瀹嬩綋"/>
            <w:kern w:val="0"/>
            <w:sz w:val="24"/>
            <w:szCs w:val="24"/>
          </w:rPr>
          <m:t>APA</m:t>
        </m:r>
      </m:oMath>
      <w:r w:rsidR="005907DF" w:rsidRPr="00F03B09">
        <w:rPr>
          <w:rFonts w:ascii="宋体" w:eastAsia="宋体" w:hAnsi="宋体" w:cs="瀹嬩綋"/>
          <w:kern w:val="0"/>
          <w:sz w:val="24"/>
          <w:szCs w:val="24"/>
        </w:rPr>
        <w:t>路径指作者合作</w:t>
      </w:r>
      <w:r w:rsidR="00842E69">
        <w:rPr>
          <w:rFonts w:ascii="宋体" w:eastAsia="宋体" w:hAnsi="宋体" w:cs="瀹嬩綋" w:hint="eastAsia"/>
          <w:kern w:val="0"/>
          <w:sz w:val="24"/>
          <w:szCs w:val="24"/>
        </w:rPr>
        <w:t>了</w:t>
      </w:r>
      <w:r w:rsidR="005907DF" w:rsidRPr="00F03B09">
        <w:rPr>
          <w:rFonts w:ascii="宋体" w:eastAsia="宋体" w:hAnsi="宋体" w:cs="瀹嬩綋" w:hint="eastAsia"/>
          <w:kern w:val="0"/>
          <w:sz w:val="24"/>
          <w:szCs w:val="24"/>
        </w:rPr>
        <w:t>一篇论文</w:t>
      </w:r>
      <w:r w:rsidR="005907DF" w:rsidRPr="00F03B09">
        <w:rPr>
          <w:rFonts w:ascii="宋体" w:eastAsia="宋体" w:hAnsi="宋体" w:cs="瀹嬩綋"/>
          <w:kern w:val="0"/>
          <w:sz w:val="24"/>
          <w:szCs w:val="24"/>
        </w:rPr>
        <w:t>（即合作作者关系），而</w:t>
      </w:r>
      <m:oMath>
        <m:r>
          <m:rPr>
            <m:sty m:val="p"/>
          </m:rPr>
          <w:rPr>
            <w:rFonts w:ascii="Cambria Math" w:eastAsia="宋体" w:hAnsi="Cambria Math" w:cs="瀹嬩綋" w:hint="eastAsia"/>
            <w:kern w:val="0"/>
            <w:sz w:val="24"/>
            <w:szCs w:val="24"/>
          </w:rPr>
          <m:t>APVPA</m:t>
        </m:r>
      </m:oMath>
      <w:r w:rsidR="005907DF" w:rsidRPr="00F03B09">
        <w:rPr>
          <w:rFonts w:ascii="宋体" w:eastAsia="宋体" w:hAnsi="宋体" w:cs="瀹嬩綋"/>
          <w:kern w:val="0"/>
          <w:sz w:val="24"/>
          <w:szCs w:val="24"/>
        </w:rPr>
        <w:t>路径</w:t>
      </w:r>
      <w:r w:rsidR="00842E69">
        <w:rPr>
          <w:rFonts w:ascii="宋体" w:eastAsia="宋体" w:hAnsi="宋体" w:cs="瀹嬩綋" w:hint="eastAsia"/>
          <w:kern w:val="0"/>
          <w:sz w:val="24"/>
          <w:szCs w:val="24"/>
        </w:rPr>
        <w:t>指</w:t>
      </w:r>
      <w:r w:rsidR="005907DF" w:rsidRPr="00F03B09">
        <w:rPr>
          <w:rFonts w:ascii="宋体" w:eastAsia="宋体" w:hAnsi="宋体" w:cs="瀹嬩綋"/>
          <w:kern w:val="0"/>
          <w:sz w:val="24"/>
          <w:szCs w:val="24"/>
        </w:rPr>
        <w:t>作者</w:t>
      </w:r>
      <w:r w:rsidR="005907DF" w:rsidRPr="00F03B09">
        <w:rPr>
          <w:rFonts w:ascii="宋体" w:eastAsia="宋体" w:hAnsi="宋体" w:cs="瀹嬩綋" w:hint="eastAsia"/>
          <w:kern w:val="0"/>
          <w:sz w:val="24"/>
          <w:szCs w:val="24"/>
        </w:rPr>
        <w:t>在同一会议发表论文</w:t>
      </w:r>
      <w:r w:rsidR="005907DF" w:rsidRPr="00F03B09">
        <w:rPr>
          <w:rFonts w:ascii="宋体" w:eastAsia="宋体" w:hAnsi="宋体" w:cs="瀹嬩綋"/>
          <w:kern w:val="0"/>
          <w:sz w:val="24"/>
          <w:szCs w:val="24"/>
        </w:rPr>
        <w:t>。</w:t>
      </w:r>
    </w:p>
    <w:p w:rsidR="00E12A67" w:rsidRPr="00F03B09" w:rsidRDefault="005907DF" w:rsidP="00D04AF3">
      <w:pPr>
        <w:autoSpaceDE w:val="0"/>
        <w:autoSpaceDN w:val="0"/>
        <w:adjustRightInd w:val="0"/>
        <w:spacing w:line="288" w:lineRule="auto"/>
        <w:ind w:firstLineChars="200" w:firstLine="480"/>
        <w:rPr>
          <w:rFonts w:ascii="宋体" w:eastAsia="宋体" w:hAnsi="宋体" w:cs="瀹嬩綋"/>
          <w:kern w:val="0"/>
          <w:sz w:val="24"/>
          <w:szCs w:val="24"/>
        </w:rPr>
      </w:pPr>
      <w:r w:rsidRPr="00F03B09">
        <w:rPr>
          <w:rFonts w:ascii="宋体" w:eastAsia="宋体" w:hAnsi="宋体" w:cs="瀹嬩綋"/>
          <w:kern w:val="0"/>
          <w:sz w:val="24"/>
          <w:szCs w:val="24"/>
        </w:rPr>
        <w:t>元路径</w:t>
      </w:r>
      <w:r w:rsidR="001072D1">
        <w:rPr>
          <w:rFonts w:ascii="宋体" w:eastAsia="宋体" w:hAnsi="宋体" w:cs="瀹嬩綋" w:hint="eastAsia"/>
          <w:kern w:val="0"/>
          <w:sz w:val="24"/>
          <w:szCs w:val="24"/>
        </w:rPr>
        <w:t>包含</w:t>
      </w:r>
      <w:r w:rsidRPr="00F03B09">
        <w:rPr>
          <w:rFonts w:ascii="宋体" w:eastAsia="宋体" w:hAnsi="宋体" w:cs="瀹嬩綋"/>
          <w:kern w:val="0"/>
          <w:sz w:val="24"/>
          <w:szCs w:val="24"/>
        </w:rPr>
        <w:t>丰富语义是</w:t>
      </w:r>
      <w:r w:rsidRPr="00F03B09">
        <w:rPr>
          <w:rFonts w:ascii="宋体" w:eastAsia="宋体" w:hAnsi="宋体" w:cs="瀹嬩綋" w:hint="eastAsia"/>
          <w:kern w:val="0"/>
          <w:sz w:val="24"/>
          <w:szCs w:val="24"/>
        </w:rPr>
        <w:t>异质网络</w:t>
      </w:r>
      <w:r w:rsidRPr="00F03B09">
        <w:rPr>
          <w:rFonts w:ascii="宋体" w:eastAsia="宋体" w:hAnsi="宋体" w:cs="瀹嬩綋"/>
          <w:kern w:val="0"/>
          <w:sz w:val="24"/>
          <w:szCs w:val="24"/>
        </w:rPr>
        <w:t>的一个重要特征。基于不同的元路径，对象具有不同的连接关系和</w:t>
      </w:r>
      <w:r w:rsidR="001072D1">
        <w:rPr>
          <w:rFonts w:ascii="宋体" w:eastAsia="宋体" w:hAnsi="宋体" w:cs="瀹嬩綋" w:hint="eastAsia"/>
          <w:kern w:val="0"/>
          <w:sz w:val="24"/>
          <w:szCs w:val="24"/>
        </w:rPr>
        <w:t>相应的</w:t>
      </w:r>
      <w:r w:rsidRPr="00F03B09">
        <w:rPr>
          <w:rFonts w:ascii="宋体" w:eastAsia="宋体" w:hAnsi="宋体" w:cs="瀹嬩綋"/>
          <w:kern w:val="0"/>
          <w:sz w:val="24"/>
          <w:szCs w:val="24"/>
        </w:rPr>
        <w:t>路径语义，</w:t>
      </w:r>
      <w:r w:rsidRPr="00F03B09">
        <w:rPr>
          <w:rFonts w:ascii="宋体" w:eastAsia="宋体" w:hAnsi="宋体" w:cs="瀹嬩綋" w:hint="eastAsia"/>
          <w:kern w:val="0"/>
          <w:sz w:val="24"/>
          <w:szCs w:val="24"/>
        </w:rPr>
        <w:t>这</w:t>
      </w:r>
      <w:r w:rsidRPr="00F03B09">
        <w:rPr>
          <w:rFonts w:ascii="宋体" w:eastAsia="宋体" w:hAnsi="宋体" w:cs="瀹嬩綋"/>
          <w:kern w:val="0"/>
          <w:sz w:val="24"/>
          <w:szCs w:val="24"/>
        </w:rPr>
        <w:t>可能会对数据挖掘任务</w:t>
      </w:r>
      <w:r w:rsidR="006C3BD7">
        <w:rPr>
          <w:rFonts w:ascii="宋体" w:eastAsia="宋体" w:hAnsi="宋体" w:cs="瀹嬩綋" w:hint="eastAsia"/>
          <w:kern w:val="0"/>
          <w:sz w:val="24"/>
          <w:szCs w:val="24"/>
        </w:rPr>
        <w:t>的结果</w:t>
      </w:r>
      <w:r w:rsidRPr="00F03B09">
        <w:rPr>
          <w:rFonts w:ascii="宋体" w:eastAsia="宋体" w:hAnsi="宋体" w:cs="瀹嬩綋"/>
          <w:kern w:val="0"/>
          <w:sz w:val="24"/>
          <w:szCs w:val="24"/>
        </w:rPr>
        <w:t>产生影响。例如，基于不同元路径评估作者间的相似性得分是不同的</w:t>
      </w:r>
      <w:r w:rsidRPr="000D6586">
        <w:rPr>
          <w:rFonts w:ascii="宋体" w:eastAsia="宋体" w:hAnsi="宋体" w:cs="瀹嬩綋"/>
          <w:kern w:val="0"/>
          <w:sz w:val="24"/>
          <w:szCs w:val="24"/>
          <w:vertAlign w:val="superscript"/>
        </w:rPr>
        <w:t>[</w:t>
      </w:r>
      <w:r w:rsidR="00D10F23" w:rsidRPr="000D6586">
        <w:rPr>
          <w:rFonts w:ascii="宋体" w:eastAsia="宋体" w:hAnsi="宋体" w:cs="瀹嬩綋"/>
          <w:kern w:val="0"/>
          <w:sz w:val="24"/>
          <w:szCs w:val="24"/>
          <w:vertAlign w:val="superscript"/>
        </w:rPr>
        <w:t>15</w:t>
      </w:r>
      <w:r w:rsidRPr="000D6586">
        <w:rPr>
          <w:rFonts w:ascii="宋体" w:eastAsia="宋体" w:hAnsi="宋体" w:cs="瀹嬩綋"/>
          <w:kern w:val="0"/>
          <w:sz w:val="24"/>
          <w:szCs w:val="24"/>
          <w:vertAlign w:val="superscript"/>
        </w:rPr>
        <w:t>]</w:t>
      </w:r>
      <w:r w:rsidRPr="00F03B09">
        <w:rPr>
          <w:rFonts w:ascii="宋体" w:eastAsia="宋体" w:hAnsi="宋体" w:cs="瀹嬩綋"/>
          <w:kern w:val="0"/>
          <w:sz w:val="24"/>
          <w:szCs w:val="24"/>
        </w:rPr>
        <w:t>。根据</w:t>
      </w:r>
      <m:oMath>
        <m:r>
          <m:rPr>
            <m:sty m:val="p"/>
          </m:rPr>
          <w:rPr>
            <w:rFonts w:ascii="Cambria Math" w:eastAsia="宋体" w:hAnsi="Cambria Math" w:cs="瀹嬩綋"/>
            <w:kern w:val="0"/>
            <w:sz w:val="24"/>
            <w:szCs w:val="24"/>
          </w:rPr>
          <m:t>APA</m:t>
        </m:r>
      </m:oMath>
      <w:r w:rsidRPr="00F03B09">
        <w:rPr>
          <w:rFonts w:ascii="宋体" w:eastAsia="宋体" w:hAnsi="宋体" w:cs="瀹嬩綋"/>
          <w:kern w:val="0"/>
          <w:sz w:val="24"/>
          <w:szCs w:val="24"/>
        </w:rPr>
        <w:t>路径，共同发表论文的作者更相似，而</w:t>
      </w:r>
      <w:r w:rsidRPr="00F03B09">
        <w:rPr>
          <w:rFonts w:ascii="宋体" w:eastAsia="宋体" w:hAnsi="宋体" w:cs="瀹嬩綋" w:hint="eastAsia"/>
          <w:kern w:val="0"/>
          <w:sz w:val="24"/>
          <w:szCs w:val="24"/>
        </w:rPr>
        <w:t>根据</w:t>
      </w:r>
      <m:oMath>
        <m:r>
          <m:rPr>
            <m:sty m:val="p"/>
          </m:rPr>
          <w:rPr>
            <w:rFonts w:ascii="Cambria Math" w:eastAsia="宋体" w:hAnsi="Cambria Math" w:cs="瀹嬩綋" w:hint="eastAsia"/>
            <w:kern w:val="0"/>
            <w:sz w:val="24"/>
            <w:szCs w:val="24"/>
          </w:rPr>
          <m:t>APVPA</m:t>
        </m:r>
      </m:oMath>
      <w:r w:rsidRPr="00F03B09">
        <w:rPr>
          <w:rFonts w:ascii="宋体" w:eastAsia="宋体" w:hAnsi="宋体" w:cs="瀹嬩綋" w:hint="eastAsia"/>
          <w:iCs/>
          <w:kern w:val="0"/>
          <w:sz w:val="24"/>
          <w:szCs w:val="24"/>
        </w:rPr>
        <w:t>路径</w:t>
      </w:r>
      <w:r w:rsidR="006C3BD7">
        <w:rPr>
          <w:rFonts w:ascii="宋体" w:eastAsia="宋体" w:hAnsi="宋体" w:cs="瀹嬩綋" w:hint="eastAsia"/>
          <w:iCs/>
          <w:kern w:val="0"/>
          <w:sz w:val="24"/>
          <w:szCs w:val="24"/>
        </w:rPr>
        <w:t>，</w:t>
      </w:r>
      <w:r w:rsidRPr="00F03B09">
        <w:rPr>
          <w:rFonts w:ascii="宋体" w:eastAsia="宋体" w:hAnsi="宋体" w:cs="瀹嬩綋"/>
          <w:kern w:val="0"/>
          <w:sz w:val="24"/>
          <w:szCs w:val="24"/>
        </w:rPr>
        <w:t>在同一</w:t>
      </w:r>
      <w:r w:rsidRPr="00F03B09">
        <w:rPr>
          <w:rFonts w:ascii="宋体" w:eastAsia="宋体" w:hAnsi="宋体" w:cs="瀹嬩綋" w:hint="eastAsia"/>
          <w:kern w:val="0"/>
          <w:sz w:val="24"/>
          <w:szCs w:val="24"/>
        </w:rPr>
        <w:t>会议</w:t>
      </w:r>
      <w:r w:rsidRPr="00F03B09">
        <w:rPr>
          <w:rFonts w:ascii="宋体" w:eastAsia="宋体" w:hAnsi="宋体" w:cs="瀹嬩綋"/>
          <w:kern w:val="0"/>
          <w:sz w:val="24"/>
          <w:szCs w:val="24"/>
        </w:rPr>
        <w:t>发表论文的作者将更相似。作为一个独特的特征和有效的语义</w:t>
      </w:r>
      <w:r w:rsidR="006C3BD7">
        <w:rPr>
          <w:rFonts w:ascii="宋体" w:eastAsia="宋体" w:hAnsi="宋体" w:cs="瀹嬩綋" w:hint="eastAsia"/>
          <w:kern w:val="0"/>
          <w:sz w:val="24"/>
          <w:szCs w:val="24"/>
        </w:rPr>
        <w:t>捕捉</w:t>
      </w:r>
      <w:r w:rsidRPr="00F03B09">
        <w:rPr>
          <w:rFonts w:ascii="宋体" w:eastAsia="宋体" w:hAnsi="宋体" w:cs="瀹嬩綋"/>
          <w:kern w:val="0"/>
          <w:sz w:val="24"/>
          <w:szCs w:val="24"/>
        </w:rPr>
        <w:t>工具，元路径已被广泛使用</w:t>
      </w:r>
      <w:r w:rsidR="006C3BD7">
        <w:rPr>
          <w:rFonts w:ascii="宋体" w:eastAsia="宋体" w:hAnsi="宋体" w:cs="瀹嬩綋" w:hint="eastAsia"/>
          <w:kern w:val="0"/>
          <w:sz w:val="24"/>
          <w:szCs w:val="24"/>
        </w:rPr>
        <w:t>在</w:t>
      </w:r>
      <w:r w:rsidRPr="00F03B09">
        <w:rPr>
          <w:rFonts w:ascii="宋体" w:eastAsia="宋体" w:hAnsi="宋体" w:cs="瀹嬩綋" w:hint="eastAsia"/>
          <w:kern w:val="0"/>
          <w:sz w:val="24"/>
          <w:szCs w:val="24"/>
        </w:rPr>
        <w:t>异质</w:t>
      </w:r>
      <w:r w:rsidR="006C3BD7">
        <w:rPr>
          <w:rFonts w:ascii="宋体" w:eastAsia="宋体" w:hAnsi="宋体" w:cs="瀹嬩綋" w:hint="eastAsia"/>
          <w:kern w:val="0"/>
          <w:sz w:val="24"/>
          <w:szCs w:val="24"/>
        </w:rPr>
        <w:t>网络的信息挖掘</w:t>
      </w:r>
      <w:r w:rsidRPr="00F03B09">
        <w:rPr>
          <w:rFonts w:ascii="宋体" w:eastAsia="宋体" w:hAnsi="宋体" w:cs="瀹嬩綋"/>
          <w:kern w:val="0"/>
          <w:sz w:val="24"/>
          <w:szCs w:val="24"/>
        </w:rPr>
        <w:t>中，</w:t>
      </w:r>
      <w:r w:rsidR="00FE13BD">
        <w:rPr>
          <w:rFonts w:ascii="宋体" w:eastAsia="宋体" w:hAnsi="宋体" w:cs="瀹嬩綋" w:hint="eastAsia"/>
          <w:kern w:val="0"/>
          <w:sz w:val="24"/>
          <w:szCs w:val="24"/>
        </w:rPr>
        <w:t>如</w:t>
      </w:r>
      <w:r w:rsidRPr="00F03B09">
        <w:rPr>
          <w:rFonts w:ascii="宋体" w:eastAsia="宋体" w:hAnsi="宋体" w:cs="瀹嬩綋"/>
          <w:kern w:val="0"/>
          <w:sz w:val="24"/>
          <w:szCs w:val="24"/>
        </w:rPr>
        <w:t>相似性度量</w:t>
      </w:r>
      <w:r w:rsidRPr="000D6586">
        <w:rPr>
          <w:rFonts w:ascii="宋体" w:eastAsia="宋体" w:hAnsi="宋体" w:cs="瀹嬩綋"/>
          <w:kern w:val="0"/>
          <w:sz w:val="24"/>
          <w:szCs w:val="24"/>
          <w:vertAlign w:val="superscript"/>
        </w:rPr>
        <w:t>[</w:t>
      </w:r>
      <w:r w:rsidR="006E1A20">
        <w:rPr>
          <w:rFonts w:ascii="宋体" w:eastAsia="宋体" w:hAnsi="宋体" w:cs="瀹嬩綋"/>
          <w:kern w:val="0"/>
          <w:sz w:val="24"/>
          <w:szCs w:val="24"/>
          <w:vertAlign w:val="superscript"/>
        </w:rPr>
        <w:t>16</w:t>
      </w:r>
      <w:r w:rsidRPr="000D6586">
        <w:rPr>
          <w:rFonts w:ascii="宋体" w:eastAsia="宋体" w:hAnsi="宋体" w:cs="瀹嬩綋"/>
          <w:kern w:val="0"/>
          <w:sz w:val="24"/>
          <w:szCs w:val="24"/>
          <w:vertAlign w:val="superscript"/>
        </w:rPr>
        <w:t xml:space="preserve">, </w:t>
      </w:r>
      <w:r w:rsidR="00D10F23" w:rsidRPr="000D6586">
        <w:rPr>
          <w:rFonts w:ascii="宋体" w:eastAsia="宋体" w:hAnsi="宋体" w:cs="瀹嬩綋"/>
          <w:kern w:val="0"/>
          <w:sz w:val="24"/>
          <w:szCs w:val="24"/>
          <w:vertAlign w:val="superscript"/>
        </w:rPr>
        <w:t>15</w:t>
      </w:r>
      <w:r w:rsidRPr="000D6586">
        <w:rPr>
          <w:rFonts w:ascii="宋体" w:eastAsia="宋体" w:hAnsi="宋体" w:cs="瀹嬩綋"/>
          <w:kern w:val="0"/>
          <w:sz w:val="24"/>
          <w:szCs w:val="24"/>
          <w:vertAlign w:val="superscript"/>
        </w:rPr>
        <w:t>]</w:t>
      </w:r>
      <w:r w:rsidR="00FE13BD">
        <w:rPr>
          <w:rFonts w:ascii="宋体" w:eastAsia="宋体" w:hAnsi="宋体" w:cs="瀹嬩綋" w:hint="eastAsia"/>
          <w:kern w:val="0"/>
          <w:sz w:val="24"/>
          <w:szCs w:val="24"/>
        </w:rPr>
        <w:t>、</w:t>
      </w:r>
      <w:r w:rsidRPr="00F03B09">
        <w:rPr>
          <w:rFonts w:ascii="宋体" w:eastAsia="宋体" w:hAnsi="宋体" w:cs="瀹嬩綋"/>
          <w:kern w:val="0"/>
          <w:sz w:val="24"/>
          <w:szCs w:val="24"/>
        </w:rPr>
        <w:t>聚类</w:t>
      </w:r>
      <w:r w:rsidRPr="000D6586">
        <w:rPr>
          <w:rFonts w:ascii="宋体" w:eastAsia="宋体" w:hAnsi="宋体" w:cs="瀹嬩綋"/>
          <w:kern w:val="0"/>
          <w:sz w:val="24"/>
          <w:szCs w:val="24"/>
          <w:vertAlign w:val="superscript"/>
        </w:rPr>
        <w:t>[</w:t>
      </w:r>
      <w:r w:rsidR="006E1A20">
        <w:rPr>
          <w:rFonts w:ascii="宋体" w:eastAsia="宋体" w:hAnsi="宋体" w:cs="瀹嬩綋"/>
          <w:kern w:val="0"/>
          <w:sz w:val="24"/>
          <w:szCs w:val="24"/>
          <w:vertAlign w:val="superscript"/>
        </w:rPr>
        <w:t>17</w:t>
      </w:r>
      <w:r w:rsidRPr="000D6586">
        <w:rPr>
          <w:rFonts w:ascii="宋体" w:eastAsia="宋体" w:hAnsi="宋体" w:cs="瀹嬩綋"/>
          <w:kern w:val="0"/>
          <w:sz w:val="24"/>
          <w:szCs w:val="24"/>
          <w:vertAlign w:val="superscript"/>
        </w:rPr>
        <w:t>]</w:t>
      </w:r>
      <w:r w:rsidR="00FE13BD">
        <w:rPr>
          <w:rFonts w:ascii="宋体" w:eastAsia="宋体" w:hAnsi="宋体" w:cs="瀹嬩綋" w:hint="eastAsia"/>
          <w:kern w:val="0"/>
          <w:sz w:val="24"/>
          <w:szCs w:val="24"/>
        </w:rPr>
        <w:t>和</w:t>
      </w:r>
      <w:r w:rsidRPr="00F03B09">
        <w:rPr>
          <w:rFonts w:ascii="宋体" w:eastAsia="宋体" w:hAnsi="宋体" w:cs="瀹嬩綋"/>
          <w:kern w:val="0"/>
          <w:sz w:val="24"/>
          <w:szCs w:val="24"/>
        </w:rPr>
        <w:t>分类</w:t>
      </w:r>
      <w:r w:rsidRPr="000D6586">
        <w:rPr>
          <w:rFonts w:ascii="宋体" w:eastAsia="宋体" w:hAnsi="宋体" w:cs="瀹嬩綋"/>
          <w:kern w:val="0"/>
          <w:sz w:val="24"/>
          <w:szCs w:val="24"/>
          <w:vertAlign w:val="superscript"/>
        </w:rPr>
        <w:t>[</w:t>
      </w:r>
      <w:r w:rsidR="006E1A20">
        <w:rPr>
          <w:rFonts w:ascii="宋体" w:eastAsia="宋体" w:hAnsi="宋体" w:cs="瀹嬩綋"/>
          <w:kern w:val="0"/>
          <w:sz w:val="24"/>
          <w:szCs w:val="24"/>
          <w:vertAlign w:val="superscript"/>
        </w:rPr>
        <w:t>18</w:t>
      </w:r>
      <w:r w:rsidRPr="000D6586">
        <w:rPr>
          <w:rFonts w:ascii="宋体" w:eastAsia="宋体" w:hAnsi="宋体" w:cs="瀹嬩綋"/>
          <w:kern w:val="0"/>
          <w:sz w:val="24"/>
          <w:szCs w:val="24"/>
          <w:vertAlign w:val="superscript"/>
        </w:rPr>
        <w:t>]</w:t>
      </w:r>
      <w:r w:rsidR="00FE13BD">
        <w:rPr>
          <w:rFonts w:ascii="宋体" w:eastAsia="宋体" w:hAnsi="宋体" w:cs="瀹嬩綋" w:hint="eastAsia"/>
          <w:kern w:val="0"/>
          <w:sz w:val="24"/>
          <w:szCs w:val="24"/>
        </w:rPr>
        <w:t>等。</w:t>
      </w:r>
    </w:p>
    <w:p w:rsidR="000E4A72" w:rsidRDefault="000E4A72" w:rsidP="000970EB">
      <w:pPr>
        <w:pStyle w:val="2"/>
        <w:spacing w:before="100" w:beforeAutospacing="1" w:after="100" w:afterAutospacing="1"/>
        <w:rPr>
          <w:rFonts w:ascii="黑体" w:hAnsi="黑体"/>
        </w:rPr>
      </w:pPr>
      <w:bookmarkStart w:id="14" w:name="_Toc9434797"/>
      <w:r w:rsidRPr="00B031F9">
        <w:rPr>
          <w:rFonts w:ascii="黑体" w:hAnsi="黑体" w:hint="eastAsia"/>
        </w:rPr>
        <w:t>2</w:t>
      </w:r>
      <w:r w:rsidRPr="00B031F9">
        <w:rPr>
          <w:rFonts w:ascii="黑体" w:hAnsi="黑体"/>
        </w:rPr>
        <w:t>.</w:t>
      </w:r>
      <w:r w:rsidR="000970EB">
        <w:rPr>
          <w:rFonts w:ascii="黑体" w:hAnsi="黑体"/>
        </w:rPr>
        <w:t>2</w:t>
      </w:r>
      <w:r w:rsidR="00492B0A">
        <w:rPr>
          <w:rFonts w:ascii="黑体" w:hAnsi="黑体"/>
        </w:rPr>
        <w:t xml:space="preserve"> </w:t>
      </w:r>
      <w:r w:rsidRPr="00B031F9">
        <w:rPr>
          <w:rFonts w:ascii="黑体" w:hAnsi="黑体" w:hint="eastAsia"/>
        </w:rPr>
        <w:t xml:space="preserve"> </w:t>
      </w:r>
      <w:r w:rsidR="003E24D6">
        <w:rPr>
          <w:rFonts w:ascii="黑体" w:hAnsi="黑体" w:hint="eastAsia"/>
        </w:rPr>
        <w:t>注意力机制</w:t>
      </w:r>
      <w:bookmarkEnd w:id="14"/>
    </w:p>
    <w:p w:rsidR="00731766" w:rsidRPr="000970EB" w:rsidRDefault="00BC347B" w:rsidP="000970EB">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t>在机器翻译领域，原始的方法大都利用数理统计</w:t>
      </w:r>
      <w:r w:rsidR="00731766" w:rsidRPr="000970EB">
        <w:rPr>
          <w:rFonts w:asciiTheme="minorEastAsia" w:hAnsiTheme="minorEastAsia" w:hint="eastAsia"/>
          <w:sz w:val="24"/>
          <w:szCs w:val="24"/>
        </w:rPr>
        <w:t>进行分析和处理。近些年来，随着AlphaGo</w:t>
      </w:r>
      <w:r>
        <w:rPr>
          <w:rFonts w:asciiTheme="minorEastAsia" w:hAnsiTheme="minorEastAsia" w:hint="eastAsia"/>
          <w:sz w:val="24"/>
          <w:szCs w:val="24"/>
        </w:rPr>
        <w:t>的出现，除了在游戏的人工智能领域，深度学习在计算机视觉和</w:t>
      </w:r>
      <w:r w:rsidR="00731766" w:rsidRPr="000970EB">
        <w:rPr>
          <w:rFonts w:asciiTheme="minorEastAsia" w:hAnsiTheme="minorEastAsia" w:hint="eastAsia"/>
          <w:sz w:val="24"/>
          <w:szCs w:val="24"/>
        </w:rPr>
        <w:t>自然语言处理等领域也</w:t>
      </w:r>
      <w:r>
        <w:rPr>
          <w:rFonts w:asciiTheme="minorEastAsia" w:hAnsiTheme="minorEastAsia" w:hint="eastAsia"/>
          <w:sz w:val="24"/>
          <w:szCs w:val="24"/>
        </w:rPr>
        <w:t>展现出了强大的效用</w:t>
      </w:r>
      <w:r w:rsidR="00731766" w:rsidRPr="000970EB">
        <w:rPr>
          <w:rFonts w:asciiTheme="minorEastAsia" w:hAnsiTheme="minorEastAsia" w:hint="eastAsia"/>
          <w:sz w:val="24"/>
          <w:szCs w:val="24"/>
        </w:rPr>
        <w:t>。随着深度学习的进一步发展，Seq</w:t>
      </w:r>
      <w:r w:rsidR="00731766" w:rsidRPr="000970EB">
        <w:rPr>
          <w:rFonts w:asciiTheme="minorEastAsia" w:hAnsiTheme="minorEastAsia"/>
          <w:sz w:val="24"/>
          <w:szCs w:val="24"/>
        </w:rPr>
        <w:t>2</w:t>
      </w:r>
      <w:r w:rsidR="00731766" w:rsidRPr="000970EB">
        <w:rPr>
          <w:rFonts w:asciiTheme="minorEastAsia" w:hAnsiTheme="minorEastAsia" w:hint="eastAsia"/>
          <w:sz w:val="24"/>
          <w:szCs w:val="24"/>
        </w:rPr>
        <w:t>Seq的训练和翻译模式开始进入人</w:t>
      </w:r>
      <w:r>
        <w:rPr>
          <w:rFonts w:asciiTheme="minorEastAsia" w:hAnsiTheme="minorEastAsia" w:hint="eastAsia"/>
          <w:sz w:val="24"/>
          <w:szCs w:val="24"/>
        </w:rPr>
        <w:t>们的视野。除此之外，改进端到端的</w:t>
      </w:r>
      <w:r w:rsidR="00731766" w:rsidRPr="000970EB">
        <w:rPr>
          <w:rFonts w:asciiTheme="minorEastAsia" w:hAnsiTheme="minorEastAsia" w:hint="eastAsia"/>
          <w:sz w:val="24"/>
          <w:szCs w:val="24"/>
        </w:rPr>
        <w:t>网络结构</w:t>
      </w:r>
      <w:r>
        <w:rPr>
          <w:rFonts w:asciiTheme="minorEastAsia" w:hAnsiTheme="minorEastAsia" w:hint="eastAsia"/>
          <w:sz w:val="24"/>
          <w:szCs w:val="24"/>
        </w:rPr>
        <w:t>，弥补其已有的缺陷</w:t>
      </w:r>
      <w:r w:rsidR="00731766" w:rsidRPr="000970EB">
        <w:rPr>
          <w:rFonts w:asciiTheme="minorEastAsia" w:hAnsiTheme="minorEastAsia" w:hint="eastAsia"/>
          <w:sz w:val="24"/>
          <w:szCs w:val="24"/>
        </w:rPr>
        <w:t>也是非常必要的。在此情形下</w:t>
      </w:r>
      <w:r w:rsidR="008868E1" w:rsidRPr="000970EB">
        <w:rPr>
          <w:rFonts w:asciiTheme="minorEastAsia" w:hAnsiTheme="minorEastAsia" w:hint="eastAsia"/>
          <w:sz w:val="24"/>
          <w:szCs w:val="24"/>
        </w:rPr>
        <w:t>，基于循环神经网络</w:t>
      </w:r>
      <w:r w:rsidR="002E0122">
        <w:rPr>
          <w:rFonts w:asciiTheme="minorEastAsia" w:hAnsiTheme="minorEastAsia" w:hint="eastAsia"/>
          <w:sz w:val="24"/>
          <w:szCs w:val="24"/>
        </w:rPr>
        <w:t>（</w:t>
      </w:r>
      <w:r w:rsidR="002E0122">
        <w:rPr>
          <w:rFonts w:asciiTheme="minorEastAsia" w:hAnsiTheme="minorEastAsia"/>
          <w:sz w:val="24"/>
          <w:szCs w:val="24"/>
        </w:rPr>
        <w:t xml:space="preserve">Recurrent </w:t>
      </w:r>
      <w:r w:rsidR="002E0122">
        <w:rPr>
          <w:rFonts w:asciiTheme="minorEastAsia" w:hAnsiTheme="minorEastAsia" w:hint="eastAsia"/>
          <w:sz w:val="24"/>
          <w:szCs w:val="24"/>
        </w:rPr>
        <w:t>N</w:t>
      </w:r>
      <w:r w:rsidR="002E0122">
        <w:rPr>
          <w:rFonts w:asciiTheme="minorEastAsia" w:hAnsiTheme="minorEastAsia"/>
          <w:sz w:val="24"/>
          <w:szCs w:val="24"/>
        </w:rPr>
        <w:t>eural N</w:t>
      </w:r>
      <w:r w:rsidR="002E0122" w:rsidRPr="002E0122">
        <w:rPr>
          <w:rFonts w:asciiTheme="minorEastAsia" w:hAnsiTheme="minorEastAsia"/>
          <w:sz w:val="24"/>
          <w:szCs w:val="24"/>
        </w:rPr>
        <w:t>etwork</w:t>
      </w:r>
      <w:r w:rsidR="002E0122">
        <w:rPr>
          <w:rFonts w:asciiTheme="minorEastAsia" w:hAnsiTheme="minorEastAsia"/>
          <w:sz w:val="24"/>
          <w:szCs w:val="24"/>
        </w:rPr>
        <w:t>,RNN</w:t>
      </w:r>
      <w:r w:rsidR="002E0122">
        <w:rPr>
          <w:rFonts w:asciiTheme="minorEastAsia" w:hAnsiTheme="minorEastAsia" w:hint="eastAsia"/>
          <w:sz w:val="24"/>
          <w:szCs w:val="24"/>
        </w:rPr>
        <w:t>）</w:t>
      </w:r>
      <w:r w:rsidR="008868E1" w:rsidRPr="000970EB">
        <w:rPr>
          <w:rFonts w:asciiTheme="minorEastAsia" w:hAnsiTheme="minorEastAsia" w:hint="eastAsia"/>
          <w:sz w:val="24"/>
          <w:szCs w:val="24"/>
        </w:rPr>
        <w:t>的注意力机制</w:t>
      </w:r>
      <w:r w:rsidR="008868E1" w:rsidRPr="00BC347B">
        <w:rPr>
          <w:rFonts w:asciiTheme="minorEastAsia" w:hAnsiTheme="minorEastAsia" w:hint="eastAsia"/>
          <w:sz w:val="24"/>
          <w:szCs w:val="24"/>
          <w:vertAlign w:val="superscript"/>
        </w:rPr>
        <w:t>[</w:t>
      </w:r>
      <w:r w:rsidR="008868E1" w:rsidRPr="00BC347B">
        <w:rPr>
          <w:rFonts w:asciiTheme="minorEastAsia" w:hAnsiTheme="minorEastAsia"/>
          <w:sz w:val="24"/>
          <w:szCs w:val="24"/>
          <w:vertAlign w:val="superscript"/>
        </w:rPr>
        <w:t>20]</w:t>
      </w:r>
      <w:r>
        <w:rPr>
          <w:rFonts w:asciiTheme="minorEastAsia" w:hAnsiTheme="minorEastAsia" w:hint="eastAsia"/>
          <w:sz w:val="24"/>
          <w:szCs w:val="24"/>
        </w:rPr>
        <w:t>被提出</w:t>
      </w:r>
      <w:r w:rsidR="008868E1" w:rsidRPr="000970EB">
        <w:rPr>
          <w:rFonts w:asciiTheme="minorEastAsia" w:hAnsiTheme="minorEastAsia" w:hint="eastAsia"/>
          <w:sz w:val="24"/>
          <w:szCs w:val="24"/>
        </w:rPr>
        <w:t>。因其显著的</w:t>
      </w:r>
      <w:r>
        <w:rPr>
          <w:rFonts w:asciiTheme="minorEastAsia" w:hAnsiTheme="minorEastAsia" w:hint="eastAsia"/>
          <w:sz w:val="24"/>
          <w:szCs w:val="24"/>
        </w:rPr>
        <w:t>效果提升和端到端的高效训练方式，席卷人工智能各界，并快速应用至机器学习众多</w:t>
      </w:r>
      <w:r w:rsidR="008868E1" w:rsidRPr="000970EB">
        <w:rPr>
          <w:rFonts w:asciiTheme="minorEastAsia" w:hAnsiTheme="minorEastAsia" w:hint="eastAsia"/>
          <w:sz w:val="24"/>
          <w:szCs w:val="24"/>
        </w:rPr>
        <w:t>任务中。本文同样利用了注意力机制融合模型模块，因此简要介绍注意力机制的核心理论。</w:t>
      </w:r>
    </w:p>
    <w:p w:rsidR="000970EB" w:rsidRDefault="002E0122" w:rsidP="000970EB">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t>机器翻译，即输入某种语言中的一句话，输出目标语言相对应的语句。例如，</w:t>
      </w:r>
      <w:r w:rsidR="00F905B1" w:rsidRPr="000970EB">
        <w:rPr>
          <w:rFonts w:asciiTheme="minorEastAsia" w:hAnsiTheme="minorEastAsia" w:hint="eastAsia"/>
          <w:sz w:val="24"/>
          <w:szCs w:val="24"/>
        </w:rPr>
        <w:t>将</w:t>
      </w:r>
      <w:r w:rsidR="0053089A" w:rsidRPr="000970EB">
        <w:rPr>
          <w:rFonts w:asciiTheme="minorEastAsia" w:hAnsiTheme="minorEastAsia" w:hint="eastAsia"/>
          <w:sz w:val="24"/>
          <w:szCs w:val="24"/>
        </w:rPr>
        <w:t>德语</w:t>
      </w:r>
      <w:r w:rsidR="00F905B1" w:rsidRPr="000970EB">
        <w:rPr>
          <w:rFonts w:asciiTheme="minorEastAsia" w:hAnsiTheme="minorEastAsia" w:hint="eastAsia"/>
          <w:sz w:val="24"/>
          <w:szCs w:val="24"/>
        </w:rPr>
        <w:t>中的一段话翻译成合适的</w:t>
      </w:r>
      <w:r>
        <w:rPr>
          <w:rFonts w:asciiTheme="minorEastAsia" w:hAnsiTheme="minorEastAsia" w:hint="eastAsia"/>
          <w:sz w:val="24"/>
          <w:szCs w:val="24"/>
        </w:rPr>
        <w:t>英语</w:t>
      </w:r>
      <w:r w:rsidR="00F905B1" w:rsidRPr="000970EB">
        <w:rPr>
          <w:rFonts w:asciiTheme="minorEastAsia" w:hAnsiTheme="minorEastAsia" w:hint="eastAsia"/>
          <w:sz w:val="24"/>
          <w:szCs w:val="24"/>
        </w:rPr>
        <w:t>。之前的机器翻译模型通常是encoder-decoder结构，即encoder读取输入句子，将其转换为定长向量，然后decoder再将这个向量翻译成目标语言的对应文字。通常encoder及decoder均采用</w:t>
      </w:r>
      <w:r>
        <w:rPr>
          <w:rFonts w:asciiTheme="minorEastAsia" w:hAnsiTheme="minorEastAsia" w:hint="eastAsia"/>
          <w:sz w:val="24"/>
          <w:szCs w:val="24"/>
        </w:rPr>
        <w:t>R</w:t>
      </w:r>
      <w:r>
        <w:rPr>
          <w:rFonts w:asciiTheme="minorEastAsia" w:hAnsiTheme="minorEastAsia"/>
          <w:sz w:val="24"/>
          <w:szCs w:val="24"/>
        </w:rPr>
        <w:t>NN</w:t>
      </w:r>
      <w:r w:rsidR="00F905B1" w:rsidRPr="000970EB">
        <w:rPr>
          <w:rFonts w:asciiTheme="minorEastAsia" w:hAnsiTheme="minorEastAsia" w:hint="eastAsia"/>
          <w:sz w:val="24"/>
          <w:szCs w:val="24"/>
        </w:rPr>
        <w:t>结构，如</w:t>
      </w:r>
      <w:r w:rsidRPr="002E0122">
        <w:rPr>
          <w:rFonts w:asciiTheme="minorEastAsia" w:hAnsiTheme="minorEastAsia" w:hint="eastAsia"/>
          <w:sz w:val="24"/>
          <w:szCs w:val="24"/>
        </w:rPr>
        <w:t>长短期记忆网络</w:t>
      </w:r>
      <w:r>
        <w:rPr>
          <w:rFonts w:asciiTheme="minorEastAsia" w:hAnsiTheme="minorEastAsia" w:hint="eastAsia"/>
          <w:sz w:val="24"/>
          <w:szCs w:val="24"/>
        </w:rPr>
        <w:t>（</w:t>
      </w:r>
      <w:r w:rsidRPr="002E0122">
        <w:rPr>
          <w:rFonts w:asciiTheme="minorEastAsia" w:hAnsiTheme="minorEastAsia"/>
          <w:sz w:val="24"/>
          <w:szCs w:val="24"/>
        </w:rPr>
        <w:t>Long Short-Term Memory</w:t>
      </w:r>
      <w:r>
        <w:rPr>
          <w:rFonts w:asciiTheme="minorEastAsia" w:hAnsiTheme="minorEastAsia" w:hint="eastAsia"/>
          <w:sz w:val="24"/>
          <w:szCs w:val="24"/>
        </w:rPr>
        <w:t>，</w:t>
      </w:r>
      <w:r w:rsidR="00F905B1" w:rsidRPr="000970EB">
        <w:rPr>
          <w:rFonts w:asciiTheme="minorEastAsia" w:hAnsiTheme="minorEastAsia" w:hint="eastAsia"/>
          <w:sz w:val="24"/>
          <w:szCs w:val="24"/>
        </w:rPr>
        <w:t>LSTM</w:t>
      </w:r>
      <w:r>
        <w:rPr>
          <w:rFonts w:asciiTheme="minorEastAsia" w:hAnsiTheme="minorEastAsia" w:hint="eastAsia"/>
          <w:sz w:val="24"/>
          <w:szCs w:val="24"/>
        </w:rPr>
        <w:t>）</w:t>
      </w:r>
      <w:r w:rsidR="00F905B1" w:rsidRPr="000970EB">
        <w:rPr>
          <w:rFonts w:asciiTheme="minorEastAsia" w:hAnsiTheme="minorEastAsia" w:hint="eastAsia"/>
          <w:sz w:val="24"/>
          <w:szCs w:val="24"/>
        </w:rPr>
        <w:t>或</w:t>
      </w:r>
      <w:r>
        <w:rPr>
          <w:rFonts w:asciiTheme="minorEastAsia" w:hAnsiTheme="minorEastAsia" w:hint="eastAsia"/>
          <w:sz w:val="24"/>
          <w:szCs w:val="24"/>
        </w:rPr>
        <w:t>门控循环单元（</w:t>
      </w:r>
      <w:r w:rsidRPr="002E0122">
        <w:rPr>
          <w:rFonts w:asciiTheme="minorEastAsia" w:hAnsiTheme="minorEastAsia"/>
          <w:sz w:val="24"/>
          <w:szCs w:val="24"/>
        </w:rPr>
        <w:t>Gated Recurrent Unit</w:t>
      </w:r>
      <w:r>
        <w:rPr>
          <w:rFonts w:asciiTheme="minorEastAsia" w:hAnsiTheme="minorEastAsia" w:hint="eastAsia"/>
          <w:sz w:val="24"/>
          <w:szCs w:val="24"/>
        </w:rPr>
        <w:t>，</w:t>
      </w:r>
      <w:r w:rsidR="00F905B1" w:rsidRPr="000970EB">
        <w:rPr>
          <w:rFonts w:asciiTheme="minorEastAsia" w:hAnsiTheme="minorEastAsia" w:hint="eastAsia"/>
          <w:sz w:val="24"/>
          <w:szCs w:val="24"/>
        </w:rPr>
        <w:t>GRU</w:t>
      </w:r>
      <w:r>
        <w:rPr>
          <w:rFonts w:asciiTheme="minorEastAsia" w:hAnsiTheme="minorEastAsia" w:hint="eastAsia"/>
          <w:sz w:val="24"/>
          <w:szCs w:val="24"/>
        </w:rPr>
        <w:t>）</w:t>
      </w:r>
      <w:r w:rsidR="00F905B1" w:rsidRPr="000970EB">
        <w:rPr>
          <w:rFonts w:asciiTheme="minorEastAsia" w:hAnsiTheme="minorEastAsia" w:hint="eastAsia"/>
          <w:sz w:val="24"/>
          <w:szCs w:val="24"/>
        </w:rPr>
        <w:t>等。</w:t>
      </w:r>
      <w:r>
        <w:rPr>
          <w:rFonts w:asciiTheme="minorEastAsia" w:hAnsiTheme="minorEastAsia" w:hint="eastAsia"/>
          <w:sz w:val="24"/>
          <w:szCs w:val="24"/>
        </w:rPr>
        <w:t>如</w:t>
      </w:r>
      <w:r w:rsidR="00F905B1" w:rsidRPr="000970EB">
        <w:rPr>
          <w:rFonts w:asciiTheme="minorEastAsia" w:hAnsiTheme="minorEastAsia" w:hint="eastAsia"/>
          <w:sz w:val="24"/>
          <w:szCs w:val="24"/>
        </w:rPr>
        <w:t>图</w:t>
      </w:r>
      <w:r>
        <w:rPr>
          <w:rFonts w:asciiTheme="minorEastAsia" w:hAnsiTheme="minorEastAsia" w:hint="eastAsia"/>
          <w:sz w:val="24"/>
          <w:szCs w:val="24"/>
        </w:rPr>
        <w:t>2-</w:t>
      </w:r>
      <w:r>
        <w:rPr>
          <w:rFonts w:asciiTheme="minorEastAsia" w:hAnsiTheme="minorEastAsia"/>
          <w:sz w:val="24"/>
          <w:szCs w:val="24"/>
        </w:rPr>
        <w:t>3</w:t>
      </w:r>
      <w:r w:rsidR="00F905B1" w:rsidRPr="000970EB">
        <w:rPr>
          <w:rFonts w:asciiTheme="minorEastAsia" w:hAnsiTheme="minorEastAsia" w:hint="eastAsia"/>
          <w:sz w:val="24"/>
          <w:szCs w:val="24"/>
        </w:rPr>
        <w:t>所示，利用</w:t>
      </w:r>
      <w:r>
        <w:rPr>
          <w:rFonts w:asciiTheme="minorEastAsia" w:hAnsiTheme="minorEastAsia" w:hint="eastAsia"/>
          <w:sz w:val="24"/>
          <w:szCs w:val="24"/>
        </w:rPr>
        <w:t>encoder</w:t>
      </w:r>
      <w:r w:rsidR="00F905B1" w:rsidRPr="000970EB">
        <w:rPr>
          <w:rFonts w:asciiTheme="minorEastAsia" w:hAnsiTheme="minorEastAsia" w:hint="eastAsia"/>
          <w:sz w:val="24"/>
          <w:szCs w:val="24"/>
        </w:rPr>
        <w:t>将输入语句编码为最后一层中的隐向量，并将其作为decoder初始的隐向量，最终解码成目标语言中的文字。</w:t>
      </w:r>
    </w:p>
    <w:p w:rsidR="008868E1" w:rsidRDefault="004D5193" w:rsidP="000970EB">
      <w:pPr>
        <w:spacing w:line="288" w:lineRule="auto"/>
        <w:ind w:firstLineChars="200" w:firstLine="420"/>
        <w:jc w:val="center"/>
      </w:pPr>
      <w:r>
        <w:rPr>
          <w:noProof/>
        </w:rPr>
        <w:drawing>
          <wp:inline distT="0" distB="0" distL="0" distR="0" wp14:anchorId="367813BA" wp14:editId="37998643">
            <wp:extent cx="3135086" cy="1635637"/>
            <wp:effectExtent l="0" t="0" r="825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7748" cy="1673546"/>
                    </a:xfrm>
                    <a:prstGeom prst="rect">
                      <a:avLst/>
                    </a:prstGeom>
                  </pic:spPr>
                </pic:pic>
              </a:graphicData>
            </a:graphic>
          </wp:inline>
        </w:drawing>
      </w:r>
    </w:p>
    <w:p w:rsidR="004D5193" w:rsidRPr="000970EB" w:rsidRDefault="004D5193" w:rsidP="004D5193">
      <w:pPr>
        <w:jc w:val="center"/>
        <w:rPr>
          <w:rFonts w:ascii="楷体" w:eastAsia="楷体" w:hAnsi="楷体"/>
        </w:rPr>
      </w:pPr>
      <w:r w:rsidRPr="000970EB">
        <w:rPr>
          <w:rFonts w:ascii="楷体" w:eastAsia="楷体" w:hAnsi="楷体" w:hint="eastAsia"/>
        </w:rPr>
        <w:t>图</w:t>
      </w:r>
      <w:r w:rsidR="000970EB">
        <w:rPr>
          <w:rFonts w:ascii="楷体" w:eastAsia="楷体" w:hAnsi="楷体" w:hint="eastAsia"/>
        </w:rPr>
        <w:t>2-</w:t>
      </w:r>
      <w:r w:rsidR="000970EB">
        <w:rPr>
          <w:rFonts w:ascii="楷体" w:eastAsia="楷体" w:hAnsi="楷体"/>
        </w:rPr>
        <w:t>3</w:t>
      </w:r>
      <w:r w:rsidRPr="000970EB">
        <w:rPr>
          <w:rFonts w:ascii="楷体" w:eastAsia="楷体" w:hAnsi="楷体" w:hint="eastAsia"/>
        </w:rPr>
        <w:t xml:space="preserve"> </w:t>
      </w:r>
      <w:r w:rsidRPr="000970EB">
        <w:rPr>
          <w:rFonts w:ascii="Times New Roman" w:eastAsia="楷体" w:hAnsi="Times New Roman" w:cs="Times New Roman"/>
        </w:rPr>
        <w:t>encoder-decoder</w:t>
      </w:r>
      <w:r w:rsidRPr="000970EB">
        <w:rPr>
          <w:rFonts w:ascii="楷体" w:eastAsia="楷体" w:hAnsi="楷体" w:hint="eastAsia"/>
        </w:rPr>
        <w:t>结构示例</w:t>
      </w:r>
    </w:p>
    <w:p w:rsidR="004D5193" w:rsidRPr="000970EB" w:rsidRDefault="002E0122" w:rsidP="000970EB">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但</w:t>
      </w:r>
      <w:r w:rsidR="004D5193" w:rsidRPr="000970EB">
        <w:rPr>
          <w:rFonts w:asciiTheme="minorEastAsia" w:hAnsiTheme="minorEastAsia" w:hint="eastAsia"/>
          <w:sz w:val="24"/>
          <w:szCs w:val="24"/>
        </w:rPr>
        <w:t>这个结构存在问题</w:t>
      </w:r>
      <w:r>
        <w:rPr>
          <w:rFonts w:asciiTheme="minorEastAsia" w:hAnsiTheme="minorEastAsia" w:hint="eastAsia"/>
          <w:sz w:val="24"/>
          <w:szCs w:val="24"/>
        </w:rPr>
        <w:t>一些问题。其中，较为突出的问题是</w:t>
      </w:r>
      <w:r w:rsidR="004D5193" w:rsidRPr="000970EB">
        <w:rPr>
          <w:rFonts w:asciiTheme="minorEastAsia" w:hAnsiTheme="minorEastAsia" w:hint="eastAsia"/>
          <w:sz w:val="24"/>
          <w:szCs w:val="24"/>
        </w:rPr>
        <w:t>RNN</w:t>
      </w:r>
      <w:r>
        <w:rPr>
          <w:rFonts w:asciiTheme="minorEastAsia" w:hAnsiTheme="minorEastAsia" w:hint="eastAsia"/>
          <w:sz w:val="24"/>
          <w:szCs w:val="24"/>
        </w:rPr>
        <w:t>机制中存在长程梯度消失</w:t>
      </w:r>
      <w:r w:rsidR="004D5193" w:rsidRPr="000970EB">
        <w:rPr>
          <w:rFonts w:asciiTheme="minorEastAsia" w:hAnsiTheme="minorEastAsia" w:hint="eastAsia"/>
          <w:sz w:val="24"/>
          <w:szCs w:val="24"/>
        </w:rPr>
        <w:t>，</w:t>
      </w:r>
      <w:r w:rsidR="0053089A" w:rsidRPr="000970EB">
        <w:rPr>
          <w:rFonts w:asciiTheme="minorEastAsia" w:hAnsiTheme="minorEastAsia" w:hint="eastAsia"/>
          <w:sz w:val="24"/>
          <w:szCs w:val="24"/>
        </w:rPr>
        <w:t>即</w:t>
      </w:r>
      <w:r w:rsidR="004D5193" w:rsidRPr="000970EB">
        <w:rPr>
          <w:rFonts w:asciiTheme="minorEastAsia" w:hAnsiTheme="minorEastAsia" w:hint="eastAsia"/>
          <w:sz w:val="24"/>
          <w:szCs w:val="24"/>
        </w:rPr>
        <w:t>对于较长的句子，很难将输入序列转化为定长向量而保存所有</w:t>
      </w:r>
      <w:r w:rsidR="0053089A" w:rsidRPr="000970EB">
        <w:rPr>
          <w:rFonts w:asciiTheme="minorEastAsia" w:hAnsiTheme="minorEastAsia" w:hint="eastAsia"/>
          <w:sz w:val="24"/>
          <w:szCs w:val="24"/>
        </w:rPr>
        <w:t>有效信息。因此，随</w:t>
      </w:r>
      <w:r w:rsidR="004D5193" w:rsidRPr="000970EB">
        <w:rPr>
          <w:rFonts w:asciiTheme="minorEastAsia" w:hAnsiTheme="minorEastAsia" w:hint="eastAsia"/>
          <w:sz w:val="24"/>
          <w:szCs w:val="24"/>
        </w:rPr>
        <w:t>所需翻译句子的长度的增加，这种结构的效果会显著下降。</w:t>
      </w:r>
    </w:p>
    <w:p w:rsidR="00731766" w:rsidRPr="000970EB" w:rsidRDefault="002E0122" w:rsidP="000970EB">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t>而注意力机制，正是</w:t>
      </w:r>
      <w:proofErr w:type="gramStart"/>
      <w:r w:rsidR="00924178">
        <w:rPr>
          <w:rFonts w:asciiTheme="minorEastAsia" w:hAnsiTheme="minorEastAsia" w:hint="eastAsia"/>
          <w:sz w:val="24"/>
          <w:szCs w:val="24"/>
        </w:rPr>
        <w:t>解决</w:t>
      </w:r>
      <w:r w:rsidR="00AD0602" w:rsidRPr="000970EB">
        <w:rPr>
          <w:rFonts w:asciiTheme="minorEastAsia" w:hAnsiTheme="minorEastAsia" w:hint="eastAsia"/>
          <w:sz w:val="24"/>
          <w:szCs w:val="24"/>
        </w:rPr>
        <w:t>长</w:t>
      </w:r>
      <w:proofErr w:type="gramEnd"/>
      <w:r w:rsidR="00AD0602" w:rsidRPr="000970EB">
        <w:rPr>
          <w:rFonts w:asciiTheme="minorEastAsia" w:hAnsiTheme="minorEastAsia" w:hint="eastAsia"/>
          <w:sz w:val="24"/>
          <w:szCs w:val="24"/>
        </w:rPr>
        <w:t>序列到定长向量转化</w:t>
      </w:r>
      <w:r w:rsidR="00924178">
        <w:rPr>
          <w:rFonts w:asciiTheme="minorEastAsia" w:hAnsiTheme="minorEastAsia" w:hint="eastAsia"/>
          <w:sz w:val="24"/>
          <w:szCs w:val="24"/>
        </w:rPr>
        <w:t>过程中</w:t>
      </w:r>
      <w:r w:rsidR="00AD0602" w:rsidRPr="000970EB">
        <w:rPr>
          <w:rFonts w:asciiTheme="minorEastAsia" w:hAnsiTheme="minorEastAsia" w:hint="eastAsia"/>
          <w:sz w:val="24"/>
          <w:szCs w:val="24"/>
        </w:rPr>
        <w:t>造成</w:t>
      </w:r>
      <w:r w:rsidR="00924178">
        <w:rPr>
          <w:rFonts w:asciiTheme="minorEastAsia" w:hAnsiTheme="minorEastAsia" w:hint="eastAsia"/>
          <w:sz w:val="24"/>
          <w:szCs w:val="24"/>
        </w:rPr>
        <w:t>部分</w:t>
      </w:r>
      <w:r>
        <w:rPr>
          <w:rFonts w:asciiTheme="minorEastAsia" w:hAnsiTheme="minorEastAsia" w:hint="eastAsia"/>
          <w:sz w:val="24"/>
          <w:szCs w:val="24"/>
        </w:rPr>
        <w:t>信息损失</w:t>
      </w:r>
      <w:r w:rsidR="00924178">
        <w:rPr>
          <w:rFonts w:asciiTheme="minorEastAsia" w:hAnsiTheme="minorEastAsia" w:hint="eastAsia"/>
          <w:sz w:val="24"/>
          <w:szCs w:val="24"/>
        </w:rPr>
        <w:t>的</w:t>
      </w:r>
      <w:r>
        <w:rPr>
          <w:rFonts w:asciiTheme="minorEastAsia" w:hAnsiTheme="minorEastAsia" w:hint="eastAsia"/>
          <w:sz w:val="24"/>
          <w:szCs w:val="24"/>
        </w:rPr>
        <w:t>问题</w:t>
      </w:r>
      <w:r w:rsidR="00AD0602" w:rsidRPr="000970EB">
        <w:rPr>
          <w:rFonts w:asciiTheme="minorEastAsia" w:hAnsiTheme="minorEastAsia" w:hint="eastAsia"/>
          <w:sz w:val="24"/>
          <w:szCs w:val="24"/>
        </w:rPr>
        <w:t>。通俗理解，注意力机制跟人</w:t>
      </w:r>
      <w:r>
        <w:rPr>
          <w:rFonts w:asciiTheme="minorEastAsia" w:hAnsiTheme="minorEastAsia" w:hint="eastAsia"/>
          <w:sz w:val="24"/>
          <w:szCs w:val="24"/>
        </w:rPr>
        <w:t>类</w:t>
      </w:r>
      <w:r w:rsidR="00AD0602" w:rsidRPr="000970EB">
        <w:rPr>
          <w:rFonts w:asciiTheme="minorEastAsia" w:hAnsiTheme="minorEastAsia" w:hint="eastAsia"/>
          <w:sz w:val="24"/>
          <w:szCs w:val="24"/>
        </w:rPr>
        <w:t>自身翻译文章的思路类似，即将注意力放于</w:t>
      </w:r>
      <w:r>
        <w:rPr>
          <w:rFonts w:asciiTheme="minorEastAsia" w:hAnsiTheme="minorEastAsia" w:hint="eastAsia"/>
          <w:sz w:val="24"/>
          <w:szCs w:val="24"/>
        </w:rPr>
        <w:t>翻译部分对应的上下文。相应</w:t>
      </w:r>
      <w:r w:rsidR="00AD0602" w:rsidRPr="000970EB">
        <w:rPr>
          <w:rFonts w:asciiTheme="minorEastAsia" w:hAnsiTheme="minorEastAsia" w:hint="eastAsia"/>
          <w:sz w:val="24"/>
          <w:szCs w:val="24"/>
        </w:rPr>
        <w:t>地，注意力模型中，</w:t>
      </w:r>
      <w:r w:rsidR="00924178">
        <w:rPr>
          <w:rFonts w:asciiTheme="minorEastAsia" w:hAnsiTheme="minorEastAsia" w:hint="eastAsia"/>
          <w:sz w:val="24"/>
          <w:szCs w:val="24"/>
        </w:rPr>
        <w:t>会</w:t>
      </w:r>
      <w:proofErr w:type="gramStart"/>
      <w:r w:rsidR="00924178">
        <w:rPr>
          <w:rFonts w:asciiTheme="minorEastAsia" w:hAnsiTheme="minorEastAsia" w:hint="eastAsia"/>
          <w:sz w:val="24"/>
          <w:szCs w:val="24"/>
        </w:rPr>
        <w:t>聚焦于</w:t>
      </w:r>
      <w:r>
        <w:rPr>
          <w:rFonts w:asciiTheme="minorEastAsia" w:hAnsiTheme="minorEastAsia" w:hint="eastAsia"/>
          <w:sz w:val="24"/>
          <w:szCs w:val="24"/>
        </w:rPr>
        <w:t>源语句</w:t>
      </w:r>
      <w:proofErr w:type="gramEnd"/>
      <w:r>
        <w:rPr>
          <w:rFonts w:asciiTheme="minorEastAsia" w:hAnsiTheme="minorEastAsia" w:hint="eastAsia"/>
          <w:sz w:val="24"/>
          <w:szCs w:val="24"/>
        </w:rPr>
        <w:t>中相对应的几个词语</w:t>
      </w:r>
      <w:r w:rsidR="00924178">
        <w:rPr>
          <w:rFonts w:asciiTheme="minorEastAsia" w:hAnsiTheme="minorEastAsia" w:hint="eastAsia"/>
          <w:sz w:val="24"/>
          <w:szCs w:val="24"/>
        </w:rPr>
        <w:t>来</w:t>
      </w:r>
      <w:r w:rsidR="00924178" w:rsidRPr="000970EB">
        <w:rPr>
          <w:rFonts w:asciiTheme="minorEastAsia" w:hAnsiTheme="minorEastAsia" w:hint="eastAsia"/>
          <w:sz w:val="24"/>
          <w:szCs w:val="24"/>
        </w:rPr>
        <w:t>翻译</w:t>
      </w:r>
      <w:r w:rsidR="00924178">
        <w:rPr>
          <w:rFonts w:asciiTheme="minorEastAsia" w:hAnsiTheme="minorEastAsia" w:hint="eastAsia"/>
          <w:sz w:val="24"/>
          <w:szCs w:val="24"/>
        </w:rPr>
        <w:t>当前</w:t>
      </w:r>
      <w:r w:rsidR="003170CF">
        <w:rPr>
          <w:rFonts w:asciiTheme="minorEastAsia" w:hAnsiTheme="minorEastAsia" w:hint="eastAsia"/>
          <w:sz w:val="24"/>
          <w:szCs w:val="24"/>
        </w:rPr>
        <w:t>的</w:t>
      </w:r>
      <w:r w:rsidR="00924178">
        <w:rPr>
          <w:rFonts w:asciiTheme="minorEastAsia" w:hAnsiTheme="minorEastAsia" w:hint="eastAsia"/>
          <w:sz w:val="24"/>
          <w:szCs w:val="24"/>
        </w:rPr>
        <w:t>词语</w:t>
      </w:r>
      <w:r>
        <w:rPr>
          <w:rFonts w:asciiTheme="minorEastAsia" w:hAnsiTheme="minorEastAsia" w:hint="eastAsia"/>
          <w:sz w:val="24"/>
          <w:szCs w:val="24"/>
        </w:rPr>
        <w:t>，并结合之前的已翻译部分得出后续翻译。如</w:t>
      </w:r>
      <w:r w:rsidR="00AD0602" w:rsidRPr="000970EB">
        <w:rPr>
          <w:rFonts w:asciiTheme="minorEastAsia" w:hAnsiTheme="minorEastAsia" w:hint="eastAsia"/>
          <w:sz w:val="24"/>
          <w:szCs w:val="24"/>
        </w:rPr>
        <w:t>图</w:t>
      </w:r>
      <w:r>
        <w:rPr>
          <w:rFonts w:asciiTheme="minorEastAsia" w:hAnsiTheme="minorEastAsia" w:hint="eastAsia"/>
          <w:sz w:val="24"/>
          <w:szCs w:val="24"/>
        </w:rPr>
        <w:t>2-</w:t>
      </w:r>
      <w:r>
        <w:rPr>
          <w:rFonts w:asciiTheme="minorEastAsia" w:hAnsiTheme="minorEastAsia"/>
          <w:sz w:val="24"/>
          <w:szCs w:val="24"/>
        </w:rPr>
        <w:t>4</w:t>
      </w:r>
      <w:r w:rsidR="00AD0602" w:rsidRPr="000970EB">
        <w:rPr>
          <w:rFonts w:asciiTheme="minorEastAsia" w:hAnsiTheme="minorEastAsia" w:hint="eastAsia"/>
          <w:sz w:val="24"/>
          <w:szCs w:val="24"/>
        </w:rPr>
        <w:t>所示，当翻译</w:t>
      </w:r>
      <w:r w:rsidR="003170CF">
        <w:rPr>
          <w:rFonts w:asciiTheme="minorEastAsia" w:hAnsiTheme="minorEastAsia" w:hint="eastAsia"/>
          <w:sz w:val="24"/>
          <w:szCs w:val="24"/>
        </w:rPr>
        <w:t>英文</w:t>
      </w:r>
      <w:r w:rsidR="00AD0602" w:rsidRPr="000970EB">
        <w:rPr>
          <w:rFonts w:asciiTheme="minorEastAsia" w:hAnsiTheme="minorEastAsia" w:hint="eastAsia"/>
          <w:sz w:val="24"/>
          <w:szCs w:val="24"/>
        </w:rPr>
        <w:t>“knowledge</w:t>
      </w:r>
      <w:r>
        <w:rPr>
          <w:rFonts w:asciiTheme="minorEastAsia" w:hAnsiTheme="minorEastAsia" w:hint="eastAsia"/>
          <w:sz w:val="24"/>
          <w:szCs w:val="24"/>
        </w:rPr>
        <w:t>”时，只需将注意力放在源</w:t>
      </w:r>
      <w:r w:rsidR="003170CF">
        <w:rPr>
          <w:rFonts w:asciiTheme="minorEastAsia" w:hAnsiTheme="minorEastAsia" w:hint="eastAsia"/>
          <w:sz w:val="24"/>
          <w:szCs w:val="24"/>
        </w:rPr>
        <w:t>中文</w:t>
      </w:r>
      <w:r>
        <w:rPr>
          <w:rFonts w:asciiTheme="minorEastAsia" w:hAnsiTheme="minorEastAsia" w:hint="eastAsia"/>
          <w:sz w:val="24"/>
          <w:szCs w:val="24"/>
        </w:rPr>
        <w:t>语句</w:t>
      </w:r>
      <w:r w:rsidR="00AD0602" w:rsidRPr="000970EB">
        <w:rPr>
          <w:rFonts w:asciiTheme="minorEastAsia" w:hAnsiTheme="minorEastAsia" w:hint="eastAsia"/>
          <w:sz w:val="24"/>
          <w:szCs w:val="24"/>
        </w:rPr>
        <w:t>中“知识”的部分，当翻译</w:t>
      </w:r>
      <w:r w:rsidR="003170CF">
        <w:rPr>
          <w:rFonts w:asciiTheme="minorEastAsia" w:hAnsiTheme="minorEastAsia" w:hint="eastAsia"/>
          <w:sz w:val="24"/>
          <w:szCs w:val="24"/>
        </w:rPr>
        <w:t>英文</w:t>
      </w:r>
      <w:r w:rsidR="00AD0602" w:rsidRPr="000970EB">
        <w:rPr>
          <w:rFonts w:asciiTheme="minorEastAsia" w:hAnsiTheme="minorEastAsia" w:hint="eastAsia"/>
          <w:sz w:val="24"/>
          <w:szCs w:val="24"/>
        </w:rPr>
        <w:t>“power”时，只需将注意力集中在</w:t>
      </w:r>
      <w:r w:rsidR="003170CF">
        <w:rPr>
          <w:rFonts w:asciiTheme="minorEastAsia" w:hAnsiTheme="minorEastAsia" w:hint="eastAsia"/>
          <w:sz w:val="24"/>
          <w:szCs w:val="24"/>
        </w:rPr>
        <w:t>中文</w:t>
      </w:r>
      <w:r w:rsidR="00AD0602" w:rsidRPr="000970EB">
        <w:rPr>
          <w:rFonts w:asciiTheme="minorEastAsia" w:hAnsiTheme="minorEastAsia" w:hint="eastAsia"/>
          <w:sz w:val="24"/>
          <w:szCs w:val="24"/>
        </w:rPr>
        <w:t>“力量”部分。这样，当decoder</w:t>
      </w:r>
      <w:r w:rsidR="003170CF">
        <w:rPr>
          <w:rFonts w:asciiTheme="minorEastAsia" w:hAnsiTheme="minorEastAsia" w:hint="eastAsia"/>
          <w:sz w:val="24"/>
          <w:szCs w:val="24"/>
        </w:rPr>
        <w:t>预测目标语句</w:t>
      </w:r>
      <w:r>
        <w:rPr>
          <w:rFonts w:asciiTheme="minorEastAsia" w:hAnsiTheme="minorEastAsia" w:hint="eastAsia"/>
          <w:sz w:val="24"/>
          <w:szCs w:val="24"/>
        </w:rPr>
        <w:t>时</w:t>
      </w:r>
      <w:r w:rsidR="00AD0602" w:rsidRPr="000970EB">
        <w:rPr>
          <w:rFonts w:asciiTheme="minorEastAsia" w:hAnsiTheme="minorEastAsia" w:hint="eastAsia"/>
          <w:sz w:val="24"/>
          <w:szCs w:val="24"/>
        </w:rPr>
        <w:t>，就可以考虑到encoder</w:t>
      </w:r>
      <w:r w:rsidR="003170CF">
        <w:rPr>
          <w:rFonts w:asciiTheme="minorEastAsia" w:hAnsiTheme="minorEastAsia" w:hint="eastAsia"/>
          <w:sz w:val="24"/>
          <w:szCs w:val="24"/>
        </w:rPr>
        <w:t>的所有信息，而不仅局限于原</w:t>
      </w:r>
      <w:r w:rsidR="00AD0602" w:rsidRPr="000970EB">
        <w:rPr>
          <w:rFonts w:asciiTheme="minorEastAsia" w:hAnsiTheme="minorEastAsia" w:hint="eastAsia"/>
          <w:sz w:val="24"/>
          <w:szCs w:val="24"/>
        </w:rPr>
        <w:t>模型中</w:t>
      </w:r>
      <w:r w:rsidR="003170CF">
        <w:rPr>
          <w:rFonts w:asciiTheme="minorEastAsia" w:hAnsiTheme="minorEastAsia" w:hint="eastAsia"/>
          <w:sz w:val="24"/>
          <w:szCs w:val="24"/>
        </w:rPr>
        <w:t>最顶层的定长</w:t>
      </w:r>
      <w:proofErr w:type="gramStart"/>
      <w:r w:rsidR="003170CF">
        <w:rPr>
          <w:rFonts w:asciiTheme="minorEastAsia" w:hAnsiTheme="minorEastAsia" w:hint="eastAsia"/>
          <w:sz w:val="24"/>
          <w:szCs w:val="24"/>
        </w:rPr>
        <w:t>隐</w:t>
      </w:r>
      <w:proofErr w:type="gramEnd"/>
      <w:r w:rsidR="00AD0602" w:rsidRPr="000970EB">
        <w:rPr>
          <w:rFonts w:asciiTheme="minorEastAsia" w:hAnsiTheme="minorEastAsia" w:hint="eastAsia"/>
          <w:sz w:val="24"/>
          <w:szCs w:val="24"/>
        </w:rPr>
        <w:t>向量，因此</w:t>
      </w:r>
      <w:r>
        <w:rPr>
          <w:rFonts w:asciiTheme="minorEastAsia" w:hAnsiTheme="minorEastAsia" w:hint="eastAsia"/>
          <w:sz w:val="24"/>
          <w:szCs w:val="24"/>
        </w:rPr>
        <w:t>不会丧失长程</w:t>
      </w:r>
      <w:r w:rsidR="00AD0602" w:rsidRPr="000970EB">
        <w:rPr>
          <w:rFonts w:asciiTheme="minorEastAsia" w:hAnsiTheme="minorEastAsia" w:hint="eastAsia"/>
          <w:sz w:val="24"/>
          <w:szCs w:val="24"/>
        </w:rPr>
        <w:t>信息。</w:t>
      </w:r>
    </w:p>
    <w:p w:rsidR="00AD0602" w:rsidRDefault="00AD0602" w:rsidP="00AD0602">
      <w:pPr>
        <w:jc w:val="center"/>
      </w:pPr>
      <w:r>
        <w:rPr>
          <w:noProof/>
        </w:rPr>
        <w:drawing>
          <wp:inline distT="0" distB="0" distL="0" distR="0" wp14:anchorId="17C07AF4" wp14:editId="4E39A879">
            <wp:extent cx="3846342" cy="1859136"/>
            <wp:effectExtent l="0" t="0" r="190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0882" cy="1899999"/>
                    </a:xfrm>
                    <a:prstGeom prst="rect">
                      <a:avLst/>
                    </a:prstGeom>
                  </pic:spPr>
                </pic:pic>
              </a:graphicData>
            </a:graphic>
          </wp:inline>
        </w:drawing>
      </w:r>
    </w:p>
    <w:p w:rsidR="00AD0602" w:rsidRPr="000970EB" w:rsidRDefault="00AD0602" w:rsidP="00AD0602">
      <w:pPr>
        <w:jc w:val="center"/>
        <w:rPr>
          <w:rFonts w:ascii="楷体" w:eastAsia="楷体" w:hAnsi="楷体"/>
        </w:rPr>
      </w:pPr>
      <w:r w:rsidRPr="000970EB">
        <w:rPr>
          <w:rFonts w:ascii="楷体" w:eastAsia="楷体" w:hAnsi="楷体" w:hint="eastAsia"/>
        </w:rPr>
        <w:t>图</w:t>
      </w:r>
      <w:r w:rsidR="000970EB" w:rsidRPr="000970EB">
        <w:rPr>
          <w:rFonts w:ascii="楷体" w:eastAsia="楷体" w:hAnsi="楷体" w:hint="eastAsia"/>
        </w:rPr>
        <w:t>2-</w:t>
      </w:r>
      <w:r w:rsidR="000970EB" w:rsidRPr="000970EB">
        <w:rPr>
          <w:rFonts w:ascii="楷体" w:eastAsia="楷体" w:hAnsi="楷体"/>
        </w:rPr>
        <w:t>4</w:t>
      </w:r>
      <w:r w:rsidRPr="000970EB">
        <w:rPr>
          <w:rFonts w:ascii="楷体" w:eastAsia="楷体" w:hAnsi="楷体" w:hint="eastAsia"/>
        </w:rPr>
        <w:t xml:space="preserve"> </w:t>
      </w:r>
      <w:r w:rsidR="0031633D" w:rsidRPr="000970EB">
        <w:rPr>
          <w:rFonts w:ascii="楷体" w:eastAsia="楷体" w:hAnsi="楷体" w:hint="eastAsia"/>
        </w:rPr>
        <w:t>基于注意力机制的机器翻译示例</w:t>
      </w:r>
    </w:p>
    <w:p w:rsidR="0031633D" w:rsidRPr="000970EB" w:rsidRDefault="00C9713A" w:rsidP="000970EB">
      <w:pPr>
        <w:spacing w:line="288" w:lineRule="auto"/>
        <w:ind w:firstLineChars="200" w:firstLine="480"/>
        <w:jc w:val="left"/>
        <w:rPr>
          <w:rFonts w:asciiTheme="minorEastAsia" w:hAnsiTheme="minorEastAsia"/>
          <w:sz w:val="24"/>
          <w:szCs w:val="24"/>
        </w:rPr>
      </w:pPr>
      <w:r w:rsidRPr="000970EB">
        <w:rPr>
          <w:rFonts w:asciiTheme="minorEastAsia" w:hAnsiTheme="minorEastAsia" w:hint="eastAsia"/>
          <w:sz w:val="24"/>
          <w:szCs w:val="24"/>
        </w:rPr>
        <w:t>以上是直观理解，接下来详细</w:t>
      </w:r>
      <w:r w:rsidR="00E3078B">
        <w:rPr>
          <w:rFonts w:asciiTheme="minorEastAsia" w:hAnsiTheme="minorEastAsia" w:hint="eastAsia"/>
          <w:sz w:val="24"/>
          <w:szCs w:val="24"/>
        </w:rPr>
        <w:t>解释注意力机制在</w:t>
      </w:r>
      <w:r w:rsidRPr="000970EB">
        <w:rPr>
          <w:rFonts w:asciiTheme="minorEastAsia" w:hAnsiTheme="minorEastAsia" w:hint="eastAsia"/>
          <w:sz w:val="24"/>
          <w:szCs w:val="24"/>
        </w:rPr>
        <w:t>数学上对应哪些运算。</w:t>
      </w:r>
    </w:p>
    <w:p w:rsidR="00C9713A" w:rsidRDefault="00C9713A" w:rsidP="00C9713A">
      <w:pPr>
        <w:jc w:val="center"/>
      </w:pPr>
      <w:r>
        <w:rPr>
          <w:noProof/>
        </w:rPr>
        <w:drawing>
          <wp:inline distT="0" distB="0" distL="0" distR="0" wp14:anchorId="15010EE3" wp14:editId="64A4E7A4">
            <wp:extent cx="1884592" cy="2543852"/>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49251" cy="2631129"/>
                    </a:xfrm>
                    <a:prstGeom prst="rect">
                      <a:avLst/>
                    </a:prstGeom>
                  </pic:spPr>
                </pic:pic>
              </a:graphicData>
            </a:graphic>
          </wp:inline>
        </w:drawing>
      </w:r>
    </w:p>
    <w:p w:rsidR="00C9713A" w:rsidRPr="000970EB" w:rsidRDefault="00C9713A" w:rsidP="00C9713A">
      <w:pPr>
        <w:jc w:val="center"/>
        <w:rPr>
          <w:rFonts w:ascii="楷体" w:eastAsia="楷体" w:hAnsi="楷体"/>
        </w:rPr>
      </w:pPr>
      <w:r w:rsidRPr="000970EB">
        <w:rPr>
          <w:rFonts w:ascii="楷体" w:eastAsia="楷体" w:hAnsi="楷体" w:hint="eastAsia"/>
        </w:rPr>
        <w:t>图</w:t>
      </w:r>
      <w:r w:rsidR="000970EB" w:rsidRPr="000970EB">
        <w:rPr>
          <w:rFonts w:ascii="楷体" w:eastAsia="楷体" w:hAnsi="楷体" w:hint="eastAsia"/>
        </w:rPr>
        <w:t>2-</w:t>
      </w:r>
      <w:r w:rsidR="000970EB" w:rsidRPr="000970EB">
        <w:rPr>
          <w:rFonts w:ascii="楷体" w:eastAsia="楷体" w:hAnsi="楷体"/>
        </w:rPr>
        <w:t>5</w:t>
      </w:r>
      <w:r w:rsidRPr="000970EB">
        <w:rPr>
          <w:rFonts w:ascii="楷体" w:eastAsia="楷体" w:hAnsi="楷体" w:hint="eastAsia"/>
        </w:rPr>
        <w:t xml:space="preserve"> 注意力机制详解</w:t>
      </w:r>
    </w:p>
    <w:p w:rsidR="00C9713A" w:rsidRPr="000970EB" w:rsidRDefault="00C9713A" w:rsidP="000970EB">
      <w:pPr>
        <w:spacing w:line="288" w:lineRule="auto"/>
        <w:ind w:firstLineChars="200" w:firstLine="480"/>
        <w:rPr>
          <w:rFonts w:asciiTheme="minorEastAsia" w:hAnsiTheme="minorEastAsia"/>
          <w:sz w:val="24"/>
          <w:szCs w:val="24"/>
        </w:rPr>
      </w:pPr>
      <w:r w:rsidRPr="000970EB">
        <w:rPr>
          <w:rFonts w:asciiTheme="minorEastAsia" w:hAnsiTheme="minorEastAsia" w:hint="eastAsia"/>
          <w:sz w:val="24"/>
          <w:szCs w:val="24"/>
        </w:rPr>
        <w:t>首先，利用RNN结构得到encoder的</w:t>
      </w:r>
      <w:proofErr w:type="gramStart"/>
      <w:r w:rsidRPr="000970EB">
        <w:rPr>
          <w:rFonts w:asciiTheme="minorEastAsia" w:hAnsiTheme="minorEastAsia" w:hint="eastAsia"/>
          <w:sz w:val="24"/>
          <w:szCs w:val="24"/>
        </w:rPr>
        <w:t>隐状态</w:t>
      </w:r>
      <w:proofErr w:type="gramEnd"/>
      <m:oMath>
        <m:r>
          <m:rPr>
            <m:sty m:val="p"/>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h</m:t>
            </m:r>
          </m:e>
          <m:sub>
            <m:r>
              <m:rPr>
                <m:sty m:val="bi"/>
              </m:rPr>
              <w:rPr>
                <w:rFonts w:ascii="Cambria Math" w:hAnsi="Cambria Math"/>
                <w:sz w:val="24"/>
                <w:szCs w:val="24"/>
              </w:rPr>
              <m:t>1</m:t>
            </m:r>
          </m:sub>
        </m:sSub>
        <m:r>
          <m:rPr>
            <m:sty m:val="p"/>
          </m:rPr>
          <w:rPr>
            <w:rFonts w:ascii="Cambria Math" w:hAnsi="Cambria Math"/>
            <w:sz w:val="24"/>
            <w:szCs w:val="24"/>
          </w:rPr>
          <m:t xml:space="preserve">, </m:t>
        </m:r>
        <m:sSub>
          <m:sSubPr>
            <m:ctrlPr>
              <w:rPr>
                <w:rFonts w:ascii="Cambria Math" w:hAnsi="Cambria Math"/>
                <w:b/>
                <w:sz w:val="24"/>
                <w:szCs w:val="24"/>
              </w:rPr>
            </m:ctrlPr>
          </m:sSubPr>
          <m:e>
            <m:r>
              <m:rPr>
                <m:sty m:val="bi"/>
              </m:rPr>
              <w:rPr>
                <w:rFonts w:ascii="Cambria Math" w:hAnsi="Cambria Math"/>
                <w:sz w:val="24"/>
                <w:szCs w:val="24"/>
              </w:rPr>
              <m:t>h</m:t>
            </m:r>
          </m:e>
          <m:sub>
            <m:r>
              <m:rPr>
                <m:sty m:val="bi"/>
              </m:rPr>
              <w:rPr>
                <w:rFonts w:ascii="Cambria Math" w:hAnsi="Cambria Math"/>
                <w:sz w:val="24"/>
                <w:szCs w:val="24"/>
              </w:rPr>
              <m:t>2</m:t>
            </m:r>
          </m:sub>
        </m:sSub>
        <m:r>
          <m:rPr>
            <m:sty m:val="p"/>
          </m:rPr>
          <w:rPr>
            <w:rFonts w:ascii="Cambria Math" w:hAnsi="Cambria Math"/>
            <w:sz w:val="24"/>
            <w:szCs w:val="24"/>
          </w:rPr>
          <m:t xml:space="preserve">, …, </m:t>
        </m:r>
        <m:sSub>
          <m:sSubPr>
            <m:ctrlPr>
              <w:rPr>
                <w:rFonts w:ascii="Cambria Math" w:hAnsi="Cambria Math"/>
                <w:b/>
                <w:sz w:val="24"/>
                <w:szCs w:val="24"/>
              </w:rPr>
            </m:ctrlPr>
          </m:sSubPr>
          <m:e>
            <m:r>
              <m:rPr>
                <m:sty m:val="bi"/>
              </m:rPr>
              <w:rPr>
                <w:rFonts w:ascii="Cambria Math" w:hAnsi="Cambria Math"/>
                <w:sz w:val="24"/>
                <w:szCs w:val="24"/>
              </w:rPr>
              <m:t>h</m:t>
            </m:r>
          </m:e>
          <m:sub>
            <m:r>
              <m:rPr>
                <m:sty m:val="bi"/>
              </m:rPr>
              <w:rPr>
                <w:rFonts w:ascii="Cambria Math" w:hAnsi="Cambria Math"/>
                <w:sz w:val="24"/>
                <w:szCs w:val="24"/>
              </w:rPr>
              <m:t>T</m:t>
            </m:r>
          </m:sub>
        </m:sSub>
        <m:r>
          <m:rPr>
            <m:sty m:val="p"/>
          </m:rPr>
          <w:rPr>
            <w:rFonts w:ascii="Cambria Math" w:hAnsi="Cambria Math"/>
            <w:sz w:val="24"/>
            <w:szCs w:val="24"/>
          </w:rPr>
          <m:t>)</m:t>
        </m:r>
      </m:oMath>
      <w:r w:rsidRPr="000970EB">
        <w:rPr>
          <w:rFonts w:asciiTheme="minorEastAsia" w:hAnsiTheme="minorEastAsia" w:hint="eastAsia"/>
          <w:sz w:val="24"/>
          <w:szCs w:val="24"/>
        </w:rPr>
        <w:t>。假设当前decoder的</w:t>
      </w:r>
      <w:proofErr w:type="gramStart"/>
      <w:r w:rsidRPr="000970EB">
        <w:rPr>
          <w:rFonts w:asciiTheme="minorEastAsia" w:hAnsiTheme="minorEastAsia" w:hint="eastAsia"/>
          <w:sz w:val="24"/>
          <w:szCs w:val="24"/>
        </w:rPr>
        <w:t>隐状态</w:t>
      </w:r>
      <w:proofErr w:type="gramEnd"/>
      <w:r w:rsidRPr="000970EB">
        <w:rPr>
          <w:rFonts w:asciiTheme="minorEastAsia" w:hAnsiTheme="minorEastAsia" w:hint="eastAsia"/>
          <w:sz w:val="24"/>
          <w:szCs w:val="24"/>
        </w:rPr>
        <w:t>是</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t-1</m:t>
            </m:r>
          </m:sub>
        </m:sSub>
      </m:oMath>
      <w:r w:rsidRPr="000970EB">
        <w:rPr>
          <w:rFonts w:asciiTheme="minorEastAsia" w:hAnsiTheme="minorEastAsia" w:hint="eastAsia"/>
          <w:sz w:val="24"/>
          <w:szCs w:val="24"/>
        </w:rPr>
        <w:t>，可以计算每一个输入位置</w:t>
      </w:r>
      <m:oMath>
        <m:r>
          <m:rPr>
            <m:sty m:val="p"/>
          </m:rPr>
          <w:rPr>
            <w:rFonts w:ascii="Cambria Math" w:hAnsi="Cambria Math" w:hint="eastAsia"/>
            <w:sz w:val="24"/>
            <w:szCs w:val="24"/>
          </w:rPr>
          <m:t>j</m:t>
        </m:r>
      </m:oMath>
      <w:r w:rsidRPr="000970EB">
        <w:rPr>
          <w:rFonts w:asciiTheme="minorEastAsia" w:hAnsiTheme="minorEastAsia" w:hint="eastAsia"/>
          <w:sz w:val="24"/>
          <w:szCs w:val="24"/>
        </w:rPr>
        <w:t>与当前输出位置的关联性</w:t>
      </w: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tj</m:t>
            </m:r>
          </m:sub>
        </m:sSub>
        <m:r>
          <m:rPr>
            <m:sty m:val="p"/>
          </m:rPr>
          <w:rPr>
            <w:rFonts w:ascii="Cambria Math" w:hAnsi="Cambria Math"/>
            <w:sz w:val="24"/>
            <w:szCs w:val="24"/>
          </w:rPr>
          <m:t>= a(</m:t>
        </m:r>
        <m:sSub>
          <m:sSubPr>
            <m:ctrlPr>
              <w:rPr>
                <w:rFonts w:ascii="Cambria Math" w:hAnsi="Cambria Math"/>
                <w:b/>
                <w:sz w:val="24"/>
                <w:szCs w:val="24"/>
              </w:rPr>
            </m:ctrlPr>
          </m:sSubPr>
          <m:e>
            <m:r>
              <m:rPr>
                <m:sty m:val="bi"/>
              </m:rPr>
              <w:rPr>
                <w:rFonts w:ascii="Cambria Math" w:hAnsi="Cambria Math"/>
                <w:sz w:val="24"/>
                <w:szCs w:val="24"/>
              </w:rPr>
              <m:t>s</m:t>
            </m:r>
          </m:e>
          <m:sub>
            <m:r>
              <m:rPr>
                <m:sty m:val="bi"/>
              </m:rPr>
              <w:rPr>
                <w:rFonts w:ascii="Cambria Math" w:hAnsi="Cambria Math"/>
                <w:sz w:val="24"/>
                <w:szCs w:val="24"/>
              </w:rPr>
              <m:t>t-1</m:t>
            </m:r>
          </m:sub>
        </m:sSub>
        <m:r>
          <m:rPr>
            <m:sty m:val="p"/>
          </m:rPr>
          <w:rPr>
            <w:rFonts w:ascii="Cambria Math" w:hAnsi="Cambria Math"/>
            <w:sz w:val="24"/>
            <w:szCs w:val="24"/>
          </w:rPr>
          <m:t xml:space="preserve">, </m:t>
        </m:r>
        <m:sSub>
          <m:sSubPr>
            <m:ctrlPr>
              <w:rPr>
                <w:rFonts w:ascii="Cambria Math" w:hAnsi="Cambria Math"/>
                <w:b/>
                <w:sz w:val="24"/>
                <w:szCs w:val="24"/>
              </w:rPr>
            </m:ctrlPr>
          </m:sSubPr>
          <m:e>
            <m:r>
              <m:rPr>
                <m:sty m:val="bi"/>
              </m:rPr>
              <w:rPr>
                <w:rFonts w:ascii="Cambria Math" w:hAnsi="Cambria Math"/>
                <w:sz w:val="24"/>
                <w:szCs w:val="24"/>
              </w:rPr>
              <m:t>h</m:t>
            </m:r>
          </m:e>
          <m:sub>
            <m:r>
              <m:rPr>
                <m:sty m:val="bi"/>
              </m:rPr>
              <w:rPr>
                <w:rFonts w:ascii="Cambria Math" w:hAnsi="Cambria Math"/>
                <w:sz w:val="24"/>
                <w:szCs w:val="24"/>
              </w:rPr>
              <m:t>j</m:t>
            </m:r>
          </m:sub>
        </m:sSub>
        <m:r>
          <m:rPr>
            <m:sty m:val="p"/>
          </m:rPr>
          <w:rPr>
            <w:rFonts w:ascii="Cambria Math" w:hAnsi="Cambria Math"/>
            <w:sz w:val="24"/>
            <w:szCs w:val="24"/>
          </w:rPr>
          <m:t>)</m:t>
        </m:r>
      </m:oMath>
      <w:r w:rsidRPr="000970EB">
        <w:rPr>
          <w:rFonts w:asciiTheme="minorEastAsia" w:hAnsiTheme="minorEastAsia" w:hint="eastAsia"/>
          <w:sz w:val="24"/>
          <w:szCs w:val="24"/>
        </w:rPr>
        <w:t>，相应向量形式为：</w:t>
      </w:r>
    </w:p>
    <w:p w:rsidR="00C9713A" w:rsidRPr="00C9713A" w:rsidRDefault="00BF527A" w:rsidP="00EA1E60">
      <w:pPr>
        <w:spacing w:before="100" w:beforeAutospacing="1" w:after="100" w:afterAutospacing="1" w:line="288" w:lineRule="auto"/>
        <w:jc w:val="center"/>
      </w:pPr>
      <m:oMathPara>
        <m:oMath>
          <m:sSub>
            <m:sSubPr>
              <m:ctrlPr>
                <w:rPr>
                  <w:rFonts w:ascii="Cambria Math" w:hAnsi="Cambria Math"/>
                  <w:b/>
                </w:rPr>
              </m:ctrlPr>
            </m:sSubPr>
            <m:e>
              <m:r>
                <m:rPr>
                  <m:sty m:val="bi"/>
                </m:rPr>
                <w:rPr>
                  <w:rFonts w:ascii="Cambria Math" w:hAnsi="Cambria Math"/>
                </w:rPr>
                <m:t>e</m:t>
              </m:r>
            </m:e>
            <m:sub>
              <m:r>
                <m:rPr>
                  <m:sty m:val="bi"/>
                </m:rPr>
                <w:rPr>
                  <w:rFonts w:ascii="Cambria Math" w:hAnsi="Cambria Math"/>
                </w:rPr>
                <m:t>t</m:t>
              </m:r>
            </m:sub>
          </m:sSub>
          <m:r>
            <w:rPr>
              <w:rFonts w:ascii="Cambria Math" w:hAnsi="Cambria Math"/>
            </w:rPr>
            <m:t>= (a</m:t>
          </m:r>
          <m:d>
            <m:dPr>
              <m:ctrlPr>
                <w:rPr>
                  <w:rFonts w:ascii="Cambria Math" w:hAnsi="Cambria Math"/>
                </w:rPr>
              </m:ctrlPr>
            </m:dPr>
            <m:e>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t-1</m:t>
                  </m:r>
                </m:sub>
              </m:sSub>
              <m:r>
                <m:rPr>
                  <m:sty m:val="p"/>
                </m:rPr>
                <w:rPr>
                  <w:rFonts w:ascii="Cambria Math" w:hAnsi="Cambria Math"/>
                </w:rPr>
                <m:t>,</m:t>
              </m:r>
              <m:r>
                <m:rPr>
                  <m:sty m:val="b"/>
                </m:rPr>
                <w:rPr>
                  <w:rFonts w:ascii="Cambria Math" w:hAnsi="Cambria Math"/>
                </w:rPr>
                <m:t xml:space="preserve"> </m:t>
              </m:r>
              <m:sSub>
                <m:sSubPr>
                  <m:ctrlPr>
                    <w:rPr>
                      <w:rFonts w:ascii="Cambria Math" w:hAnsi="Cambria Math"/>
                      <w:b/>
                    </w:rPr>
                  </m:ctrlPr>
                </m:sSubPr>
                <m:e>
                  <m:r>
                    <m:rPr>
                      <m:sty m:val="bi"/>
                    </m:rPr>
                    <w:rPr>
                      <w:rFonts w:ascii="Cambria Math" w:hAnsi="Cambria Math"/>
                    </w:rPr>
                    <m:t>h</m:t>
                  </m:r>
                </m:e>
                <m:sub>
                  <m:r>
                    <m:rPr>
                      <m:sty m:val="bi"/>
                    </m:rPr>
                    <w:rPr>
                      <w:rFonts w:ascii="Cambria Math" w:hAnsi="Cambria Math"/>
                    </w:rPr>
                    <m:t>1</m:t>
                  </m:r>
                </m:sub>
              </m:sSub>
            </m:e>
          </m:d>
          <m:r>
            <m:rPr>
              <m:sty m:val="p"/>
            </m:rPr>
            <w:rPr>
              <w:rFonts w:ascii="Cambria Math" w:hAnsi="Cambria Math"/>
            </w:rPr>
            <m:t xml:space="preserve">, </m:t>
          </m:r>
          <m:r>
            <w:rPr>
              <w:rFonts w:ascii="Cambria Math" w:hAnsi="Cambria Math"/>
            </w:rPr>
            <m:t>a</m:t>
          </m:r>
          <m:d>
            <m:dPr>
              <m:ctrlPr>
                <w:rPr>
                  <w:rFonts w:ascii="Cambria Math" w:hAnsi="Cambria Math"/>
                </w:rPr>
              </m:ctrlPr>
            </m:dPr>
            <m:e>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t-1</m:t>
                  </m:r>
                </m:sub>
              </m:sSub>
              <m:r>
                <m:rPr>
                  <m:sty m:val="p"/>
                </m:rPr>
                <w:rPr>
                  <w:rFonts w:ascii="Cambria Math" w:hAnsi="Cambria Math"/>
                </w:rPr>
                <m:t xml:space="preserve">, </m:t>
              </m:r>
              <m:sSub>
                <m:sSubPr>
                  <m:ctrlPr>
                    <w:rPr>
                      <w:rFonts w:ascii="Cambria Math" w:hAnsi="Cambria Math"/>
                      <w:b/>
                    </w:rPr>
                  </m:ctrlPr>
                </m:sSubPr>
                <m:e>
                  <m:r>
                    <m:rPr>
                      <m:sty m:val="bi"/>
                    </m:rPr>
                    <w:rPr>
                      <w:rFonts w:ascii="Cambria Math" w:hAnsi="Cambria Math"/>
                    </w:rPr>
                    <m:t>h</m:t>
                  </m:r>
                </m:e>
                <m:sub>
                  <m:r>
                    <m:rPr>
                      <m:sty m:val="bi"/>
                    </m:rPr>
                    <w:rPr>
                      <w:rFonts w:ascii="Cambria Math" w:hAnsi="Cambria Math"/>
                    </w:rPr>
                    <m:t>2</m:t>
                  </m:r>
                </m:sub>
              </m:sSub>
            </m:e>
          </m:d>
          <m:r>
            <w:rPr>
              <w:rFonts w:ascii="Cambria Math" w:hAnsi="Cambria Math"/>
            </w:rPr>
            <m:t>,…,a</m:t>
          </m:r>
          <m:d>
            <m:dPr>
              <m:ctrlPr>
                <w:rPr>
                  <w:rFonts w:ascii="Cambria Math" w:hAnsi="Cambria Math"/>
                </w:rPr>
              </m:ctrlPr>
            </m:dPr>
            <m:e>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t-1</m:t>
                  </m:r>
                </m:sub>
              </m:sSub>
              <m:r>
                <m:rPr>
                  <m:sty m:val="p"/>
                </m:rPr>
                <w:rPr>
                  <w:rFonts w:ascii="Cambria Math" w:hAnsi="Cambria Math"/>
                </w:rPr>
                <m:t xml:space="preserve">, </m:t>
              </m:r>
              <m:sSub>
                <m:sSubPr>
                  <m:ctrlPr>
                    <w:rPr>
                      <w:rFonts w:ascii="Cambria Math" w:hAnsi="Cambria Math"/>
                      <w:b/>
                    </w:rPr>
                  </m:ctrlPr>
                </m:sSubPr>
                <m:e>
                  <m:r>
                    <m:rPr>
                      <m:sty m:val="bi"/>
                    </m:rPr>
                    <w:rPr>
                      <w:rFonts w:ascii="Cambria Math" w:hAnsi="Cambria Math"/>
                    </w:rPr>
                    <m:t>h</m:t>
                  </m:r>
                </m:e>
                <m:sub>
                  <m:r>
                    <m:rPr>
                      <m:sty m:val="bi"/>
                    </m:rPr>
                    <w:rPr>
                      <w:rFonts w:ascii="Cambria Math" w:hAnsi="Cambria Math"/>
                    </w:rPr>
                    <m:t>T</m:t>
                  </m:r>
                </m:sub>
              </m:sSub>
            </m:e>
          </m:d>
          <m:r>
            <w:rPr>
              <w:rFonts w:ascii="Cambria Math" w:hAnsi="Cambria Math"/>
            </w:rPr>
            <m:t>)</m:t>
          </m:r>
        </m:oMath>
      </m:oMathPara>
    </w:p>
    <w:p w:rsidR="00C9713A" w:rsidRPr="000970EB" w:rsidRDefault="00C9713A" w:rsidP="00306A5D">
      <w:pPr>
        <w:spacing w:line="288" w:lineRule="auto"/>
        <w:rPr>
          <w:rFonts w:asciiTheme="minorEastAsia" w:hAnsiTheme="minorEastAsia"/>
          <w:sz w:val="24"/>
          <w:szCs w:val="24"/>
        </w:rPr>
      </w:pPr>
      <w:r w:rsidRPr="000970EB">
        <w:rPr>
          <w:rFonts w:asciiTheme="minorEastAsia" w:hAnsiTheme="minorEastAsia" w:hint="eastAsia"/>
          <w:sz w:val="24"/>
          <w:szCs w:val="24"/>
        </w:rPr>
        <w:lastRenderedPageBreak/>
        <w:t>其中，</w:t>
      </w:r>
      <m:oMath>
        <m:r>
          <m:rPr>
            <m:sty m:val="p"/>
          </m:rPr>
          <w:rPr>
            <w:rFonts w:ascii="Cambria Math" w:hAnsi="Cambria Math" w:hint="eastAsia"/>
            <w:sz w:val="24"/>
            <w:szCs w:val="24"/>
          </w:rPr>
          <m:t>a</m:t>
        </m:r>
      </m:oMath>
      <w:r w:rsidRPr="000970EB">
        <w:rPr>
          <w:rFonts w:asciiTheme="minorEastAsia" w:hAnsiTheme="minorEastAsia" w:hint="eastAsia"/>
          <w:sz w:val="24"/>
          <w:szCs w:val="24"/>
        </w:rPr>
        <w:t>是一种相关性</w:t>
      </w:r>
      <w:r w:rsidR="00306A5D">
        <w:rPr>
          <w:rFonts w:asciiTheme="minorEastAsia" w:hAnsiTheme="minorEastAsia" w:hint="eastAsia"/>
          <w:sz w:val="24"/>
          <w:szCs w:val="24"/>
        </w:rPr>
        <w:t>运算</w:t>
      </w:r>
      <w:r w:rsidRPr="000970EB">
        <w:rPr>
          <w:rFonts w:asciiTheme="minorEastAsia" w:hAnsiTheme="minorEastAsia" w:hint="eastAsia"/>
          <w:sz w:val="24"/>
          <w:szCs w:val="24"/>
        </w:rPr>
        <w:t>符。例如，常见的有点</w:t>
      </w:r>
      <w:proofErr w:type="gramStart"/>
      <w:r w:rsidRPr="000970EB">
        <w:rPr>
          <w:rFonts w:asciiTheme="minorEastAsia" w:hAnsiTheme="minorEastAsia" w:hint="eastAsia"/>
          <w:sz w:val="24"/>
          <w:szCs w:val="24"/>
        </w:rPr>
        <w:t>乘形式</w:t>
      </w:r>
      <w:proofErr w:type="gramEnd"/>
      <m:oMath>
        <m:sSub>
          <m:sSubPr>
            <m:ctrlPr>
              <w:rPr>
                <w:rFonts w:ascii="Cambria Math" w:hAnsi="Cambria Math"/>
                <w:b/>
                <w:sz w:val="24"/>
                <w:szCs w:val="24"/>
              </w:rPr>
            </m:ctrlPr>
          </m:sSubPr>
          <m:e>
            <m:r>
              <m:rPr>
                <m:sty m:val="bi"/>
              </m:rPr>
              <w:rPr>
                <w:rFonts w:ascii="Cambria Math" w:hAnsi="Cambria Math"/>
                <w:sz w:val="24"/>
                <w:szCs w:val="24"/>
              </w:rPr>
              <m:t>e</m:t>
            </m:r>
          </m:e>
          <m:sub>
            <m:r>
              <m:rPr>
                <m:sty m:val="bi"/>
              </m:rPr>
              <w:rPr>
                <w:rFonts w:ascii="Cambria Math" w:hAnsi="Cambria Math"/>
                <w:sz w:val="24"/>
                <w:szCs w:val="24"/>
              </w:rPr>
              <m:t>t</m:t>
            </m:r>
          </m:sub>
        </m:sSub>
        <m:r>
          <m:rPr>
            <m:sty m:val="p"/>
          </m:rPr>
          <w:rPr>
            <w:rFonts w:ascii="Cambria Math" w:hAnsi="Cambria Math" w:hint="eastAsia"/>
            <w:sz w:val="24"/>
            <w:szCs w:val="24"/>
          </w:rPr>
          <m:t>=</m:t>
        </m:r>
        <m:r>
          <m:rPr>
            <m:sty m:val="p"/>
          </m:rPr>
          <w:rPr>
            <w:rFonts w:ascii="Cambria Math" w:hAnsi="Cambria Math"/>
            <w:sz w:val="24"/>
            <w:szCs w:val="24"/>
          </w:rPr>
          <m:t xml:space="preserve"> </m:t>
        </m:r>
        <m:sSup>
          <m:sSupPr>
            <m:ctrlPr>
              <w:rPr>
                <w:rFonts w:ascii="Cambria Math" w:hAnsi="Cambria Math"/>
                <w:sz w:val="24"/>
                <w:szCs w:val="24"/>
              </w:rPr>
            </m:ctrlPr>
          </m:sSupPr>
          <m:e>
            <m:sSub>
              <m:sSubPr>
                <m:ctrlPr>
                  <w:rPr>
                    <w:rFonts w:ascii="Cambria Math" w:hAnsi="Cambria Math"/>
                    <w:b/>
                    <w:sz w:val="24"/>
                    <w:szCs w:val="24"/>
                  </w:rPr>
                </m:ctrlPr>
              </m:sSubPr>
              <m:e>
                <m:r>
                  <m:rPr>
                    <m:sty m:val="bi"/>
                  </m:rPr>
                  <w:rPr>
                    <w:rFonts w:ascii="Cambria Math" w:hAnsi="Cambria Math"/>
                    <w:sz w:val="24"/>
                    <w:szCs w:val="24"/>
                  </w:rPr>
                  <m:t>s</m:t>
                </m:r>
              </m:e>
              <m:sub>
                <m:r>
                  <m:rPr>
                    <m:sty m:val="bi"/>
                  </m:rPr>
                  <w:rPr>
                    <w:rFonts w:ascii="Cambria Math" w:hAnsi="Cambria Math"/>
                    <w:sz w:val="24"/>
                    <w:szCs w:val="24"/>
                  </w:rPr>
                  <m:t>t-1</m:t>
                </m:r>
              </m:sub>
            </m:sSub>
          </m:e>
          <m:sup>
            <m:r>
              <w:rPr>
                <w:rFonts w:ascii="Cambria Math" w:hAnsi="Cambria Math" w:hint="eastAsia"/>
                <w:sz w:val="24"/>
                <w:szCs w:val="24"/>
              </w:rPr>
              <m:t>T</m:t>
            </m:r>
          </m:sup>
        </m:sSup>
        <m:r>
          <m:rPr>
            <m:sty m:val="bi"/>
          </m:rPr>
          <w:rPr>
            <w:rFonts w:ascii="Cambria Math" w:hAnsi="Cambria Math"/>
            <w:sz w:val="24"/>
            <w:szCs w:val="24"/>
          </w:rPr>
          <m:t>h</m:t>
        </m:r>
      </m:oMath>
      <w:r w:rsidRPr="000970EB">
        <w:rPr>
          <w:rFonts w:asciiTheme="minorEastAsia" w:hAnsiTheme="minorEastAsia" w:hint="eastAsia"/>
          <w:sz w:val="24"/>
          <w:szCs w:val="24"/>
        </w:rPr>
        <w:t>、加权点乘</w:t>
      </w:r>
      <m:oMath>
        <m:sSub>
          <m:sSubPr>
            <m:ctrlPr>
              <w:rPr>
                <w:rFonts w:ascii="Cambria Math" w:hAnsi="Cambria Math"/>
                <w:b/>
                <w:sz w:val="24"/>
                <w:szCs w:val="24"/>
              </w:rPr>
            </m:ctrlPr>
          </m:sSubPr>
          <m:e>
            <m:r>
              <m:rPr>
                <m:sty m:val="bi"/>
              </m:rPr>
              <w:rPr>
                <w:rFonts w:ascii="Cambria Math" w:hAnsi="Cambria Math"/>
                <w:sz w:val="24"/>
                <w:szCs w:val="24"/>
              </w:rPr>
              <m:t>e</m:t>
            </m:r>
          </m:e>
          <m:sub>
            <m:r>
              <m:rPr>
                <m:sty m:val="bi"/>
              </m:rPr>
              <w:rPr>
                <w:rFonts w:ascii="Cambria Math" w:hAnsi="Cambria Math"/>
                <w:sz w:val="24"/>
                <w:szCs w:val="24"/>
              </w:rPr>
              <m:t>t</m:t>
            </m:r>
          </m:sub>
        </m:sSub>
        <m:r>
          <m:rPr>
            <m:sty m:val="p"/>
          </m:rPr>
          <w:rPr>
            <w:rFonts w:ascii="Cambria Math" w:hAnsi="Cambria Math" w:hint="eastAsia"/>
            <w:sz w:val="24"/>
            <w:szCs w:val="24"/>
          </w:rPr>
          <m:t>=</m:t>
        </m:r>
        <m:sSup>
          <m:sSupPr>
            <m:ctrlPr>
              <w:rPr>
                <w:rFonts w:ascii="Cambria Math" w:hAnsi="Cambria Math"/>
                <w:sz w:val="24"/>
                <w:szCs w:val="24"/>
              </w:rPr>
            </m:ctrlPr>
          </m:sSupPr>
          <m:e>
            <m:sSub>
              <m:sSubPr>
                <m:ctrlPr>
                  <w:rPr>
                    <w:rFonts w:ascii="Cambria Math" w:hAnsi="Cambria Math"/>
                    <w:b/>
                    <w:sz w:val="24"/>
                    <w:szCs w:val="24"/>
                  </w:rPr>
                </m:ctrlPr>
              </m:sSubPr>
              <m:e>
                <m:r>
                  <m:rPr>
                    <m:sty m:val="bi"/>
                  </m:rPr>
                  <w:rPr>
                    <w:rFonts w:ascii="Cambria Math" w:hAnsi="Cambria Math"/>
                    <w:sz w:val="24"/>
                    <w:szCs w:val="24"/>
                  </w:rPr>
                  <m:t>s</m:t>
                </m:r>
              </m:e>
              <m:sub>
                <m:r>
                  <m:rPr>
                    <m:sty m:val="bi"/>
                  </m:rPr>
                  <w:rPr>
                    <w:rFonts w:ascii="Cambria Math" w:hAnsi="Cambria Math"/>
                    <w:sz w:val="24"/>
                    <w:szCs w:val="24"/>
                  </w:rPr>
                  <m:t>t-1</m:t>
                </m:r>
              </m:sub>
            </m:sSub>
          </m:e>
          <m:sup>
            <m:r>
              <w:rPr>
                <w:rFonts w:ascii="Cambria Math" w:hAnsi="Cambria Math" w:hint="eastAsia"/>
                <w:sz w:val="24"/>
                <w:szCs w:val="24"/>
              </w:rPr>
              <m:t>T</m:t>
            </m:r>
          </m:sup>
        </m:sSup>
        <m:r>
          <m:rPr>
            <m:sty m:val="bi"/>
          </m:rPr>
          <w:rPr>
            <w:rFonts w:ascii="Cambria Math" w:hAnsi="Cambria Math" w:hint="eastAsia"/>
            <w:sz w:val="24"/>
            <w:szCs w:val="24"/>
          </w:rPr>
          <m:t>W</m:t>
        </m:r>
        <m:r>
          <m:rPr>
            <m:sty m:val="bi"/>
          </m:rPr>
          <w:rPr>
            <w:rFonts w:ascii="Cambria Math" w:hAnsi="Cambria Math"/>
            <w:sz w:val="24"/>
            <w:szCs w:val="24"/>
          </w:rPr>
          <m:t>h</m:t>
        </m:r>
      </m:oMath>
      <w:r w:rsidRPr="000970EB">
        <w:rPr>
          <w:rFonts w:asciiTheme="minorEastAsia" w:hAnsiTheme="minorEastAsia" w:hint="eastAsia"/>
          <w:sz w:val="24"/>
          <w:szCs w:val="24"/>
        </w:rPr>
        <w:t>、加和</w:t>
      </w:r>
      <m:oMath>
        <m:sSub>
          <m:sSubPr>
            <m:ctrlPr>
              <w:rPr>
                <w:rFonts w:ascii="Cambria Math" w:hAnsi="Cambria Math"/>
                <w:b/>
                <w:sz w:val="24"/>
                <w:szCs w:val="24"/>
              </w:rPr>
            </m:ctrlPr>
          </m:sSubPr>
          <m:e>
            <m:r>
              <m:rPr>
                <m:sty m:val="bi"/>
              </m:rPr>
              <w:rPr>
                <w:rFonts w:ascii="Cambria Math" w:hAnsi="Cambria Math"/>
                <w:sz w:val="24"/>
                <w:szCs w:val="24"/>
              </w:rPr>
              <m:t>e</m:t>
            </m:r>
          </m:e>
          <m:sub>
            <m:r>
              <m:rPr>
                <m:sty m:val="bi"/>
              </m:rPr>
              <w:rPr>
                <w:rFonts w:ascii="Cambria Math" w:hAnsi="Cambria Math"/>
                <w:sz w:val="24"/>
                <w:szCs w:val="24"/>
              </w:rPr>
              <m:t>t</m:t>
            </m:r>
          </m:sub>
        </m:sSub>
        <m:r>
          <m:rPr>
            <m:sty m:val="p"/>
          </m:rPr>
          <w:rPr>
            <w:rFonts w:ascii="Cambria Math" w:hAnsi="Cambria Math" w:hint="eastAsia"/>
            <w:sz w:val="24"/>
            <w:szCs w:val="24"/>
          </w:rPr>
          <m:t>=</m:t>
        </m:r>
        <m:r>
          <m:rPr>
            <m:sty m:val="p"/>
          </m:rPr>
          <w:rPr>
            <w:rFonts w:ascii="Cambria Math" w:hAnsi="Cambria Math"/>
            <w:sz w:val="24"/>
            <w:szCs w:val="24"/>
          </w:rPr>
          <m:t xml:space="preserve"> </m:t>
        </m:r>
        <m:sSup>
          <m:sSupPr>
            <m:ctrlPr>
              <w:rPr>
                <w:rFonts w:ascii="Cambria Math" w:hAnsi="Cambria Math"/>
                <w:sz w:val="24"/>
                <w:szCs w:val="24"/>
              </w:rPr>
            </m:ctrlPr>
          </m:sSupPr>
          <m:e>
            <m:r>
              <m:rPr>
                <m:sty m:val="b"/>
              </m:rPr>
              <w:rPr>
                <w:rFonts w:ascii="Cambria Math" w:hAnsi="Cambria Math" w:hint="eastAsia"/>
                <w:sz w:val="24"/>
                <w:szCs w:val="24"/>
              </w:rPr>
              <m:t>v</m:t>
            </m:r>
          </m:e>
          <m:sup>
            <m:r>
              <w:rPr>
                <w:rFonts w:ascii="Cambria Math" w:hAnsi="Cambria Math" w:hint="eastAsia"/>
                <w:sz w:val="24"/>
                <w:szCs w:val="24"/>
              </w:rPr>
              <m:t>T</m:t>
            </m:r>
          </m:sup>
        </m:sSup>
        <m:r>
          <m:rPr>
            <m:sty m:val="p"/>
          </m:rPr>
          <w:rPr>
            <w:rFonts w:ascii="Cambria Math" w:hAnsi="Cambria Math"/>
            <w:sz w:val="24"/>
            <w:szCs w:val="24"/>
          </w:rPr>
          <m:t>tanh⁡</m:t>
        </m:r>
        <m: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hint="eastAsia"/>
                <w:sz w:val="24"/>
                <w:szCs w:val="24"/>
              </w:rPr>
              <m:t>W</m:t>
            </m:r>
          </m:e>
          <m:sub>
            <m:r>
              <m:rPr>
                <m:sty m:val="bi"/>
              </m:rPr>
              <w:rPr>
                <w:rFonts w:ascii="Cambria Math" w:hAnsi="Cambria Math"/>
                <w:sz w:val="24"/>
                <w:szCs w:val="24"/>
              </w:rPr>
              <m:t>1</m:t>
            </m:r>
          </m:sub>
        </m:sSub>
        <m:r>
          <m:rPr>
            <m:sty m:val="bi"/>
          </m:rPr>
          <w:rPr>
            <w:rFonts w:ascii="Cambria Math" w:hAnsi="Cambria Math"/>
            <w:sz w:val="24"/>
            <w:szCs w:val="24"/>
          </w:rPr>
          <m:t>h</m:t>
        </m:r>
        <m: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hint="eastAsia"/>
                <w:sz w:val="24"/>
                <w:szCs w:val="24"/>
              </w:rPr>
              <m:t>W</m:t>
            </m:r>
          </m:e>
          <m:sub>
            <m:r>
              <m:rPr>
                <m:sty m:val="bi"/>
              </m:rPr>
              <w:rPr>
                <w:rFonts w:ascii="Cambria Math" w:hAnsi="Cambria Math"/>
                <w:sz w:val="24"/>
                <w:szCs w:val="24"/>
              </w:rPr>
              <m:t>2</m:t>
            </m:r>
          </m:sub>
        </m:sSub>
        <m:sSub>
          <m:sSubPr>
            <m:ctrlPr>
              <w:rPr>
                <w:rFonts w:ascii="Cambria Math" w:hAnsi="Cambria Math"/>
                <w:b/>
                <w:sz w:val="24"/>
                <w:szCs w:val="24"/>
              </w:rPr>
            </m:ctrlPr>
          </m:sSubPr>
          <m:e>
            <m:r>
              <m:rPr>
                <m:sty m:val="bi"/>
              </m:rPr>
              <w:rPr>
                <w:rFonts w:ascii="Cambria Math" w:hAnsi="Cambria Math"/>
                <w:sz w:val="24"/>
                <w:szCs w:val="24"/>
              </w:rPr>
              <m:t>s</m:t>
            </m:r>
          </m:e>
          <m:sub>
            <m:r>
              <m:rPr>
                <m:sty m:val="bi"/>
              </m:rPr>
              <w:rPr>
                <w:rFonts w:ascii="Cambria Math" w:hAnsi="Cambria Math"/>
                <w:sz w:val="24"/>
                <w:szCs w:val="24"/>
              </w:rPr>
              <m:t>t-1</m:t>
            </m:r>
          </m:sub>
        </m:sSub>
        <m:r>
          <w:rPr>
            <w:rFonts w:ascii="Cambria Math" w:hAnsi="Cambria Math"/>
            <w:sz w:val="24"/>
            <w:szCs w:val="24"/>
          </w:rPr>
          <m:t>)</m:t>
        </m:r>
      </m:oMath>
      <w:r w:rsidRPr="000970EB">
        <w:rPr>
          <w:rFonts w:asciiTheme="minorEastAsia" w:hAnsiTheme="minorEastAsia" w:hint="eastAsia"/>
          <w:sz w:val="24"/>
          <w:szCs w:val="24"/>
        </w:rPr>
        <w:t>等</w:t>
      </w:r>
      <w:r w:rsidR="00FD0AC1" w:rsidRPr="000970EB">
        <w:rPr>
          <w:rFonts w:asciiTheme="minorEastAsia" w:hAnsiTheme="minorEastAsia" w:hint="eastAsia"/>
          <w:sz w:val="24"/>
          <w:szCs w:val="24"/>
        </w:rPr>
        <w:t>。</w:t>
      </w:r>
    </w:p>
    <w:p w:rsidR="00FD0AC1" w:rsidRPr="000970EB" w:rsidRDefault="00306A5D" w:rsidP="000970EB">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t>然后，</w:t>
      </w:r>
      <w:r w:rsidR="00FD0AC1" w:rsidRPr="000970EB">
        <w:rPr>
          <w:rFonts w:asciiTheme="minorEastAsia" w:hAnsiTheme="minorEastAsia" w:hint="eastAsia"/>
          <w:sz w:val="24"/>
          <w:szCs w:val="24"/>
        </w:rPr>
        <w:t>通过softmax将</w:t>
      </w:r>
      <m:oMath>
        <m:sSub>
          <m:sSubPr>
            <m:ctrlPr>
              <w:rPr>
                <w:rFonts w:ascii="Cambria Math" w:hAnsi="Cambria Math"/>
                <w:b/>
                <w:sz w:val="24"/>
                <w:szCs w:val="24"/>
              </w:rPr>
            </m:ctrlPr>
          </m:sSubPr>
          <m:e>
            <m:r>
              <m:rPr>
                <m:sty m:val="bi"/>
              </m:rPr>
              <w:rPr>
                <w:rFonts w:ascii="Cambria Math" w:hAnsi="Cambria Math"/>
                <w:sz w:val="24"/>
                <w:szCs w:val="24"/>
              </w:rPr>
              <m:t>e</m:t>
            </m:r>
          </m:e>
          <m:sub>
            <m:r>
              <m:rPr>
                <m:sty m:val="bi"/>
              </m:rPr>
              <w:rPr>
                <w:rFonts w:ascii="Cambria Math" w:hAnsi="Cambria Math"/>
                <w:sz w:val="24"/>
                <w:szCs w:val="24"/>
              </w:rPr>
              <m:t>t</m:t>
            </m:r>
          </m:sub>
        </m:sSub>
      </m:oMath>
      <w:r w:rsidR="00265FB2">
        <w:rPr>
          <w:rFonts w:asciiTheme="minorEastAsia" w:hAnsiTheme="minorEastAsia" w:hint="eastAsia"/>
          <w:sz w:val="24"/>
          <w:szCs w:val="24"/>
        </w:rPr>
        <w:t>归</w:t>
      </w:r>
      <w:proofErr w:type="gramStart"/>
      <w:r w:rsidR="00265FB2">
        <w:rPr>
          <w:rFonts w:asciiTheme="minorEastAsia" w:hAnsiTheme="minorEastAsia" w:hint="eastAsia"/>
          <w:sz w:val="24"/>
          <w:szCs w:val="24"/>
        </w:rPr>
        <w:t>一</w:t>
      </w:r>
      <w:proofErr w:type="gramEnd"/>
      <w:r w:rsidR="00265FB2">
        <w:rPr>
          <w:rFonts w:asciiTheme="minorEastAsia" w:hAnsiTheme="minorEastAsia" w:hint="eastAsia"/>
          <w:sz w:val="24"/>
          <w:szCs w:val="24"/>
        </w:rPr>
        <w:t>，得到注意力</w:t>
      </w:r>
      <w:r w:rsidR="00FD0AC1" w:rsidRPr="000970EB">
        <w:rPr>
          <w:rFonts w:asciiTheme="minorEastAsia" w:hAnsiTheme="minorEastAsia" w:hint="eastAsia"/>
          <w:sz w:val="24"/>
          <w:szCs w:val="24"/>
        </w:rPr>
        <w:t>分布：</w:t>
      </w:r>
    </w:p>
    <w:p w:rsidR="00FD0AC1" w:rsidRPr="00FD0AC1" w:rsidRDefault="00BF527A" w:rsidP="00EA1E60">
      <w:pPr>
        <w:spacing w:before="100" w:beforeAutospacing="1" w:after="100" w:afterAutospacing="1" w:line="288" w:lineRule="auto"/>
        <w:jc w:val="center"/>
      </w:pPr>
      <m:oMathPara>
        <m:oMath>
          <m:sSub>
            <m:sSubPr>
              <m:ctrlPr>
                <w:rPr>
                  <w:rFonts w:ascii="Cambria Math" w:hAnsi="Cambria Math"/>
                  <w:b/>
                </w:rPr>
              </m:ctrlPr>
            </m:sSubPr>
            <m:e>
              <m:r>
                <m:rPr>
                  <m:sty m:val="b"/>
                </m:rPr>
                <w:rPr>
                  <w:rFonts w:ascii="Cambria Math" w:hAnsi="Cambria Math"/>
                </w:rPr>
                <m:t>α</m:t>
              </m:r>
            </m:e>
            <m:sub>
              <m:r>
                <m:rPr>
                  <m:sty m:val="bi"/>
                </m:rPr>
                <w:rPr>
                  <w:rFonts w:ascii="Cambria Math" w:hAnsi="Cambria Math"/>
                </w:rPr>
                <m:t>t</m:t>
              </m:r>
            </m:sub>
          </m:sSub>
          <m:r>
            <w:rPr>
              <w:rFonts w:ascii="Cambria Math" w:hAnsi="Cambria Math"/>
            </w:rPr>
            <m:t>=softmax(</m:t>
          </m:r>
          <m:sSub>
            <m:sSubPr>
              <m:ctrlPr>
                <w:rPr>
                  <w:rFonts w:ascii="Cambria Math" w:hAnsi="Cambria Math"/>
                  <w:b/>
                </w:rPr>
              </m:ctrlPr>
            </m:sSubPr>
            <m:e>
              <m:r>
                <m:rPr>
                  <m:sty m:val="bi"/>
                </m:rPr>
                <w:rPr>
                  <w:rFonts w:ascii="Cambria Math" w:hAnsi="Cambria Math"/>
                </w:rPr>
                <m:t>e</m:t>
              </m:r>
            </m:e>
            <m:sub>
              <m:r>
                <m:rPr>
                  <m:sty m:val="bi"/>
                </m:rPr>
                <w:rPr>
                  <w:rFonts w:ascii="Cambria Math" w:hAnsi="Cambria Math"/>
                </w:rPr>
                <m:t>t</m:t>
              </m:r>
            </m:sub>
          </m:sSub>
          <m:r>
            <w:rPr>
              <w:rFonts w:ascii="Cambria Math" w:hAnsi="Cambria Math"/>
            </w:rPr>
            <m:t>)</m:t>
          </m:r>
        </m:oMath>
      </m:oMathPara>
    </w:p>
    <w:p w:rsidR="00FD0AC1" w:rsidRPr="000970EB" w:rsidRDefault="00FD0AC1" w:rsidP="00EA1E60">
      <w:pPr>
        <w:spacing w:line="288" w:lineRule="auto"/>
        <w:rPr>
          <w:rFonts w:asciiTheme="minorEastAsia" w:hAnsiTheme="minorEastAsia"/>
          <w:sz w:val="24"/>
          <w:szCs w:val="24"/>
        </w:rPr>
      </w:pPr>
      <w:r w:rsidRPr="000970EB">
        <w:rPr>
          <w:rFonts w:asciiTheme="minorEastAsia" w:hAnsiTheme="minorEastAsia" w:hint="eastAsia"/>
          <w:sz w:val="24"/>
          <w:szCs w:val="24"/>
        </w:rPr>
        <w:t>展开形式为：</w:t>
      </w:r>
    </w:p>
    <w:p w:rsidR="00FD0AC1" w:rsidRPr="00FD0AC1" w:rsidRDefault="00BF527A" w:rsidP="00EA1E60">
      <w:pPr>
        <w:spacing w:before="100" w:beforeAutospacing="1" w:after="100" w:afterAutospacing="1" w:line="288" w:lineRule="auto"/>
        <w:jc w:val="center"/>
      </w:pPr>
      <m:oMathPara>
        <m:oMath>
          <m:sSub>
            <m:sSubPr>
              <m:ctrlPr>
                <w:rPr>
                  <w:rFonts w:ascii="Cambria Math" w:hAnsi="Cambria Math"/>
                </w:rPr>
              </m:ctrlPr>
            </m:sSubPr>
            <m:e>
              <m:r>
                <m:rPr>
                  <m:sty m:val="p"/>
                </m:rPr>
                <w:rPr>
                  <w:rFonts w:ascii="Cambria Math" w:hAnsi="Cambria Math"/>
                </w:rPr>
                <m:t>α</m:t>
              </m:r>
            </m:e>
            <m:sub>
              <m:r>
                <w:rPr>
                  <w:rFonts w:ascii="Cambria Math" w:hAnsi="Cambria Math"/>
                </w:rPr>
                <m:t>t</m:t>
              </m:r>
              <m:r>
                <w:rPr>
                  <w:rFonts w:ascii="Cambria Math" w:hAnsi="Cambria Math" w:hint="eastAsia"/>
                </w:rPr>
                <m:t>j</m:t>
              </m:r>
            </m:sub>
          </m:sSub>
          <m:r>
            <w:rPr>
              <w:rFonts w:ascii="Cambria Math" w:hAnsi="Cambria Math"/>
            </w:rPr>
            <m:t>=</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tj</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r>
                    <m:rPr>
                      <m:sty m:val="p"/>
                    </m:rP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tk</m:t>
                      </m:r>
                    </m:sub>
                  </m:sSub>
                  <m:r>
                    <w:rPr>
                      <w:rFonts w:ascii="Cambria Math" w:hAnsi="Cambria Math"/>
                    </w:rPr>
                    <m:t>)</m:t>
                  </m:r>
                </m:e>
              </m:nary>
            </m:den>
          </m:f>
        </m:oMath>
      </m:oMathPara>
    </w:p>
    <w:p w:rsidR="00FD0AC1" w:rsidRPr="000970EB" w:rsidRDefault="00FD0AC1" w:rsidP="00EA1E60">
      <w:pPr>
        <w:spacing w:line="288" w:lineRule="auto"/>
        <w:rPr>
          <w:rFonts w:asciiTheme="minorEastAsia" w:hAnsiTheme="minorEastAsia"/>
          <w:sz w:val="24"/>
          <w:szCs w:val="24"/>
        </w:rPr>
      </w:pPr>
      <w:r w:rsidRPr="000970EB">
        <w:rPr>
          <w:rFonts w:asciiTheme="minorEastAsia" w:hAnsiTheme="minorEastAsia" w:hint="eastAsia"/>
          <w:sz w:val="24"/>
          <w:szCs w:val="24"/>
        </w:rPr>
        <w:t>利用</w:t>
      </w:r>
      <m:oMath>
        <m:sSub>
          <m:sSubPr>
            <m:ctrlPr>
              <w:rPr>
                <w:rFonts w:ascii="Cambria Math" w:hAnsi="Cambria Math"/>
                <w:sz w:val="24"/>
                <w:szCs w:val="24"/>
              </w:rPr>
            </m:ctrlPr>
          </m:sSubPr>
          <m:e>
            <m:r>
              <m:rPr>
                <m:sty m:val="p"/>
              </m:rPr>
              <w:rPr>
                <w:rFonts w:ascii="Cambria Math" w:hAnsi="Cambria Math"/>
                <w:sz w:val="24"/>
                <w:szCs w:val="24"/>
              </w:rPr>
              <m:t>α</m:t>
            </m:r>
          </m:e>
          <m:sub>
            <m:r>
              <w:rPr>
                <w:rFonts w:ascii="Cambria Math" w:hAnsi="Cambria Math"/>
                <w:sz w:val="24"/>
                <w:szCs w:val="24"/>
              </w:rPr>
              <m:t>t</m:t>
            </m:r>
          </m:sub>
        </m:sSub>
      </m:oMath>
      <w:r w:rsidRPr="000970EB">
        <w:rPr>
          <w:rFonts w:asciiTheme="minorEastAsia" w:hAnsiTheme="minorEastAsia" w:hint="eastAsia"/>
          <w:sz w:val="24"/>
          <w:szCs w:val="24"/>
        </w:rPr>
        <w:t>可以加权求和得到相应的上下文向量：</w:t>
      </w:r>
    </w:p>
    <w:p w:rsidR="00FD0AC1" w:rsidRPr="00FD0AC1" w:rsidRDefault="00BF527A" w:rsidP="00EA1E60">
      <w:pPr>
        <w:spacing w:before="100" w:beforeAutospacing="1" w:after="100" w:afterAutospacing="1" w:line="288" w:lineRule="auto"/>
        <w:jc w:val="center"/>
      </w:pPr>
      <m:oMathPara>
        <m:oMath>
          <m:sSub>
            <m:sSubPr>
              <m:ctrlPr>
                <w:rPr>
                  <w:rFonts w:ascii="Cambria Math" w:hAnsi="Cambria Math"/>
                  <w:b/>
                </w:rPr>
              </m:ctrlPr>
            </m:sSubPr>
            <m:e>
              <m:r>
                <m:rPr>
                  <m:sty m:val="b"/>
                </m:rPr>
                <w:rPr>
                  <w:rFonts w:ascii="Cambria Math" w:hAnsi="Cambria Math" w:hint="eastAsia"/>
                </w:rPr>
                <m:t>c</m:t>
              </m:r>
            </m:e>
            <m:sub>
              <m:r>
                <m:rPr>
                  <m:sty m:val="bi"/>
                </m:rP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T</m:t>
              </m:r>
            </m:sup>
            <m:e>
              <m:sSub>
                <m:sSubPr>
                  <m:ctrlPr>
                    <w:rPr>
                      <w:rFonts w:ascii="Cambria Math" w:hAnsi="Cambria Math"/>
                    </w:rPr>
                  </m:ctrlPr>
                </m:sSubPr>
                <m:e>
                  <m:r>
                    <m:rPr>
                      <m:sty m:val="p"/>
                    </m:rPr>
                    <w:rPr>
                      <w:rFonts w:ascii="Cambria Math" w:hAnsi="Cambria Math"/>
                    </w:rPr>
                    <m:t>α</m:t>
                  </m:r>
                </m:e>
                <m:sub>
                  <m:r>
                    <w:rPr>
                      <w:rFonts w:ascii="Cambria Math" w:hAnsi="Cambria Math"/>
                    </w:rPr>
                    <m:t>t</m:t>
                  </m:r>
                  <m:r>
                    <w:rPr>
                      <w:rFonts w:ascii="Cambria Math" w:hAnsi="Cambria Math" w:hint="eastAsia"/>
                    </w:rPr>
                    <m:t>j</m:t>
                  </m:r>
                </m:sub>
              </m:sSub>
            </m:e>
          </m:nary>
          <m:sSub>
            <m:sSubPr>
              <m:ctrlPr>
                <w:rPr>
                  <w:rFonts w:ascii="Cambria Math" w:hAnsi="Cambria Math"/>
                  <w:b/>
                </w:rPr>
              </m:ctrlPr>
            </m:sSubPr>
            <m:e>
              <m:r>
                <m:rPr>
                  <m:sty m:val="bi"/>
                </m:rPr>
                <w:rPr>
                  <w:rFonts w:ascii="Cambria Math" w:hAnsi="Cambria Math"/>
                </w:rPr>
                <m:t>h</m:t>
              </m:r>
            </m:e>
            <m:sub>
              <m:r>
                <m:rPr>
                  <m:sty m:val="bi"/>
                </m:rPr>
                <w:rPr>
                  <w:rFonts w:ascii="Cambria Math" w:hAnsi="Cambria Math"/>
                </w:rPr>
                <m:t>j</m:t>
              </m:r>
            </m:sub>
          </m:sSub>
        </m:oMath>
      </m:oMathPara>
    </w:p>
    <w:p w:rsidR="00AD1D1C" w:rsidRPr="000970EB" w:rsidRDefault="00AD1D1C" w:rsidP="00EA1E60">
      <w:pPr>
        <w:spacing w:line="288" w:lineRule="auto"/>
        <w:ind w:firstLineChars="200" w:firstLine="480"/>
        <w:rPr>
          <w:rFonts w:asciiTheme="minorEastAsia" w:hAnsiTheme="minorEastAsia"/>
          <w:sz w:val="24"/>
          <w:szCs w:val="24"/>
        </w:rPr>
      </w:pPr>
      <w:r w:rsidRPr="000970EB">
        <w:rPr>
          <w:rFonts w:asciiTheme="minorEastAsia" w:hAnsiTheme="minorEastAsia" w:hint="eastAsia"/>
          <w:sz w:val="24"/>
          <w:szCs w:val="24"/>
        </w:rPr>
        <w:t>由此，可以计算decoder的下一个</w:t>
      </w:r>
      <w:proofErr w:type="gramStart"/>
      <w:r w:rsidRPr="000970EB">
        <w:rPr>
          <w:rFonts w:asciiTheme="minorEastAsia" w:hAnsiTheme="minorEastAsia" w:hint="eastAsia"/>
          <w:sz w:val="24"/>
          <w:szCs w:val="24"/>
        </w:rPr>
        <w:t>隐</w:t>
      </w:r>
      <w:proofErr w:type="gramEnd"/>
      <w:r w:rsidRPr="000970EB">
        <w:rPr>
          <w:rFonts w:asciiTheme="minorEastAsia" w:hAnsiTheme="minorEastAsia" w:hint="eastAsia"/>
          <w:sz w:val="24"/>
          <w:szCs w:val="24"/>
        </w:rPr>
        <w:t>状态：</w:t>
      </w:r>
    </w:p>
    <w:p w:rsidR="00AD1D1C" w:rsidRPr="00AD1D1C" w:rsidRDefault="00BF527A" w:rsidP="00EA1E60">
      <w:pPr>
        <w:spacing w:before="100" w:beforeAutospacing="1" w:after="100" w:afterAutospacing="1" w:line="288" w:lineRule="auto"/>
        <w:jc w:val="center"/>
      </w:pPr>
      <m:oMathPara>
        <m:oMath>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t</m:t>
              </m:r>
            </m:sub>
          </m:sSub>
          <m:r>
            <w:rPr>
              <w:rFonts w:ascii="Cambria Math" w:hAnsi="Cambria Math" w:hint="eastAsia"/>
            </w:rPr>
            <m:t>=</m:t>
          </m:r>
          <m:r>
            <w:rPr>
              <w:rFonts w:ascii="Cambria Math" w:hAnsi="Cambria Math"/>
            </w:rPr>
            <m:t>f(</m:t>
          </m:r>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t-1</m:t>
              </m:r>
            </m:sub>
          </m:sSub>
          <m:r>
            <w:rPr>
              <w:rFonts w:ascii="Cambria Math" w:hAnsi="Cambria Math"/>
            </w:rPr>
            <m:t xml:space="preserve">, </m:t>
          </m:r>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t-1</m:t>
              </m:r>
            </m:sub>
          </m:sSub>
          <m:r>
            <w:rPr>
              <w:rFonts w:ascii="Cambria Math" w:hAnsi="Cambria Math"/>
            </w:rPr>
            <m:t xml:space="preserve">, </m:t>
          </m:r>
          <m:sSub>
            <m:sSubPr>
              <m:ctrlPr>
                <w:rPr>
                  <w:rFonts w:ascii="Cambria Math" w:hAnsi="Cambria Math"/>
                  <w:b/>
                </w:rPr>
              </m:ctrlPr>
            </m:sSubPr>
            <m:e>
              <m:r>
                <m:rPr>
                  <m:sty m:val="b"/>
                </m:rPr>
                <w:rPr>
                  <w:rFonts w:ascii="Cambria Math" w:hAnsi="Cambria Math" w:hint="eastAsia"/>
                </w:rPr>
                <m:t>c</m:t>
              </m:r>
            </m:e>
            <m:sub>
              <m:r>
                <m:rPr>
                  <m:sty m:val="bi"/>
                </m:rPr>
                <w:rPr>
                  <w:rFonts w:ascii="Cambria Math" w:hAnsi="Cambria Math"/>
                </w:rPr>
                <m:t>t</m:t>
              </m:r>
            </m:sub>
          </m:sSub>
          <m:r>
            <w:rPr>
              <w:rFonts w:ascii="Cambria Math" w:hAnsi="Cambria Math"/>
            </w:rPr>
            <m:t>)</m:t>
          </m:r>
        </m:oMath>
      </m:oMathPara>
    </w:p>
    <w:p w:rsidR="00AD1D1C" w:rsidRPr="000970EB" w:rsidRDefault="00AD1D1C" w:rsidP="00EA1E60">
      <w:pPr>
        <w:spacing w:line="288" w:lineRule="auto"/>
        <w:rPr>
          <w:sz w:val="24"/>
          <w:szCs w:val="24"/>
        </w:rPr>
      </w:pPr>
      <w:r w:rsidRPr="000970EB">
        <w:rPr>
          <w:rFonts w:hint="eastAsia"/>
          <w:sz w:val="24"/>
          <w:szCs w:val="24"/>
        </w:rPr>
        <w:t>以及该位置的输出：</w:t>
      </w:r>
    </w:p>
    <w:p w:rsidR="00AD1D1C" w:rsidRPr="00D544FE" w:rsidRDefault="00133E01" w:rsidP="00EA1E60">
      <w:pPr>
        <w:spacing w:before="100" w:beforeAutospacing="1" w:after="100" w:afterAutospacing="1" w:line="288" w:lineRule="auto"/>
        <w:jc w:val="center"/>
      </w:pPr>
      <m:oMathPara>
        <m:oMath>
          <m:r>
            <m:rPr>
              <m:sty m:val="p"/>
            </m:rPr>
            <w:rPr>
              <w:rFonts w:ascii="Cambria Math" w:hAnsi="Cambria Math"/>
            </w:rPr>
            <m:t>p</m:t>
          </m:r>
          <m:d>
            <m:dPr>
              <m:endChr m:val="|"/>
              <m:ctrlPr>
                <w:rPr>
                  <w:rFonts w:ascii="Cambria Math" w:hAnsi="Cambria Math"/>
                </w:rPr>
              </m:ctrlPr>
            </m:dPr>
            <m:e>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t</m:t>
                  </m:r>
                </m:sub>
              </m:sSub>
            </m:e>
          </m:d>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1</m:t>
              </m:r>
            </m:sub>
          </m:sSub>
          <m:r>
            <m:rPr>
              <m:sty m:val="p"/>
            </m:rPr>
            <w:rPr>
              <w:rFonts w:ascii="Cambria Math" w:hAnsi="Cambria Math"/>
            </w:rPr>
            <m:t>,</m:t>
          </m:r>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2</m:t>
              </m:r>
            </m:sub>
          </m:sSub>
          <m:r>
            <m:rPr>
              <m:sty m:val="p"/>
            </m:rPr>
            <w:rPr>
              <w:rFonts w:ascii="Cambria Math" w:hAnsi="Cambria Math"/>
            </w:rPr>
            <m:t xml:space="preserve">,…, </m:t>
          </m:r>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t-1</m:t>
              </m:r>
            </m:sub>
          </m:sSub>
          <m:r>
            <m:rPr>
              <m:sty m:val="p"/>
            </m:rPr>
            <w:rPr>
              <w:rFonts w:ascii="Cambria Math" w:hAnsi="Cambria Math"/>
            </w:rPr>
            <m:t>,</m:t>
          </m:r>
          <m:r>
            <m:rPr>
              <m:sty m:val="b"/>
            </m:rPr>
            <w:rPr>
              <w:rFonts w:ascii="Cambria Math" w:hAnsi="Cambria Math"/>
            </w:rPr>
            <m:t>x</m:t>
          </m:r>
          <m:r>
            <m:rPr>
              <m:sty m:val="p"/>
            </m:rPr>
            <w:rPr>
              <w:rFonts w:ascii="Cambria Math" w:hAnsi="Cambria Math"/>
            </w:rPr>
            <m:t>)=g(</m:t>
          </m:r>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t-1</m:t>
              </m:r>
            </m:sub>
          </m:sSub>
          <m:r>
            <m:rPr>
              <m:sty m:val="p"/>
            </m:rPr>
            <w:rPr>
              <w:rFonts w:ascii="Cambria Math" w:hAnsi="Cambria Math"/>
            </w:rPr>
            <m:t xml:space="preserve">, </m:t>
          </m:r>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i</m:t>
              </m:r>
            </m:sub>
          </m:sSub>
          <m:r>
            <m:rPr>
              <m:sty m:val="p"/>
            </m:rPr>
            <w:rPr>
              <w:rFonts w:ascii="Cambria Math" w:hAnsi="Cambria Math"/>
            </w:rPr>
            <m:t xml:space="preserve">, </m:t>
          </m:r>
          <m:sSub>
            <m:sSubPr>
              <m:ctrlPr>
                <w:rPr>
                  <w:rFonts w:ascii="Cambria Math" w:hAnsi="Cambria Math"/>
                  <w:b/>
                </w:rPr>
              </m:ctrlPr>
            </m:sSubPr>
            <m:e>
              <m:r>
                <m:rPr>
                  <m:sty m:val="b"/>
                </m:rPr>
                <w:rPr>
                  <w:rFonts w:ascii="Cambria Math" w:hAnsi="Cambria Math" w:hint="eastAsia"/>
                </w:rPr>
                <m:t>c</m:t>
              </m:r>
            </m:e>
            <m:sub>
              <m:r>
                <m:rPr>
                  <m:sty m:val="bi"/>
                </m:rPr>
                <w:rPr>
                  <w:rFonts w:ascii="Cambria Math" w:hAnsi="Cambria Math"/>
                </w:rPr>
                <m:t>i</m:t>
              </m:r>
            </m:sub>
          </m:sSub>
          <m:r>
            <m:rPr>
              <m:sty m:val="p"/>
            </m:rPr>
            <w:rPr>
              <w:rFonts w:ascii="Cambria Math" w:hAnsi="Cambria Math"/>
            </w:rPr>
            <m:t>)</m:t>
          </m:r>
        </m:oMath>
      </m:oMathPara>
    </w:p>
    <w:p w:rsidR="00D544FE" w:rsidRPr="000970EB" w:rsidRDefault="00D544FE" w:rsidP="000970EB">
      <w:pPr>
        <w:spacing w:line="288" w:lineRule="auto"/>
        <w:ind w:firstLineChars="200" w:firstLine="480"/>
        <w:rPr>
          <w:rFonts w:asciiTheme="minorEastAsia" w:hAnsiTheme="minorEastAsia"/>
          <w:sz w:val="24"/>
          <w:szCs w:val="24"/>
        </w:rPr>
      </w:pPr>
      <w:r w:rsidRPr="000970EB">
        <w:rPr>
          <w:rFonts w:asciiTheme="minorEastAsia" w:hAnsiTheme="minorEastAsia" w:hint="eastAsia"/>
          <w:sz w:val="24"/>
          <w:szCs w:val="24"/>
        </w:rPr>
        <w:t>上述过程的关键操作是计算encoder与decoder</w:t>
      </w:r>
      <w:proofErr w:type="gramStart"/>
      <w:r w:rsidRPr="000970EB">
        <w:rPr>
          <w:rFonts w:asciiTheme="minorEastAsia" w:hAnsiTheme="minorEastAsia" w:hint="eastAsia"/>
          <w:sz w:val="24"/>
          <w:szCs w:val="24"/>
        </w:rPr>
        <w:t>隐</w:t>
      </w:r>
      <w:proofErr w:type="gramEnd"/>
      <w:r w:rsidRPr="000970EB">
        <w:rPr>
          <w:rFonts w:asciiTheme="minorEastAsia" w:hAnsiTheme="minorEastAsia" w:hint="eastAsia"/>
          <w:sz w:val="24"/>
          <w:szCs w:val="24"/>
        </w:rPr>
        <w:t>状态之间的关联性权重，得到注意力的分布</w:t>
      </w:r>
      <w:r w:rsidR="00567FB1">
        <w:rPr>
          <w:rFonts w:asciiTheme="minorEastAsia" w:hAnsiTheme="minorEastAsia" w:hint="eastAsia"/>
          <w:sz w:val="24"/>
          <w:szCs w:val="24"/>
        </w:rPr>
        <w:t>。</w:t>
      </w:r>
      <w:r w:rsidRPr="000970EB">
        <w:rPr>
          <w:rFonts w:asciiTheme="minorEastAsia" w:hAnsiTheme="minorEastAsia" w:hint="eastAsia"/>
          <w:sz w:val="24"/>
          <w:szCs w:val="24"/>
        </w:rPr>
        <w:t>从而</w:t>
      </w:r>
      <w:r w:rsidR="00567FB1">
        <w:rPr>
          <w:rFonts w:asciiTheme="minorEastAsia" w:hAnsiTheme="minorEastAsia" w:hint="eastAsia"/>
          <w:sz w:val="24"/>
          <w:szCs w:val="24"/>
        </w:rPr>
        <w:t>，</w:t>
      </w:r>
      <w:r w:rsidRPr="000970EB">
        <w:rPr>
          <w:rFonts w:asciiTheme="minorEastAsia" w:hAnsiTheme="minorEastAsia" w:hint="eastAsia"/>
          <w:sz w:val="24"/>
          <w:szCs w:val="24"/>
        </w:rPr>
        <w:t>对于当前输出位置比较重要的输入位置，</w:t>
      </w:r>
      <w:r w:rsidR="00567FB1">
        <w:rPr>
          <w:rFonts w:asciiTheme="minorEastAsia" w:hAnsiTheme="minorEastAsia" w:hint="eastAsia"/>
          <w:sz w:val="24"/>
          <w:szCs w:val="24"/>
        </w:rPr>
        <w:t>相应地</w:t>
      </w:r>
      <w:r w:rsidRPr="000970EB">
        <w:rPr>
          <w:rFonts w:asciiTheme="minorEastAsia" w:hAnsiTheme="minorEastAsia" w:hint="eastAsia"/>
          <w:sz w:val="24"/>
          <w:szCs w:val="24"/>
        </w:rPr>
        <w:t>在预测时会占较大的比重。</w:t>
      </w:r>
    </w:p>
    <w:p w:rsidR="00D544FE" w:rsidRPr="000970EB" w:rsidRDefault="00D544FE" w:rsidP="000970EB">
      <w:pPr>
        <w:spacing w:line="288" w:lineRule="auto"/>
        <w:ind w:firstLineChars="200" w:firstLine="480"/>
        <w:rPr>
          <w:rFonts w:asciiTheme="minorEastAsia" w:hAnsiTheme="minorEastAsia"/>
          <w:sz w:val="24"/>
          <w:szCs w:val="24"/>
        </w:rPr>
      </w:pPr>
      <w:r w:rsidRPr="000970EB">
        <w:rPr>
          <w:rFonts w:asciiTheme="minorEastAsia" w:hAnsiTheme="minorEastAsia" w:hint="eastAsia"/>
          <w:sz w:val="24"/>
          <w:szCs w:val="24"/>
        </w:rPr>
        <w:t>通过注意力机制的引入，打破了只能利用encoder最终</w:t>
      </w:r>
      <w:r w:rsidR="002A1761">
        <w:rPr>
          <w:rFonts w:asciiTheme="minorEastAsia" w:hAnsiTheme="minorEastAsia" w:hint="eastAsia"/>
          <w:sz w:val="24"/>
          <w:szCs w:val="24"/>
        </w:rPr>
        <w:t>的</w:t>
      </w:r>
      <w:r w:rsidRPr="000970EB">
        <w:rPr>
          <w:rFonts w:asciiTheme="minorEastAsia" w:hAnsiTheme="minorEastAsia" w:hint="eastAsia"/>
          <w:sz w:val="24"/>
          <w:szCs w:val="24"/>
        </w:rPr>
        <w:t>单一</w:t>
      </w:r>
      <w:r w:rsidR="002A1761">
        <w:rPr>
          <w:rFonts w:asciiTheme="minorEastAsia" w:hAnsiTheme="minorEastAsia" w:hint="eastAsia"/>
          <w:sz w:val="24"/>
          <w:szCs w:val="24"/>
        </w:rPr>
        <w:t>向量</w:t>
      </w:r>
      <w:r w:rsidRPr="000970EB">
        <w:rPr>
          <w:rFonts w:asciiTheme="minorEastAsia" w:hAnsiTheme="minorEastAsia" w:hint="eastAsia"/>
          <w:sz w:val="24"/>
          <w:szCs w:val="24"/>
        </w:rPr>
        <w:t>的限制，使得模型可以集中在所有对于下一个目标单词重要的输入信息上，极大地改善模型效果。</w:t>
      </w:r>
      <w:r w:rsidR="002A1761">
        <w:rPr>
          <w:rFonts w:asciiTheme="minorEastAsia" w:hAnsiTheme="minorEastAsia" w:hint="eastAsia"/>
          <w:sz w:val="24"/>
          <w:szCs w:val="24"/>
        </w:rPr>
        <w:t>除此之外，</w:t>
      </w:r>
      <w:r w:rsidRPr="000970EB">
        <w:rPr>
          <w:rFonts w:asciiTheme="minorEastAsia" w:hAnsiTheme="minorEastAsia" w:hint="eastAsia"/>
          <w:sz w:val="24"/>
          <w:szCs w:val="24"/>
        </w:rPr>
        <w:t>通过观察注意力权重矩阵的变化，可以更好地知道哪部分翻译</w:t>
      </w:r>
      <w:proofErr w:type="gramStart"/>
      <w:r w:rsidRPr="000970EB">
        <w:rPr>
          <w:rFonts w:asciiTheme="minorEastAsia" w:hAnsiTheme="minorEastAsia" w:hint="eastAsia"/>
          <w:sz w:val="24"/>
          <w:szCs w:val="24"/>
        </w:rPr>
        <w:t>对应哪</w:t>
      </w:r>
      <w:proofErr w:type="gramEnd"/>
      <w:r w:rsidRPr="000970EB">
        <w:rPr>
          <w:rFonts w:asciiTheme="minorEastAsia" w:hAnsiTheme="minorEastAsia" w:hint="eastAsia"/>
          <w:sz w:val="24"/>
          <w:szCs w:val="24"/>
        </w:rPr>
        <w:t>部分原文字，</w:t>
      </w:r>
      <w:r w:rsidR="002A1761">
        <w:rPr>
          <w:rFonts w:asciiTheme="minorEastAsia" w:hAnsiTheme="minorEastAsia" w:hint="eastAsia"/>
          <w:sz w:val="24"/>
          <w:szCs w:val="24"/>
        </w:rPr>
        <w:t>给模型</w:t>
      </w:r>
      <w:r w:rsidRPr="000970EB">
        <w:rPr>
          <w:rFonts w:asciiTheme="minorEastAsia" w:hAnsiTheme="minorEastAsia" w:hint="eastAsia"/>
          <w:sz w:val="24"/>
          <w:szCs w:val="24"/>
        </w:rPr>
        <w:t>提供更好的解释性，如图</w:t>
      </w:r>
      <w:r w:rsidR="00E15F7F">
        <w:rPr>
          <w:rFonts w:asciiTheme="minorEastAsia" w:hAnsiTheme="minorEastAsia" w:hint="eastAsia"/>
          <w:sz w:val="24"/>
          <w:szCs w:val="24"/>
        </w:rPr>
        <w:t>2-</w:t>
      </w:r>
      <w:r w:rsidR="00E15F7F">
        <w:rPr>
          <w:rFonts w:asciiTheme="minorEastAsia" w:hAnsiTheme="minorEastAsia"/>
          <w:sz w:val="24"/>
          <w:szCs w:val="24"/>
        </w:rPr>
        <w:t>5</w:t>
      </w:r>
      <w:r w:rsidRPr="000970EB">
        <w:rPr>
          <w:rFonts w:asciiTheme="minorEastAsia" w:hAnsiTheme="minorEastAsia" w:hint="eastAsia"/>
          <w:sz w:val="24"/>
          <w:szCs w:val="24"/>
        </w:rPr>
        <w:t>所示：</w:t>
      </w:r>
    </w:p>
    <w:p w:rsidR="00D544FE" w:rsidRDefault="00D544FE" w:rsidP="00D544FE">
      <w:pPr>
        <w:jc w:val="center"/>
      </w:pPr>
      <w:r>
        <w:rPr>
          <w:noProof/>
        </w:rPr>
        <w:lastRenderedPageBreak/>
        <w:drawing>
          <wp:inline distT="0" distB="0" distL="0" distR="0" wp14:anchorId="25575BDE" wp14:editId="236C0C99">
            <wp:extent cx="2319490" cy="240950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58569" cy="2450105"/>
                    </a:xfrm>
                    <a:prstGeom prst="rect">
                      <a:avLst/>
                    </a:prstGeom>
                  </pic:spPr>
                </pic:pic>
              </a:graphicData>
            </a:graphic>
          </wp:inline>
        </w:drawing>
      </w:r>
    </w:p>
    <w:p w:rsidR="00D544FE" w:rsidRPr="000970EB" w:rsidRDefault="00D544FE" w:rsidP="000970EB">
      <w:pPr>
        <w:jc w:val="center"/>
        <w:rPr>
          <w:rFonts w:ascii="楷体" w:eastAsia="楷体" w:hAnsi="楷体"/>
        </w:rPr>
      </w:pPr>
      <w:r w:rsidRPr="000970EB">
        <w:rPr>
          <w:rFonts w:ascii="楷体" w:eastAsia="楷体" w:hAnsi="楷体" w:hint="eastAsia"/>
        </w:rPr>
        <w:t>图</w:t>
      </w:r>
      <w:r w:rsidR="000970EB" w:rsidRPr="000970EB">
        <w:rPr>
          <w:rFonts w:ascii="楷体" w:eastAsia="楷体" w:hAnsi="楷体" w:hint="eastAsia"/>
        </w:rPr>
        <w:t>2-</w:t>
      </w:r>
      <w:r w:rsidR="000970EB" w:rsidRPr="000970EB">
        <w:rPr>
          <w:rFonts w:ascii="楷体" w:eastAsia="楷体" w:hAnsi="楷体"/>
        </w:rPr>
        <w:t>5</w:t>
      </w:r>
      <w:r w:rsidRPr="000970EB">
        <w:rPr>
          <w:rFonts w:ascii="楷体" w:eastAsia="楷体" w:hAnsi="楷体" w:hint="eastAsia"/>
        </w:rPr>
        <w:t xml:space="preserve"> 注意力分布示例</w:t>
      </w:r>
    </w:p>
    <w:p w:rsidR="000E4A72" w:rsidRPr="003E1D7B" w:rsidRDefault="000E4A72" w:rsidP="000E4A72">
      <w:pPr>
        <w:pStyle w:val="2"/>
        <w:spacing w:before="100" w:beforeAutospacing="1" w:after="100" w:afterAutospacing="1"/>
        <w:rPr>
          <w:rFonts w:ascii="黑体" w:hAnsi="黑体"/>
        </w:rPr>
      </w:pPr>
      <w:bookmarkStart w:id="15" w:name="_Toc9434798"/>
      <w:r w:rsidRPr="00B031F9">
        <w:rPr>
          <w:rFonts w:ascii="黑体" w:hAnsi="黑体" w:hint="eastAsia"/>
        </w:rPr>
        <w:t>2</w:t>
      </w:r>
      <w:r w:rsidRPr="00B031F9">
        <w:rPr>
          <w:rFonts w:ascii="黑体" w:hAnsi="黑体"/>
        </w:rPr>
        <w:t>.3</w:t>
      </w:r>
      <w:r w:rsidR="00D43645">
        <w:rPr>
          <w:rFonts w:ascii="黑体" w:hAnsi="黑体"/>
        </w:rPr>
        <w:t xml:space="preserve">  </w:t>
      </w:r>
      <w:r w:rsidR="00D43645">
        <w:rPr>
          <w:rFonts w:ascii="黑体" w:hAnsi="黑体" w:hint="eastAsia"/>
        </w:rPr>
        <w:t>度量学习</w:t>
      </w:r>
      <w:bookmarkEnd w:id="15"/>
    </w:p>
    <w:p w:rsidR="0063694D" w:rsidRPr="001113E4" w:rsidRDefault="0012658C"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引入度量学习，是模型改进的出发点。因此，本节概述度量学习的基础知识，从而便于后续改进模型的阐述与理解。</w:t>
      </w:r>
    </w:p>
    <w:p w:rsidR="00D07380" w:rsidRPr="001113E4" w:rsidRDefault="00D07380"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距离，是许多机器学习算法的核心概念，包括K-n</w:t>
      </w:r>
      <w:r w:rsidRPr="001113E4">
        <w:rPr>
          <w:rFonts w:ascii="宋体" w:eastAsia="宋体" w:hAnsi="宋体"/>
          <w:sz w:val="24"/>
          <w:szCs w:val="24"/>
        </w:rPr>
        <w:t>earest neighbors</w:t>
      </w:r>
      <w:r w:rsidR="00F06AC0" w:rsidRPr="001113E4">
        <w:rPr>
          <w:rFonts w:ascii="宋体" w:eastAsia="宋体" w:hAnsi="宋体" w:hint="eastAsia"/>
          <w:sz w:val="24"/>
          <w:szCs w:val="24"/>
        </w:rPr>
        <w:t>（kNN）</w:t>
      </w:r>
      <w:r w:rsidRPr="001113E4">
        <w:rPr>
          <w:rFonts w:ascii="宋体" w:eastAsia="宋体" w:hAnsi="宋体" w:hint="eastAsia"/>
          <w:sz w:val="24"/>
          <w:szCs w:val="24"/>
        </w:rPr>
        <w:t>、K-m</w:t>
      </w:r>
      <w:r w:rsidRPr="001113E4">
        <w:rPr>
          <w:rFonts w:ascii="宋体" w:eastAsia="宋体" w:hAnsi="宋体"/>
          <w:sz w:val="24"/>
          <w:szCs w:val="24"/>
        </w:rPr>
        <w:t>eans</w:t>
      </w:r>
      <w:r w:rsidRPr="001113E4">
        <w:rPr>
          <w:rFonts w:ascii="宋体" w:eastAsia="宋体" w:hAnsi="宋体" w:hint="eastAsia"/>
          <w:sz w:val="24"/>
          <w:szCs w:val="24"/>
        </w:rPr>
        <w:t>和SVM等。度量学习，产生以距离为</w:t>
      </w:r>
      <w:r w:rsidR="004F79AC" w:rsidRPr="001113E4">
        <w:rPr>
          <w:rFonts w:ascii="宋体" w:eastAsia="宋体" w:hAnsi="宋体" w:hint="eastAsia"/>
          <w:sz w:val="24"/>
          <w:szCs w:val="24"/>
        </w:rPr>
        <w:t>关键的</w:t>
      </w:r>
      <w:r w:rsidRPr="001113E4">
        <w:rPr>
          <w:rFonts w:ascii="宋体" w:eastAsia="宋体" w:hAnsi="宋体" w:hint="eastAsia"/>
          <w:sz w:val="24"/>
          <w:szCs w:val="24"/>
        </w:rPr>
        <w:t>度量</w:t>
      </w:r>
      <w:r w:rsidR="004F79AC" w:rsidRPr="001113E4">
        <w:rPr>
          <w:rFonts w:ascii="宋体" w:eastAsia="宋体" w:hAnsi="宋体" w:hint="eastAsia"/>
          <w:sz w:val="24"/>
          <w:szCs w:val="24"/>
        </w:rPr>
        <w:t>指标</w:t>
      </w:r>
      <w:r w:rsidRPr="001113E4">
        <w:rPr>
          <w:rFonts w:ascii="宋体" w:eastAsia="宋体" w:hAnsi="宋体" w:hint="eastAsia"/>
          <w:sz w:val="24"/>
          <w:szCs w:val="24"/>
        </w:rPr>
        <w:t>，</w:t>
      </w:r>
      <w:r w:rsidR="000F045A">
        <w:rPr>
          <w:rFonts w:ascii="宋体" w:eastAsia="宋体" w:hAnsi="宋体" w:hint="eastAsia"/>
          <w:sz w:val="24"/>
          <w:szCs w:val="24"/>
        </w:rPr>
        <w:t>从而</w:t>
      </w:r>
      <w:r w:rsidRPr="001113E4">
        <w:rPr>
          <w:rFonts w:ascii="宋体" w:eastAsia="宋体" w:hAnsi="宋体" w:hint="eastAsia"/>
          <w:sz w:val="24"/>
          <w:szCs w:val="24"/>
        </w:rPr>
        <w:t>捕获数据间的</w:t>
      </w:r>
      <w:r w:rsidR="004F79AC" w:rsidRPr="001113E4">
        <w:rPr>
          <w:rFonts w:ascii="宋体" w:eastAsia="宋体" w:hAnsi="宋体" w:hint="eastAsia"/>
          <w:sz w:val="24"/>
          <w:szCs w:val="24"/>
        </w:rPr>
        <w:t>关系</w:t>
      </w:r>
      <w:r w:rsidR="000F045A">
        <w:rPr>
          <w:rFonts w:ascii="宋体" w:eastAsia="宋体" w:hAnsi="宋体" w:hint="eastAsia"/>
          <w:sz w:val="24"/>
          <w:szCs w:val="24"/>
        </w:rPr>
        <w:t>。在</w:t>
      </w:r>
      <w:r w:rsidRPr="001113E4">
        <w:rPr>
          <w:rFonts w:ascii="宋体" w:eastAsia="宋体" w:hAnsi="宋体" w:hint="eastAsia"/>
          <w:sz w:val="24"/>
          <w:szCs w:val="24"/>
        </w:rPr>
        <w:t>许多机器学习</w:t>
      </w:r>
      <w:r w:rsidR="000F045A">
        <w:rPr>
          <w:rFonts w:ascii="宋体" w:eastAsia="宋体" w:hAnsi="宋体" w:hint="eastAsia"/>
          <w:sz w:val="24"/>
          <w:szCs w:val="24"/>
        </w:rPr>
        <w:t>任务中得到应用</w:t>
      </w:r>
      <w:r w:rsidRPr="001113E4">
        <w:rPr>
          <w:rFonts w:ascii="宋体" w:eastAsia="宋体" w:hAnsi="宋体" w:hint="eastAsia"/>
          <w:sz w:val="24"/>
          <w:szCs w:val="24"/>
        </w:rPr>
        <w:t>，包括图像分类</w:t>
      </w:r>
      <w:r w:rsidR="004F79AC" w:rsidRPr="001113E4">
        <w:rPr>
          <w:rFonts w:ascii="宋体" w:eastAsia="宋体" w:hAnsi="宋体" w:hint="eastAsia"/>
          <w:sz w:val="24"/>
          <w:szCs w:val="24"/>
        </w:rPr>
        <w:t>和</w:t>
      </w:r>
      <w:r w:rsidRPr="001113E4">
        <w:rPr>
          <w:rFonts w:ascii="宋体" w:eastAsia="宋体" w:hAnsi="宋体" w:hint="eastAsia"/>
          <w:sz w:val="24"/>
          <w:szCs w:val="24"/>
        </w:rPr>
        <w:t>文档检索</w:t>
      </w:r>
      <w:r w:rsidR="004F79AC" w:rsidRPr="001113E4">
        <w:rPr>
          <w:rFonts w:ascii="宋体" w:eastAsia="宋体" w:hAnsi="宋体" w:hint="eastAsia"/>
          <w:sz w:val="24"/>
          <w:szCs w:val="24"/>
        </w:rPr>
        <w:t>等</w:t>
      </w:r>
      <w:r w:rsidRPr="000F045A">
        <w:rPr>
          <w:rFonts w:ascii="宋体" w:eastAsia="宋体" w:hAnsi="宋体" w:hint="eastAsia"/>
          <w:sz w:val="24"/>
          <w:szCs w:val="24"/>
          <w:vertAlign w:val="superscript"/>
        </w:rPr>
        <w:t>[</w:t>
      </w:r>
      <w:r w:rsidR="00954A7C">
        <w:rPr>
          <w:rFonts w:ascii="宋体" w:eastAsia="宋体" w:hAnsi="宋体"/>
          <w:sz w:val="24"/>
          <w:szCs w:val="24"/>
          <w:vertAlign w:val="superscript"/>
        </w:rPr>
        <w:t>21</w:t>
      </w:r>
      <w:r w:rsidRPr="000F045A">
        <w:rPr>
          <w:rFonts w:ascii="宋体" w:eastAsia="宋体" w:hAnsi="宋体" w:hint="eastAsia"/>
          <w:sz w:val="24"/>
          <w:szCs w:val="24"/>
          <w:vertAlign w:val="superscript"/>
        </w:rPr>
        <w:t>,</w:t>
      </w:r>
      <w:r w:rsidR="00954A7C">
        <w:rPr>
          <w:rFonts w:ascii="宋体" w:eastAsia="宋体" w:hAnsi="宋体"/>
          <w:sz w:val="24"/>
          <w:szCs w:val="24"/>
          <w:vertAlign w:val="superscript"/>
        </w:rPr>
        <w:t>22</w:t>
      </w:r>
      <w:r w:rsidRPr="000F045A">
        <w:rPr>
          <w:rFonts w:ascii="宋体" w:eastAsia="宋体" w:hAnsi="宋体" w:hint="eastAsia"/>
          <w:sz w:val="24"/>
          <w:szCs w:val="24"/>
          <w:vertAlign w:val="superscript"/>
        </w:rPr>
        <w:t>,</w:t>
      </w:r>
      <w:r w:rsidR="00954A7C">
        <w:rPr>
          <w:rFonts w:ascii="宋体" w:eastAsia="宋体" w:hAnsi="宋体"/>
          <w:sz w:val="24"/>
          <w:szCs w:val="24"/>
          <w:vertAlign w:val="superscript"/>
        </w:rPr>
        <w:t>23</w:t>
      </w:r>
      <w:r w:rsidRPr="000F045A">
        <w:rPr>
          <w:rFonts w:ascii="宋体" w:eastAsia="宋体" w:hAnsi="宋体" w:hint="eastAsia"/>
          <w:sz w:val="24"/>
          <w:szCs w:val="24"/>
          <w:vertAlign w:val="superscript"/>
        </w:rPr>
        <w:t>,</w:t>
      </w:r>
      <w:r w:rsidR="00954A7C">
        <w:rPr>
          <w:rFonts w:ascii="宋体" w:eastAsia="宋体" w:hAnsi="宋体"/>
          <w:sz w:val="24"/>
          <w:szCs w:val="24"/>
          <w:vertAlign w:val="superscript"/>
        </w:rPr>
        <w:t>24</w:t>
      </w:r>
      <w:r w:rsidRPr="000F045A">
        <w:rPr>
          <w:rFonts w:ascii="宋体" w:eastAsia="宋体" w:hAnsi="宋体" w:hint="eastAsia"/>
          <w:sz w:val="24"/>
          <w:szCs w:val="24"/>
          <w:vertAlign w:val="superscript"/>
        </w:rPr>
        <w:t>]</w:t>
      </w:r>
      <w:r w:rsidRPr="001113E4">
        <w:rPr>
          <w:rFonts w:ascii="宋体" w:eastAsia="宋体" w:hAnsi="宋体" w:hint="eastAsia"/>
          <w:sz w:val="24"/>
          <w:szCs w:val="24"/>
        </w:rPr>
        <w:t>。</w:t>
      </w:r>
    </w:p>
    <w:p w:rsidR="00D07380" w:rsidRPr="001113E4" w:rsidRDefault="00704326"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具体地，</w:t>
      </w:r>
      <w:r w:rsidR="00D07380" w:rsidRPr="001113E4">
        <w:rPr>
          <w:rFonts w:ascii="宋体" w:eastAsia="宋体" w:hAnsi="宋体" w:hint="eastAsia"/>
          <w:sz w:val="24"/>
          <w:szCs w:val="24"/>
        </w:rPr>
        <w:t>给定对象</w:t>
      </w:r>
      <w:r w:rsidR="00BD5816">
        <w:rPr>
          <w:rFonts w:ascii="宋体" w:eastAsia="宋体" w:hAnsi="宋体" w:hint="eastAsia"/>
          <w:sz w:val="24"/>
          <w:szCs w:val="24"/>
        </w:rPr>
        <w:t>集合</w:t>
      </w:r>
      <w:r w:rsidR="00D07380" w:rsidRPr="001113E4">
        <w:rPr>
          <w:rFonts w:ascii="宋体" w:eastAsia="宋体" w:hAnsi="宋体" w:hint="eastAsia"/>
          <w:sz w:val="24"/>
          <w:szCs w:val="24"/>
        </w:rPr>
        <w:t>，</w:t>
      </w:r>
      <w:r w:rsidRPr="001113E4">
        <w:rPr>
          <w:rFonts w:ascii="宋体" w:eastAsia="宋体" w:hAnsi="宋体" w:hint="eastAsia"/>
          <w:sz w:val="24"/>
          <w:szCs w:val="24"/>
        </w:rPr>
        <w:t>已知</w:t>
      </w:r>
      <w:r w:rsidR="00D07380" w:rsidRPr="001113E4">
        <w:rPr>
          <w:rFonts w:ascii="宋体" w:eastAsia="宋体" w:hAnsi="宋体" w:hint="eastAsia"/>
          <w:sz w:val="24"/>
          <w:szCs w:val="24"/>
        </w:rPr>
        <w:t>某些对象是“相似</w:t>
      </w:r>
      <w:r w:rsidR="00BD5816">
        <w:rPr>
          <w:rFonts w:ascii="宋体" w:eastAsia="宋体" w:hAnsi="宋体" w:hint="eastAsia"/>
          <w:sz w:val="24"/>
          <w:szCs w:val="24"/>
        </w:rPr>
        <w:t>的</w:t>
      </w:r>
      <w:r w:rsidR="00D07380" w:rsidRPr="001113E4">
        <w:rPr>
          <w:rFonts w:ascii="宋体" w:eastAsia="宋体" w:hAnsi="宋体" w:hint="eastAsia"/>
          <w:sz w:val="24"/>
          <w:szCs w:val="24"/>
        </w:rPr>
        <w:t>”或“不相似</w:t>
      </w:r>
      <w:r w:rsidR="00BD5816">
        <w:rPr>
          <w:rFonts w:ascii="宋体" w:eastAsia="宋体" w:hAnsi="宋体" w:hint="eastAsia"/>
          <w:sz w:val="24"/>
          <w:szCs w:val="24"/>
        </w:rPr>
        <w:t>的</w:t>
      </w:r>
      <w:r w:rsidR="00D07380" w:rsidRPr="001113E4">
        <w:rPr>
          <w:rFonts w:ascii="宋体" w:eastAsia="宋体" w:hAnsi="宋体" w:hint="eastAsia"/>
          <w:sz w:val="24"/>
          <w:szCs w:val="24"/>
        </w:rPr>
        <w:t>”，度量学习的目标是学习</w:t>
      </w:r>
      <w:r w:rsidRPr="001113E4">
        <w:rPr>
          <w:rFonts w:ascii="宋体" w:eastAsia="宋体" w:hAnsi="宋体" w:hint="eastAsia"/>
          <w:sz w:val="24"/>
          <w:szCs w:val="24"/>
        </w:rPr>
        <w:t>一种符合</w:t>
      </w:r>
      <w:r w:rsidR="00BD5816">
        <w:rPr>
          <w:rFonts w:ascii="宋体" w:eastAsia="宋体" w:hAnsi="宋体" w:hint="eastAsia"/>
          <w:sz w:val="24"/>
          <w:szCs w:val="24"/>
        </w:rPr>
        <w:t>相似和不相似关系</w:t>
      </w:r>
      <w:r w:rsidR="00D07380" w:rsidRPr="001113E4">
        <w:rPr>
          <w:rFonts w:ascii="宋体" w:eastAsia="宋体" w:hAnsi="宋体" w:hint="eastAsia"/>
          <w:sz w:val="24"/>
          <w:szCs w:val="24"/>
        </w:rPr>
        <w:t>的距离度量</w:t>
      </w:r>
      <w:r w:rsidRPr="001113E4">
        <w:rPr>
          <w:rFonts w:ascii="宋体" w:eastAsia="宋体" w:hAnsi="宋体" w:hint="eastAsia"/>
          <w:sz w:val="24"/>
          <w:szCs w:val="24"/>
        </w:rPr>
        <w:t>，即</w:t>
      </w:r>
      <w:r w:rsidR="00BD5816">
        <w:rPr>
          <w:rFonts w:ascii="宋体" w:eastAsia="宋体" w:hAnsi="宋体" w:hint="eastAsia"/>
          <w:sz w:val="24"/>
          <w:szCs w:val="24"/>
        </w:rPr>
        <w:t>构建</w:t>
      </w:r>
      <w:r w:rsidR="00D07380" w:rsidRPr="001113E4">
        <w:rPr>
          <w:rFonts w:ascii="宋体" w:eastAsia="宋体" w:hAnsi="宋体" w:hint="eastAsia"/>
          <w:sz w:val="24"/>
          <w:szCs w:val="24"/>
        </w:rPr>
        <w:t>指标</w:t>
      </w:r>
      <w:r w:rsidRPr="001113E4">
        <w:rPr>
          <w:rFonts w:ascii="宋体" w:eastAsia="宋体" w:hAnsi="宋体" w:hint="eastAsia"/>
          <w:sz w:val="24"/>
          <w:szCs w:val="24"/>
        </w:rPr>
        <w:t>使得</w:t>
      </w:r>
      <w:r w:rsidR="00D07380" w:rsidRPr="001113E4">
        <w:rPr>
          <w:rFonts w:ascii="宋体" w:eastAsia="宋体" w:hAnsi="宋体" w:hint="eastAsia"/>
          <w:sz w:val="24"/>
          <w:szCs w:val="24"/>
        </w:rPr>
        <w:t>相似对间距离较小，</w:t>
      </w:r>
      <w:r w:rsidRPr="001113E4">
        <w:rPr>
          <w:rFonts w:ascii="宋体" w:eastAsia="宋体" w:hAnsi="宋体" w:hint="eastAsia"/>
          <w:sz w:val="24"/>
          <w:szCs w:val="24"/>
        </w:rPr>
        <w:t>不相似</w:t>
      </w:r>
      <w:r w:rsidR="00D07380" w:rsidRPr="001113E4">
        <w:rPr>
          <w:rFonts w:ascii="宋体" w:eastAsia="宋体" w:hAnsi="宋体" w:hint="eastAsia"/>
          <w:sz w:val="24"/>
          <w:szCs w:val="24"/>
        </w:rPr>
        <w:t>对间距离较大。</w:t>
      </w:r>
    </w:p>
    <w:p w:rsidR="00D07380" w:rsidRPr="001113E4" w:rsidRDefault="00704326"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从数学的角度而言</w:t>
      </w:r>
      <w:r w:rsidR="00D07380" w:rsidRPr="001113E4">
        <w:rPr>
          <w:rFonts w:ascii="宋体" w:eastAsia="宋体" w:hAnsi="宋体" w:hint="eastAsia"/>
          <w:sz w:val="24"/>
          <w:szCs w:val="24"/>
        </w:rPr>
        <w:t>，度量</w:t>
      </w:r>
      <w:r w:rsidRPr="001113E4">
        <w:rPr>
          <w:rFonts w:ascii="宋体" w:eastAsia="宋体" w:hAnsi="宋体" w:hint="eastAsia"/>
          <w:sz w:val="24"/>
          <w:szCs w:val="24"/>
        </w:rPr>
        <w:t>指标</w:t>
      </w:r>
      <w:r w:rsidR="00D07380" w:rsidRPr="001113E4">
        <w:rPr>
          <w:rFonts w:ascii="宋体" w:eastAsia="宋体" w:hAnsi="宋体" w:hint="eastAsia"/>
          <w:sz w:val="24"/>
          <w:szCs w:val="24"/>
        </w:rPr>
        <w:t>需要满足几个条件，</w:t>
      </w:r>
      <w:r w:rsidRPr="001113E4">
        <w:rPr>
          <w:rFonts w:ascii="宋体" w:eastAsia="宋体" w:hAnsi="宋体" w:hint="eastAsia"/>
          <w:sz w:val="24"/>
          <w:szCs w:val="24"/>
        </w:rPr>
        <w:t>而</w:t>
      </w:r>
      <w:r w:rsidR="00D07380" w:rsidRPr="001113E4">
        <w:rPr>
          <w:rFonts w:ascii="宋体" w:eastAsia="宋体" w:hAnsi="宋体" w:hint="eastAsia"/>
          <w:sz w:val="24"/>
          <w:szCs w:val="24"/>
        </w:rPr>
        <w:t>三角不等式</w:t>
      </w:r>
      <w:r w:rsidRPr="001113E4">
        <w:rPr>
          <w:rFonts w:ascii="宋体" w:eastAsia="宋体" w:hAnsi="宋体" w:hint="eastAsia"/>
          <w:sz w:val="24"/>
          <w:szCs w:val="24"/>
        </w:rPr>
        <w:t>是</w:t>
      </w:r>
      <w:r w:rsidR="00BD5816">
        <w:rPr>
          <w:rFonts w:ascii="宋体" w:eastAsia="宋体" w:hAnsi="宋体" w:hint="eastAsia"/>
          <w:sz w:val="24"/>
          <w:szCs w:val="24"/>
        </w:rPr>
        <w:t>其中</w:t>
      </w:r>
      <w:r w:rsidRPr="001113E4">
        <w:rPr>
          <w:rFonts w:ascii="宋体" w:eastAsia="宋体" w:hAnsi="宋体" w:hint="eastAsia"/>
          <w:sz w:val="24"/>
          <w:szCs w:val="24"/>
        </w:rPr>
        <w:t>最重要的一个</w:t>
      </w:r>
      <w:r w:rsidR="00D07380" w:rsidRPr="00BD5816">
        <w:rPr>
          <w:rFonts w:ascii="宋体" w:eastAsia="宋体" w:hAnsi="宋体" w:hint="eastAsia"/>
          <w:sz w:val="24"/>
          <w:szCs w:val="24"/>
          <w:vertAlign w:val="superscript"/>
        </w:rPr>
        <w:t>[</w:t>
      </w:r>
      <w:r w:rsidR="00954A7C">
        <w:rPr>
          <w:rFonts w:ascii="宋体" w:eastAsia="宋体" w:hAnsi="宋体"/>
          <w:sz w:val="24"/>
          <w:szCs w:val="24"/>
          <w:vertAlign w:val="superscript"/>
        </w:rPr>
        <w:t>25</w:t>
      </w:r>
      <w:r w:rsidR="00D07380" w:rsidRPr="00BD5816">
        <w:rPr>
          <w:rFonts w:ascii="宋体" w:eastAsia="宋体" w:hAnsi="宋体" w:hint="eastAsia"/>
          <w:sz w:val="24"/>
          <w:szCs w:val="24"/>
          <w:vertAlign w:val="superscript"/>
        </w:rPr>
        <w:t>]</w:t>
      </w:r>
      <w:r w:rsidR="00D07380" w:rsidRPr="001113E4">
        <w:rPr>
          <w:rFonts w:ascii="宋体" w:eastAsia="宋体" w:hAnsi="宋体" w:hint="eastAsia"/>
          <w:sz w:val="24"/>
          <w:szCs w:val="24"/>
        </w:rPr>
        <w:t>。</w:t>
      </w:r>
      <w:r w:rsidR="00BD5816">
        <w:rPr>
          <w:rFonts w:ascii="宋体" w:eastAsia="宋体" w:hAnsi="宋体" w:hint="eastAsia"/>
          <w:sz w:val="24"/>
          <w:szCs w:val="24"/>
        </w:rPr>
        <w:t>具有</w:t>
      </w:r>
      <w:r w:rsidR="00D07380" w:rsidRPr="001113E4">
        <w:rPr>
          <w:rFonts w:ascii="宋体" w:eastAsia="宋体" w:hAnsi="宋体" w:hint="eastAsia"/>
          <w:sz w:val="24"/>
          <w:szCs w:val="24"/>
        </w:rPr>
        <w:t>三角不等式</w:t>
      </w:r>
      <w:r w:rsidR="00BD5816">
        <w:rPr>
          <w:rFonts w:ascii="宋体" w:eastAsia="宋体" w:hAnsi="宋体" w:hint="eastAsia"/>
          <w:sz w:val="24"/>
          <w:szCs w:val="24"/>
        </w:rPr>
        <w:t>性质的度量指标</w:t>
      </w:r>
      <w:r w:rsidR="000C312F" w:rsidRPr="001113E4">
        <w:rPr>
          <w:rFonts w:ascii="宋体" w:eastAsia="宋体" w:hAnsi="宋体" w:hint="eastAsia"/>
          <w:sz w:val="24"/>
          <w:szCs w:val="24"/>
        </w:rPr>
        <w:t>可以表明</w:t>
      </w:r>
      <w:r w:rsidR="00D07380" w:rsidRPr="001113E4">
        <w:rPr>
          <w:rFonts w:ascii="宋体" w:eastAsia="宋体" w:hAnsi="宋体" w:hint="eastAsia"/>
          <w:sz w:val="24"/>
          <w:szCs w:val="24"/>
        </w:rPr>
        <w:t>，对于</w:t>
      </w:r>
      <w:r w:rsidR="000C312F" w:rsidRPr="001113E4">
        <w:rPr>
          <w:rFonts w:ascii="宋体" w:eastAsia="宋体" w:hAnsi="宋体" w:hint="eastAsia"/>
          <w:sz w:val="24"/>
          <w:szCs w:val="24"/>
        </w:rPr>
        <w:t>任意</w:t>
      </w:r>
      <w:r w:rsidR="00D07380" w:rsidRPr="001113E4">
        <w:rPr>
          <w:rFonts w:ascii="宋体" w:eastAsia="宋体" w:hAnsi="宋体" w:hint="eastAsia"/>
          <w:sz w:val="24"/>
          <w:szCs w:val="24"/>
        </w:rPr>
        <w:t>三个对象，任何两个成对距离的总和应大于或等于剩余的成对距离。这意味着，给定信息“x与y和z都相似”，</w:t>
      </w:r>
      <w:r w:rsidR="000C312F" w:rsidRPr="001113E4">
        <w:rPr>
          <w:rFonts w:ascii="宋体" w:eastAsia="宋体" w:hAnsi="宋体" w:hint="eastAsia"/>
          <w:sz w:val="24"/>
          <w:szCs w:val="24"/>
        </w:rPr>
        <w:t>度量指标</w:t>
      </w:r>
      <w:r w:rsidR="00D07380" w:rsidRPr="001113E4">
        <w:rPr>
          <w:rFonts w:ascii="宋体" w:eastAsia="宋体" w:hAnsi="宋体" w:hint="eastAsia"/>
          <w:sz w:val="24"/>
          <w:szCs w:val="24"/>
        </w:rPr>
        <w:t>不仅会拉近</w:t>
      </w:r>
      <w:r w:rsidR="000C312F" w:rsidRPr="001113E4">
        <w:rPr>
          <w:rFonts w:ascii="宋体" w:eastAsia="宋体" w:hAnsi="宋体" w:hint="eastAsia"/>
          <w:sz w:val="24"/>
          <w:szCs w:val="24"/>
        </w:rPr>
        <w:t>上述的</w:t>
      </w:r>
      <w:r w:rsidR="00D07380" w:rsidRPr="001113E4">
        <w:rPr>
          <w:rFonts w:ascii="宋体" w:eastAsia="宋体" w:hAnsi="宋体" w:hint="eastAsia"/>
          <w:sz w:val="24"/>
          <w:szCs w:val="24"/>
        </w:rPr>
        <w:t>两对</w:t>
      </w:r>
      <w:r w:rsidR="000C312F" w:rsidRPr="001113E4">
        <w:rPr>
          <w:rFonts w:ascii="宋体" w:eastAsia="宋体" w:hAnsi="宋体" w:hint="eastAsia"/>
          <w:sz w:val="24"/>
          <w:szCs w:val="24"/>
        </w:rPr>
        <w:t>关系</w:t>
      </w:r>
      <w:r w:rsidR="00D07380" w:rsidRPr="001113E4">
        <w:rPr>
          <w:rFonts w:ascii="宋体" w:eastAsia="宋体" w:hAnsi="宋体" w:hint="eastAsia"/>
          <w:sz w:val="24"/>
          <w:szCs w:val="24"/>
        </w:rPr>
        <w:t>，还会将剩余的</w:t>
      </w:r>
      <w:r w:rsidR="000C312F" w:rsidRPr="001113E4">
        <w:rPr>
          <w:rFonts w:ascii="宋体" w:eastAsia="宋体" w:hAnsi="宋体" w:hint="eastAsia"/>
          <w:sz w:val="24"/>
          <w:szCs w:val="24"/>
        </w:rPr>
        <w:t>关系对</w:t>
      </w:r>
      <m:oMath>
        <m:r>
          <m:rPr>
            <m:sty m:val="p"/>
          </m:rPr>
          <w:rPr>
            <w:rFonts w:ascii="Cambria Math" w:eastAsia="宋体" w:hAnsi="Cambria Math"/>
            <w:sz w:val="24"/>
            <w:szCs w:val="24"/>
          </w:rPr>
          <m:t>(y, z)</m:t>
        </m:r>
      </m:oMath>
      <w:r w:rsidR="00D07380" w:rsidRPr="001113E4">
        <w:rPr>
          <w:rFonts w:ascii="宋体" w:eastAsia="宋体" w:hAnsi="宋体" w:hint="eastAsia"/>
          <w:sz w:val="24"/>
          <w:szCs w:val="24"/>
        </w:rPr>
        <w:t>拉近。</w:t>
      </w:r>
      <w:r w:rsidR="000C312F" w:rsidRPr="001113E4">
        <w:rPr>
          <w:rFonts w:ascii="宋体" w:eastAsia="宋体" w:hAnsi="宋体" w:hint="eastAsia"/>
          <w:sz w:val="24"/>
          <w:szCs w:val="24"/>
        </w:rPr>
        <w:t>因此，可以</w:t>
      </w:r>
      <w:r w:rsidR="00D07380" w:rsidRPr="001113E4">
        <w:rPr>
          <w:rFonts w:ascii="宋体" w:eastAsia="宋体" w:hAnsi="宋体" w:hint="eastAsia"/>
          <w:sz w:val="24"/>
          <w:szCs w:val="24"/>
        </w:rPr>
        <w:t>将此视为相似性</w:t>
      </w:r>
      <w:r w:rsidR="000C312F" w:rsidRPr="001113E4">
        <w:rPr>
          <w:rFonts w:ascii="宋体" w:eastAsia="宋体" w:hAnsi="宋体" w:hint="eastAsia"/>
          <w:sz w:val="24"/>
          <w:szCs w:val="24"/>
        </w:rPr>
        <w:t>的</w:t>
      </w:r>
      <w:r w:rsidR="00D07380" w:rsidRPr="001113E4">
        <w:rPr>
          <w:rFonts w:ascii="宋体" w:eastAsia="宋体" w:hAnsi="宋体" w:hint="eastAsia"/>
          <w:sz w:val="24"/>
          <w:szCs w:val="24"/>
        </w:rPr>
        <w:t>传播过程，</w:t>
      </w:r>
      <w:r w:rsidR="000C312F" w:rsidRPr="001113E4">
        <w:rPr>
          <w:rFonts w:ascii="宋体" w:eastAsia="宋体" w:hAnsi="宋体" w:hint="eastAsia"/>
          <w:sz w:val="24"/>
          <w:szCs w:val="24"/>
        </w:rPr>
        <w:t>即</w:t>
      </w:r>
      <w:r w:rsidR="00D07380" w:rsidRPr="001113E4">
        <w:rPr>
          <w:rFonts w:ascii="宋体" w:eastAsia="宋体" w:hAnsi="宋体" w:hint="eastAsia"/>
          <w:sz w:val="24"/>
          <w:szCs w:val="24"/>
        </w:rPr>
        <w:t>度量</w:t>
      </w:r>
      <w:r w:rsidR="000C312F" w:rsidRPr="001113E4">
        <w:rPr>
          <w:rFonts w:ascii="宋体" w:eastAsia="宋体" w:hAnsi="宋体" w:hint="eastAsia"/>
          <w:sz w:val="24"/>
          <w:szCs w:val="24"/>
        </w:rPr>
        <w:t>指标</w:t>
      </w:r>
      <w:r w:rsidR="00D07380" w:rsidRPr="001113E4">
        <w:rPr>
          <w:rFonts w:ascii="宋体" w:eastAsia="宋体" w:hAnsi="宋体" w:hint="eastAsia"/>
          <w:sz w:val="24"/>
          <w:szCs w:val="24"/>
        </w:rPr>
        <w:t>将已知</w:t>
      </w:r>
      <w:r w:rsidR="000C312F" w:rsidRPr="001113E4">
        <w:rPr>
          <w:rFonts w:ascii="宋体" w:eastAsia="宋体" w:hAnsi="宋体" w:hint="eastAsia"/>
          <w:sz w:val="24"/>
          <w:szCs w:val="24"/>
        </w:rPr>
        <w:t>的</w:t>
      </w:r>
      <w:r w:rsidR="00D07380" w:rsidRPr="001113E4">
        <w:rPr>
          <w:rFonts w:ascii="宋体" w:eastAsia="宋体" w:hAnsi="宋体" w:hint="eastAsia"/>
          <w:sz w:val="24"/>
          <w:szCs w:val="24"/>
        </w:rPr>
        <w:t>相似性信息传播到关系未知的</w:t>
      </w:r>
      <w:r w:rsidR="000C312F" w:rsidRPr="001113E4">
        <w:rPr>
          <w:rFonts w:ascii="宋体" w:eastAsia="宋体" w:hAnsi="宋体" w:hint="eastAsia"/>
          <w:sz w:val="24"/>
          <w:szCs w:val="24"/>
        </w:rPr>
        <w:t>对象间</w:t>
      </w:r>
      <w:r w:rsidR="00D07380" w:rsidRPr="001113E4">
        <w:rPr>
          <w:rFonts w:ascii="宋体" w:eastAsia="宋体" w:hAnsi="宋体" w:hint="eastAsia"/>
          <w:sz w:val="24"/>
          <w:szCs w:val="24"/>
        </w:rPr>
        <w:t>。</w:t>
      </w:r>
    </w:p>
    <w:p w:rsidR="008F35AC" w:rsidRPr="004F2295" w:rsidRDefault="008F35AC" w:rsidP="004F2295">
      <w:pPr>
        <w:pStyle w:val="3"/>
        <w:ind w:firstLine="482"/>
        <w:rPr>
          <w:rFonts w:ascii="黑体" w:hAnsi="黑体"/>
        </w:rPr>
      </w:pPr>
      <w:bookmarkStart w:id="16" w:name="_Toc9434799"/>
      <w:r w:rsidRPr="004F2295">
        <w:rPr>
          <w:rFonts w:ascii="黑体" w:hAnsi="黑体" w:hint="eastAsia"/>
        </w:rPr>
        <w:t>2</w:t>
      </w:r>
      <w:r w:rsidRPr="004F2295">
        <w:rPr>
          <w:rFonts w:ascii="黑体" w:hAnsi="黑体"/>
        </w:rPr>
        <w:t>.3.1</w:t>
      </w:r>
      <w:r w:rsidR="00492B0A" w:rsidRPr="004F2295">
        <w:rPr>
          <w:rFonts w:ascii="黑体" w:hAnsi="黑体"/>
        </w:rPr>
        <w:t xml:space="preserve"> </w:t>
      </w:r>
      <w:r w:rsidRPr="004F2295">
        <w:rPr>
          <w:rFonts w:ascii="黑体" w:hAnsi="黑体"/>
        </w:rPr>
        <w:t xml:space="preserve"> </w:t>
      </w:r>
      <w:r w:rsidR="00DB26BD" w:rsidRPr="004F2295">
        <w:rPr>
          <w:rFonts w:ascii="黑体" w:hAnsi="黑体" w:hint="eastAsia"/>
        </w:rPr>
        <w:t>形式化</w:t>
      </w:r>
      <w:r w:rsidR="00285626" w:rsidRPr="004F2295">
        <w:rPr>
          <w:rFonts w:ascii="黑体" w:hAnsi="黑体" w:hint="eastAsia"/>
        </w:rPr>
        <w:t>定义</w:t>
      </w:r>
      <w:bookmarkEnd w:id="16"/>
    </w:p>
    <w:p w:rsidR="00703A83" w:rsidRPr="001113E4" w:rsidRDefault="00A55C71"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设</w:t>
      </w:r>
      <m:oMath>
        <m:r>
          <m:rPr>
            <m:sty m:val="p"/>
          </m:rPr>
          <w:rPr>
            <w:rFonts w:ascii="Cambria Math" w:eastAsia="宋体" w:hAnsi="Cambria Math"/>
            <w:sz w:val="24"/>
            <w:szCs w:val="24"/>
          </w:rPr>
          <m:t xml:space="preserve">χ = </m:t>
        </m:r>
        <m:d>
          <m:dPr>
            <m:begChr m:val="{"/>
            <m:endChr m:val="}"/>
            <m:ctrlPr>
              <w:rPr>
                <w:rFonts w:ascii="Cambria Math" w:eastAsia="宋体" w:hAnsi="Cambria Math"/>
                <w:sz w:val="24"/>
                <w:szCs w:val="24"/>
              </w:rPr>
            </m:ctrlPr>
          </m:d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r>
              <w:rPr>
                <w:rFonts w:ascii="Cambria Math" w:eastAsia="宋体" w:hAnsi="Cambria Math" w:hint="eastAsia"/>
                <w:sz w:val="24"/>
                <w:szCs w:val="24"/>
              </w:rPr>
              <m:t>与</m:t>
            </m:r>
            <m:r>
              <w:rPr>
                <w:rFonts w:ascii="Cambria Math" w:eastAsia="宋体" w:hAnsi="Cambria Math" w:hint="eastAsia"/>
                <w:sz w:val="24"/>
                <w:szCs w:val="24"/>
              </w:rPr>
              <m:t xml:space="preserve"> </m:t>
            </m:r>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hint="eastAsia"/>
                <w:sz w:val="24"/>
                <w:szCs w:val="24"/>
              </w:rPr>
              <m:t xml:space="preserve"> </m:t>
            </m:r>
            <m:r>
              <w:rPr>
                <w:rFonts w:ascii="Cambria Math" w:eastAsia="宋体" w:hAnsi="Cambria Math" w:hint="eastAsia"/>
                <w:sz w:val="24"/>
                <w:szCs w:val="24"/>
              </w:rPr>
              <m:t>相似</m:t>
            </m:r>
            <m:r>
              <w:rPr>
                <w:rFonts w:ascii="Cambria Math" w:eastAsia="宋体" w:hAnsi="Cambria Math" w:hint="eastAsia"/>
                <w:sz w:val="24"/>
                <w:szCs w:val="24"/>
              </w:rPr>
              <m:t xml:space="preserve"> </m:t>
            </m:r>
          </m:e>
        </m:d>
      </m:oMath>
      <w:r w:rsidRPr="001113E4">
        <w:rPr>
          <w:rFonts w:ascii="宋体" w:eastAsia="宋体" w:hAnsi="宋体" w:hint="eastAsia"/>
          <w:sz w:val="24"/>
          <w:szCs w:val="24"/>
        </w:rPr>
        <w:t>是输入空间</w:t>
      </w:r>
      <m:oMath>
        <m:sSup>
          <m:sSupPr>
            <m:ctrlPr>
              <w:rPr>
                <w:rFonts w:ascii="Cambria Math" w:eastAsia="宋体" w:hAnsi="Cambria Math"/>
                <w:sz w:val="24"/>
                <w:szCs w:val="24"/>
              </w:rPr>
            </m:ctrlPr>
          </m:sSupPr>
          <m:e>
            <m:r>
              <m:rPr>
                <m:scr m:val="double-struck"/>
              </m:rPr>
              <w:rPr>
                <w:rFonts w:ascii="Cambria Math" w:eastAsia="宋体" w:hAnsi="Cambria Math"/>
                <w:sz w:val="24"/>
                <w:szCs w:val="24"/>
              </w:rPr>
              <m:t>R</m:t>
            </m:r>
          </m:e>
          <m:sup>
            <m:r>
              <w:rPr>
                <w:rFonts w:ascii="Cambria Math" w:eastAsia="宋体" w:hAnsi="Cambria Math"/>
                <w:sz w:val="24"/>
                <w:szCs w:val="24"/>
              </w:rPr>
              <m:t>m</m:t>
            </m:r>
          </m:sup>
        </m:sSup>
      </m:oMath>
      <w:r w:rsidRPr="001113E4">
        <w:rPr>
          <w:rFonts w:ascii="宋体" w:eastAsia="宋体" w:hAnsi="宋体" w:hint="eastAsia"/>
          <w:sz w:val="24"/>
          <w:szCs w:val="24"/>
        </w:rPr>
        <w:t>上的数据集合。度量学习中的标签信息以成对的形式</w:t>
      </w:r>
      <w:r w:rsidR="00B538DA">
        <w:rPr>
          <w:rFonts w:ascii="宋体" w:eastAsia="宋体" w:hAnsi="宋体" w:hint="eastAsia"/>
          <w:sz w:val="24"/>
          <w:szCs w:val="24"/>
        </w:rPr>
        <w:t>体现</w:t>
      </w:r>
      <w:r w:rsidRPr="001113E4">
        <w:rPr>
          <w:rFonts w:ascii="宋体" w:eastAsia="宋体" w:hAnsi="宋体" w:hint="eastAsia"/>
          <w:sz w:val="24"/>
          <w:szCs w:val="24"/>
        </w:rPr>
        <w:t>，包括已知相似对集合：</w:t>
      </w:r>
    </w:p>
    <w:p w:rsidR="00A55C71" w:rsidRDefault="00A55C71" w:rsidP="007E3F30">
      <w:pPr>
        <w:spacing w:before="100" w:beforeAutospacing="1" w:after="100" w:afterAutospacing="1" w:line="288" w:lineRule="auto"/>
        <w:rPr>
          <w:rFonts w:ascii="宋体" w:eastAsia="宋体" w:hAnsi="宋体"/>
          <w:sz w:val="24"/>
          <w:szCs w:val="24"/>
        </w:rPr>
      </w:pPr>
      <m:oMathPara>
        <m:oMath>
          <m:r>
            <m:rPr>
              <m:sty m:val="p"/>
            </m:rPr>
            <w:rPr>
              <w:rFonts w:ascii="Cambria Math" w:eastAsia="宋体" w:hAnsi="Cambria Math" w:hint="eastAsia"/>
              <w:sz w:val="24"/>
              <w:szCs w:val="24"/>
            </w:rPr>
            <m:t>S</m:t>
          </m:r>
          <m:r>
            <m:rPr>
              <m:sty m:val="p"/>
            </m:rPr>
            <w:rPr>
              <w:rFonts w:ascii="Cambria Math" w:eastAsia="宋体" w:hAnsi="Cambria Math"/>
              <w:sz w:val="24"/>
              <w:szCs w:val="24"/>
            </w:rPr>
            <m:t xml:space="preserve"> = </m:t>
          </m:r>
          <m:d>
            <m:dPr>
              <m:begChr m:val="{"/>
              <m:endChr m:val="}"/>
              <m:ctrlPr>
                <w:rPr>
                  <w:rFonts w:ascii="Cambria Math" w:eastAsia="宋体" w:hAnsi="Cambria Math"/>
                  <w:sz w:val="24"/>
                  <w:szCs w:val="24"/>
                </w:rPr>
              </m:ctrlPr>
            </m:d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r>
                <w:rPr>
                  <w:rFonts w:ascii="Cambria Math" w:eastAsia="宋体" w:hAnsi="Cambria Math" w:hint="eastAsia"/>
                  <w:sz w:val="24"/>
                  <w:szCs w:val="24"/>
                </w:rPr>
                <m:t>与</m:t>
              </m:r>
              <m:r>
                <w:rPr>
                  <w:rFonts w:ascii="Cambria Math" w:eastAsia="宋体" w:hAnsi="Cambria Math" w:hint="eastAsia"/>
                  <w:sz w:val="24"/>
                  <w:szCs w:val="24"/>
                </w:rPr>
                <m:t xml:space="preserve"> </m:t>
              </m:r>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hint="eastAsia"/>
                  <w:sz w:val="24"/>
                  <w:szCs w:val="24"/>
                </w:rPr>
                <m:t xml:space="preserve"> </m:t>
              </m:r>
              <m:r>
                <w:rPr>
                  <w:rFonts w:ascii="Cambria Math" w:eastAsia="宋体" w:hAnsi="Cambria Math" w:hint="eastAsia"/>
                  <w:sz w:val="24"/>
                  <w:szCs w:val="24"/>
                </w:rPr>
                <m:t>相似</m:t>
              </m:r>
              <m:r>
                <w:rPr>
                  <w:rFonts w:ascii="Cambria Math" w:eastAsia="宋体" w:hAnsi="Cambria Math" w:hint="eastAsia"/>
                  <w:sz w:val="24"/>
                  <w:szCs w:val="24"/>
                </w:rPr>
                <m:t xml:space="preserve"> </m:t>
              </m:r>
            </m:e>
          </m:d>
        </m:oMath>
      </m:oMathPara>
    </w:p>
    <w:p w:rsidR="00A55C71" w:rsidRDefault="00A55C71" w:rsidP="007E3F30">
      <w:pPr>
        <w:spacing w:line="288" w:lineRule="auto"/>
        <w:rPr>
          <w:rFonts w:ascii="宋体" w:eastAsia="宋体" w:hAnsi="宋体"/>
          <w:sz w:val="24"/>
          <w:szCs w:val="24"/>
        </w:rPr>
      </w:pPr>
      <w:r>
        <w:rPr>
          <w:rFonts w:ascii="宋体" w:eastAsia="宋体" w:hAnsi="宋体" w:hint="eastAsia"/>
          <w:sz w:val="24"/>
          <w:szCs w:val="24"/>
        </w:rPr>
        <w:t>和</w:t>
      </w:r>
      <w:r w:rsidR="001052A4">
        <w:rPr>
          <w:rFonts w:ascii="宋体" w:eastAsia="宋体" w:hAnsi="宋体" w:hint="eastAsia"/>
          <w:sz w:val="24"/>
          <w:szCs w:val="24"/>
        </w:rPr>
        <w:t>已知</w:t>
      </w:r>
      <w:r>
        <w:rPr>
          <w:rFonts w:ascii="宋体" w:eastAsia="宋体" w:hAnsi="宋体" w:hint="eastAsia"/>
          <w:sz w:val="24"/>
          <w:szCs w:val="24"/>
        </w:rPr>
        <w:t>不相似对集合：</w:t>
      </w:r>
    </w:p>
    <w:p w:rsidR="00A55C71" w:rsidRDefault="00A55C71" w:rsidP="007E3F30">
      <w:pPr>
        <w:spacing w:before="100" w:beforeAutospacing="1" w:after="100" w:afterAutospacing="1" w:line="288" w:lineRule="auto"/>
        <w:rPr>
          <w:rFonts w:ascii="宋体" w:eastAsia="宋体" w:hAnsi="宋体"/>
          <w:sz w:val="24"/>
          <w:szCs w:val="24"/>
        </w:rPr>
      </w:pPr>
      <m:oMathPara>
        <m:oMath>
          <m:r>
            <m:rPr>
              <m:sty m:val="p"/>
            </m:rPr>
            <w:rPr>
              <w:rFonts w:ascii="Cambria Math" w:eastAsia="宋体" w:hAnsi="Cambria Math" w:hint="eastAsia"/>
              <w:sz w:val="24"/>
              <w:szCs w:val="24"/>
            </w:rPr>
            <m:t>D</m:t>
          </m:r>
          <m:r>
            <m:rPr>
              <m:sty m:val="p"/>
            </m:rPr>
            <w:rPr>
              <w:rFonts w:ascii="Cambria Math" w:eastAsia="宋体" w:hAnsi="Cambria Math"/>
              <w:sz w:val="24"/>
              <w:szCs w:val="24"/>
            </w:rPr>
            <m:t xml:space="preserve"> = </m:t>
          </m:r>
          <m:d>
            <m:dPr>
              <m:begChr m:val="{"/>
              <m:endChr m:val="}"/>
              <m:ctrlPr>
                <w:rPr>
                  <w:rFonts w:ascii="Cambria Math" w:eastAsia="宋体" w:hAnsi="Cambria Math"/>
                  <w:sz w:val="24"/>
                  <w:szCs w:val="24"/>
                </w:rPr>
              </m:ctrlPr>
            </m:d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r>
                <w:rPr>
                  <w:rFonts w:ascii="Cambria Math" w:eastAsia="宋体" w:hAnsi="Cambria Math" w:hint="eastAsia"/>
                  <w:sz w:val="24"/>
                  <w:szCs w:val="24"/>
                </w:rPr>
                <m:t>与</m:t>
              </m:r>
              <m:r>
                <w:rPr>
                  <w:rFonts w:ascii="Cambria Math" w:eastAsia="宋体" w:hAnsi="Cambria Math" w:hint="eastAsia"/>
                  <w:sz w:val="24"/>
                  <w:szCs w:val="24"/>
                </w:rPr>
                <m:t xml:space="preserve"> </m:t>
              </m:r>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hint="eastAsia"/>
                  <w:sz w:val="24"/>
                  <w:szCs w:val="24"/>
                </w:rPr>
                <m:t xml:space="preserve"> </m:t>
              </m:r>
              <m:r>
                <w:rPr>
                  <w:rFonts w:ascii="Cambria Math" w:eastAsia="宋体" w:hAnsi="Cambria Math" w:hint="eastAsia"/>
                  <w:sz w:val="24"/>
                  <w:szCs w:val="24"/>
                </w:rPr>
                <m:t>不相似</m:t>
              </m:r>
              <m:r>
                <w:rPr>
                  <w:rFonts w:ascii="Cambria Math" w:eastAsia="宋体" w:hAnsi="Cambria Math" w:hint="eastAsia"/>
                  <w:sz w:val="24"/>
                  <w:szCs w:val="24"/>
                </w:rPr>
                <m:t xml:space="preserve"> </m:t>
              </m:r>
            </m:e>
          </m:d>
        </m:oMath>
      </m:oMathPara>
    </w:p>
    <w:p w:rsidR="00A55C71" w:rsidRDefault="006A4E66" w:rsidP="007E3F30">
      <w:pPr>
        <w:spacing w:line="288" w:lineRule="auto"/>
        <w:ind w:firstLineChars="200" w:firstLine="480"/>
        <w:rPr>
          <w:rFonts w:ascii="宋体" w:eastAsia="宋体" w:hAnsi="宋体"/>
          <w:sz w:val="24"/>
          <w:szCs w:val="24"/>
        </w:rPr>
      </w:pPr>
      <w:r>
        <w:rPr>
          <w:rFonts w:ascii="宋体" w:eastAsia="宋体" w:hAnsi="宋体" w:hint="eastAsia"/>
          <w:sz w:val="24"/>
          <w:szCs w:val="24"/>
        </w:rPr>
        <w:lastRenderedPageBreak/>
        <w:t>基础的度量学习方法</w:t>
      </w:r>
      <w:r w:rsidR="00B538DA">
        <w:rPr>
          <w:rFonts w:ascii="宋体" w:eastAsia="宋体" w:hAnsi="宋体" w:hint="eastAsia"/>
          <w:sz w:val="24"/>
          <w:szCs w:val="24"/>
        </w:rPr>
        <w:t>，构建</w:t>
      </w:r>
      <w:r>
        <w:rPr>
          <w:rFonts w:ascii="宋体" w:eastAsia="宋体" w:hAnsi="宋体" w:hint="eastAsia"/>
          <w:sz w:val="24"/>
          <w:szCs w:val="24"/>
        </w:rPr>
        <w:t>以马氏距离为</w:t>
      </w:r>
      <w:r w:rsidR="00B30CAE">
        <w:rPr>
          <w:rFonts w:ascii="宋体" w:eastAsia="宋体" w:hAnsi="宋体" w:hint="eastAsia"/>
          <w:sz w:val="24"/>
          <w:szCs w:val="24"/>
        </w:rPr>
        <w:t>核心</w:t>
      </w:r>
      <w:r>
        <w:rPr>
          <w:rFonts w:ascii="宋体" w:eastAsia="宋体" w:hAnsi="宋体" w:hint="eastAsia"/>
          <w:sz w:val="24"/>
          <w:szCs w:val="24"/>
        </w:rPr>
        <w:t>的度量指标：</w:t>
      </w:r>
    </w:p>
    <w:p w:rsidR="006A4E66" w:rsidRPr="00A55C71" w:rsidRDefault="00BF527A" w:rsidP="007E3F30">
      <w:pPr>
        <w:spacing w:before="100" w:beforeAutospacing="1" w:after="100" w:afterAutospacing="1" w:line="288" w:lineRule="auto"/>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d</m:t>
              </m:r>
            </m:e>
            <m:sub>
              <m:r>
                <w:rPr>
                  <w:rFonts w:ascii="Cambria Math" w:eastAsia="宋体" w:hAnsi="Cambria Math"/>
                  <w:sz w:val="24"/>
                  <w:szCs w:val="24"/>
                </w:rPr>
                <m:t>A</m:t>
              </m:r>
            </m:sub>
          </m:sSub>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r>
            <w:rPr>
              <w:rFonts w:ascii="Cambria Math" w:eastAsia="宋体" w:hAnsi="Cambria Math"/>
              <w:sz w:val="24"/>
              <w:szCs w:val="24"/>
            </w:rPr>
            <m:t xml:space="preserve"> = </m:t>
          </m:r>
          <m:rad>
            <m:radPr>
              <m:degHide m:val="1"/>
              <m:ctrlPr>
                <w:rPr>
                  <w:rFonts w:ascii="Cambria Math" w:eastAsia="宋体" w:hAnsi="Cambria Math"/>
                  <w:i/>
                  <w:sz w:val="24"/>
                  <w:szCs w:val="24"/>
                </w:rPr>
              </m:ctrlPr>
            </m:radPr>
            <m:deg/>
            <m:e>
              <m:sSup>
                <m:sSupPr>
                  <m:ctrlPr>
                    <w:rPr>
                      <w:rFonts w:ascii="Cambria Math" w:eastAsia="宋体" w:hAnsi="Cambria Math"/>
                      <w:i/>
                      <w:sz w:val="24"/>
                      <w:szCs w:val="24"/>
                    </w:rPr>
                  </m:ctrlPr>
                </m:sSup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sup>
                  <m:r>
                    <w:rPr>
                      <w:rFonts w:ascii="Cambria Math" w:eastAsia="宋体" w:hAnsi="Cambria Math"/>
                      <w:sz w:val="24"/>
                      <w:szCs w:val="24"/>
                    </w:rPr>
                    <m:t>T</m:t>
                  </m:r>
                </m:sup>
              </m:sSup>
              <m:r>
                <w:rPr>
                  <w:rFonts w:ascii="Cambria Math" w:eastAsia="宋体" w:hAnsi="Cambria Math"/>
                  <w:sz w:val="24"/>
                  <w:szCs w:val="24"/>
                </w:rPr>
                <m:t xml:space="preserve"> A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rad>
        </m:oMath>
      </m:oMathPara>
    </w:p>
    <w:p w:rsidR="00A55C71" w:rsidRPr="001113E4" w:rsidRDefault="00A55C71" w:rsidP="007E3F30">
      <w:pPr>
        <w:spacing w:line="288" w:lineRule="auto"/>
        <w:rPr>
          <w:rFonts w:ascii="宋体" w:eastAsia="宋体" w:hAnsi="宋体"/>
          <w:sz w:val="24"/>
          <w:szCs w:val="24"/>
        </w:rPr>
      </w:pPr>
      <w:r w:rsidRPr="001113E4">
        <w:rPr>
          <w:rFonts w:ascii="宋体" w:eastAsia="宋体" w:hAnsi="宋体" w:hint="eastAsia"/>
          <w:sz w:val="24"/>
          <w:szCs w:val="24"/>
        </w:rPr>
        <w:t>其中</w:t>
      </w:r>
      <w:r w:rsidR="00400385" w:rsidRPr="001113E4">
        <w:rPr>
          <w:rFonts w:ascii="宋体" w:eastAsia="宋体" w:hAnsi="宋体" w:hint="eastAsia"/>
          <w:sz w:val="24"/>
          <w:szCs w:val="24"/>
        </w:rPr>
        <w:t>，</w:t>
      </w:r>
      <m:oMath>
        <m:r>
          <m:rPr>
            <m:sty m:val="p"/>
          </m:rPr>
          <w:rPr>
            <w:rFonts w:ascii="Cambria Math" w:eastAsia="宋体" w:hAnsi="Cambria Math"/>
            <w:sz w:val="24"/>
            <w:szCs w:val="24"/>
          </w:rPr>
          <m:t xml:space="preserve">A ∈ </m:t>
        </m:r>
        <m:sSup>
          <m:sSupPr>
            <m:ctrlPr>
              <w:rPr>
                <w:rFonts w:ascii="Cambria Math" w:eastAsia="宋体" w:hAnsi="Cambria Math"/>
                <w:sz w:val="24"/>
                <w:szCs w:val="24"/>
              </w:rPr>
            </m:ctrlPr>
          </m:sSupPr>
          <m:e>
            <m:r>
              <m:rPr>
                <m:scr m:val="double-struck"/>
              </m:rPr>
              <w:rPr>
                <w:rFonts w:ascii="Cambria Math" w:eastAsia="宋体" w:hAnsi="Cambria Math"/>
                <w:sz w:val="24"/>
                <w:szCs w:val="24"/>
              </w:rPr>
              <m:t>R</m:t>
            </m:r>
          </m:e>
          <m:sup>
            <m:r>
              <w:rPr>
                <w:rFonts w:ascii="Cambria Math" w:eastAsia="宋体" w:hAnsi="Cambria Math"/>
                <w:sz w:val="24"/>
                <w:szCs w:val="24"/>
              </w:rPr>
              <m:t>m × m</m:t>
            </m:r>
          </m:sup>
        </m:sSup>
      </m:oMath>
      <w:r w:rsidRPr="001113E4">
        <w:rPr>
          <w:rFonts w:ascii="宋体" w:eastAsia="宋体" w:hAnsi="宋体" w:hint="eastAsia"/>
          <w:sz w:val="24"/>
          <w:szCs w:val="24"/>
        </w:rPr>
        <w:t>是</w:t>
      </w:r>
      <w:r w:rsidR="00ED247C" w:rsidRPr="001113E4">
        <w:rPr>
          <w:rFonts w:ascii="宋体" w:eastAsia="宋体" w:hAnsi="宋体" w:hint="eastAsia"/>
          <w:sz w:val="24"/>
          <w:szCs w:val="24"/>
        </w:rPr>
        <w:t>半正定</w:t>
      </w:r>
      <w:r w:rsidRPr="001113E4">
        <w:rPr>
          <w:rFonts w:ascii="宋体" w:eastAsia="宋体" w:hAnsi="宋体" w:hint="eastAsia"/>
          <w:sz w:val="24"/>
          <w:szCs w:val="24"/>
        </w:rPr>
        <w:t>矩阵</w:t>
      </w:r>
      <w:r w:rsidRPr="00F511A1">
        <w:rPr>
          <w:rFonts w:ascii="宋体" w:eastAsia="宋体" w:hAnsi="宋体" w:hint="eastAsia"/>
          <w:sz w:val="24"/>
          <w:szCs w:val="24"/>
          <w:vertAlign w:val="superscript"/>
        </w:rPr>
        <w:t>[</w:t>
      </w:r>
      <w:r w:rsidR="00954A7C">
        <w:rPr>
          <w:rFonts w:ascii="宋体" w:eastAsia="宋体" w:hAnsi="宋体"/>
          <w:sz w:val="24"/>
          <w:szCs w:val="24"/>
          <w:vertAlign w:val="superscript"/>
        </w:rPr>
        <w:t>25</w:t>
      </w:r>
      <w:r w:rsidRPr="00F511A1">
        <w:rPr>
          <w:rFonts w:ascii="宋体" w:eastAsia="宋体" w:hAnsi="宋体" w:hint="eastAsia"/>
          <w:sz w:val="24"/>
          <w:szCs w:val="24"/>
          <w:vertAlign w:val="superscript"/>
        </w:rPr>
        <w:t>]</w:t>
      </w:r>
      <w:r w:rsidRPr="001113E4">
        <w:rPr>
          <w:rFonts w:ascii="宋体" w:eastAsia="宋体" w:hAnsi="宋体" w:hint="eastAsia"/>
          <w:sz w:val="24"/>
          <w:szCs w:val="24"/>
        </w:rPr>
        <w:t>。</w:t>
      </w:r>
      <w:r w:rsidR="00A90AD0">
        <w:rPr>
          <w:rFonts w:ascii="宋体" w:eastAsia="宋体" w:hAnsi="宋体" w:hint="eastAsia"/>
          <w:sz w:val="24"/>
          <w:szCs w:val="24"/>
        </w:rPr>
        <w:t>也就是说</w:t>
      </w:r>
      <w:r w:rsidR="000C3F8C" w:rsidRPr="001113E4">
        <w:rPr>
          <w:rFonts w:ascii="宋体" w:eastAsia="宋体" w:hAnsi="宋体" w:hint="eastAsia"/>
          <w:sz w:val="24"/>
          <w:szCs w:val="24"/>
        </w:rPr>
        <w:t>，</w:t>
      </w:r>
      <w:r w:rsidRPr="001113E4">
        <w:rPr>
          <w:rFonts w:ascii="宋体" w:eastAsia="宋体" w:hAnsi="宋体" w:hint="eastAsia"/>
          <w:sz w:val="24"/>
          <w:szCs w:val="24"/>
        </w:rPr>
        <w:t>将输入</w:t>
      </w:r>
      <m:oMath>
        <m:r>
          <m:rPr>
            <m:sty m:val="p"/>
          </m:rPr>
          <w:rPr>
            <w:rFonts w:ascii="Cambria Math" w:eastAsia="宋体" w:hAnsi="Cambria Math" w:hint="eastAsia"/>
            <w:sz w:val="24"/>
            <w:szCs w:val="24"/>
          </w:rPr>
          <m:t>x</m:t>
        </m:r>
      </m:oMath>
      <w:r w:rsidRPr="001113E4">
        <w:rPr>
          <w:rFonts w:ascii="宋体" w:eastAsia="宋体" w:hAnsi="宋体" w:hint="eastAsia"/>
          <w:sz w:val="24"/>
          <w:szCs w:val="24"/>
        </w:rPr>
        <w:t>投影到新的空间</w:t>
      </w:r>
      <m:oMath>
        <m:sSup>
          <m:sSupPr>
            <m:ctrlPr>
              <w:rPr>
                <w:rFonts w:ascii="Cambria Math" w:eastAsia="宋体" w:hAnsi="Cambria Math"/>
                <w:sz w:val="24"/>
                <w:szCs w:val="24"/>
              </w:rPr>
            </m:ctrlPr>
          </m:sSupPr>
          <m:e>
            <m:r>
              <m:rPr>
                <m:scr m:val="double-struck"/>
              </m:rPr>
              <w:rPr>
                <w:rFonts w:ascii="Cambria Math" w:eastAsia="宋体" w:hAnsi="Cambria Math"/>
                <w:sz w:val="24"/>
                <w:szCs w:val="24"/>
              </w:rPr>
              <m:t>R</m:t>
            </m:r>
          </m:e>
          <m:sup>
            <m:r>
              <w:rPr>
                <w:rFonts w:ascii="Cambria Math" w:eastAsia="宋体" w:hAnsi="Cambria Math"/>
                <w:sz w:val="24"/>
                <w:szCs w:val="24"/>
              </w:rPr>
              <m:t>m</m:t>
            </m:r>
          </m:sup>
        </m:sSup>
      </m:oMath>
      <w:r w:rsidRPr="001113E4">
        <w:rPr>
          <w:rFonts w:ascii="宋体" w:eastAsia="宋体" w:hAnsi="宋体" w:hint="eastAsia"/>
          <w:sz w:val="24"/>
          <w:szCs w:val="24"/>
        </w:rPr>
        <w:t>，</w:t>
      </w:r>
      <w:r w:rsidR="000C3F8C" w:rsidRPr="001113E4">
        <w:rPr>
          <w:rFonts w:ascii="宋体" w:eastAsia="宋体" w:hAnsi="宋体" w:hint="eastAsia"/>
          <w:sz w:val="24"/>
          <w:szCs w:val="24"/>
        </w:rPr>
        <w:t>且在新空间中的</w:t>
      </w:r>
      <w:r w:rsidRPr="001113E4">
        <w:rPr>
          <w:rFonts w:ascii="宋体" w:eastAsia="宋体" w:hAnsi="宋体" w:hint="eastAsia"/>
          <w:sz w:val="24"/>
          <w:szCs w:val="24"/>
        </w:rPr>
        <w:t>欧氏距离服从</w:t>
      </w:r>
      <w:r w:rsidR="000C3F8C" w:rsidRPr="001113E4">
        <w:rPr>
          <w:rFonts w:ascii="宋体" w:eastAsia="宋体" w:hAnsi="宋体" w:hint="eastAsia"/>
          <w:sz w:val="24"/>
          <w:szCs w:val="24"/>
        </w:rPr>
        <w:t>给定的相似性</w:t>
      </w:r>
      <w:r w:rsidRPr="001113E4">
        <w:rPr>
          <w:rFonts w:ascii="宋体" w:eastAsia="宋体" w:hAnsi="宋体" w:hint="eastAsia"/>
          <w:sz w:val="24"/>
          <w:szCs w:val="24"/>
        </w:rPr>
        <w:t>约束。有许多</w:t>
      </w:r>
      <w:r w:rsidR="000C3F8C" w:rsidRPr="001113E4">
        <w:rPr>
          <w:rFonts w:ascii="宋体" w:eastAsia="宋体" w:hAnsi="宋体" w:hint="eastAsia"/>
          <w:sz w:val="24"/>
          <w:szCs w:val="24"/>
        </w:rPr>
        <w:t>种</w:t>
      </w:r>
      <w:r w:rsidRPr="001113E4">
        <w:rPr>
          <w:rFonts w:ascii="宋体" w:eastAsia="宋体" w:hAnsi="宋体" w:hint="eastAsia"/>
          <w:sz w:val="24"/>
          <w:szCs w:val="24"/>
        </w:rPr>
        <w:t>方法来</w:t>
      </w:r>
      <w:r w:rsidR="000C3F8C" w:rsidRPr="001113E4">
        <w:rPr>
          <w:rFonts w:ascii="宋体" w:eastAsia="宋体" w:hAnsi="宋体" w:hint="eastAsia"/>
          <w:sz w:val="24"/>
          <w:szCs w:val="24"/>
        </w:rPr>
        <w:t>构建</w:t>
      </w:r>
      <w:r w:rsidRPr="001113E4">
        <w:rPr>
          <w:rFonts w:ascii="宋体" w:eastAsia="宋体" w:hAnsi="宋体" w:hint="eastAsia"/>
          <w:sz w:val="24"/>
          <w:szCs w:val="24"/>
        </w:rPr>
        <w:t>这样的度量</w:t>
      </w:r>
      <w:r w:rsidR="000C3F8C" w:rsidRPr="001113E4">
        <w:rPr>
          <w:rFonts w:ascii="宋体" w:eastAsia="宋体" w:hAnsi="宋体" w:hint="eastAsia"/>
          <w:sz w:val="24"/>
          <w:szCs w:val="24"/>
        </w:rPr>
        <w:t>指标，</w:t>
      </w:r>
      <w:proofErr w:type="gramStart"/>
      <w:r w:rsidRPr="001113E4">
        <w:rPr>
          <w:rFonts w:ascii="宋体" w:eastAsia="宋体" w:hAnsi="宋体" w:hint="eastAsia"/>
          <w:sz w:val="24"/>
          <w:szCs w:val="24"/>
        </w:rPr>
        <w:t>最</w:t>
      </w:r>
      <w:proofErr w:type="gramEnd"/>
      <w:r w:rsidR="000C3F8C" w:rsidRPr="001113E4">
        <w:rPr>
          <w:rFonts w:ascii="宋体" w:eastAsia="宋体" w:hAnsi="宋体" w:hint="eastAsia"/>
          <w:sz w:val="24"/>
          <w:szCs w:val="24"/>
        </w:rPr>
        <w:t>基础</w:t>
      </w:r>
      <w:r w:rsidRPr="001113E4">
        <w:rPr>
          <w:rFonts w:ascii="宋体" w:eastAsia="宋体" w:hAnsi="宋体" w:hint="eastAsia"/>
          <w:sz w:val="24"/>
          <w:szCs w:val="24"/>
        </w:rPr>
        <w:t>的</w:t>
      </w:r>
      <w:r w:rsidR="000C3F8C" w:rsidRPr="001113E4">
        <w:rPr>
          <w:rFonts w:ascii="宋体" w:eastAsia="宋体" w:hAnsi="宋体" w:hint="eastAsia"/>
          <w:sz w:val="24"/>
          <w:szCs w:val="24"/>
        </w:rPr>
        <w:t>做法</w:t>
      </w:r>
      <w:r w:rsidRPr="001113E4">
        <w:rPr>
          <w:rFonts w:ascii="宋体" w:eastAsia="宋体" w:hAnsi="宋体" w:hint="eastAsia"/>
          <w:sz w:val="24"/>
          <w:szCs w:val="24"/>
        </w:rPr>
        <w:t>是解决以下</w:t>
      </w:r>
      <w:proofErr w:type="gramStart"/>
      <w:r w:rsidRPr="001113E4">
        <w:rPr>
          <w:rFonts w:ascii="宋体" w:eastAsia="宋体" w:hAnsi="宋体" w:hint="eastAsia"/>
          <w:sz w:val="24"/>
          <w:szCs w:val="24"/>
        </w:rPr>
        <w:t>凸</w:t>
      </w:r>
      <w:proofErr w:type="gramEnd"/>
      <w:r w:rsidRPr="001113E4">
        <w:rPr>
          <w:rFonts w:ascii="宋体" w:eastAsia="宋体" w:hAnsi="宋体" w:hint="eastAsia"/>
          <w:sz w:val="24"/>
          <w:szCs w:val="24"/>
        </w:rPr>
        <w:t>优化问题：</w:t>
      </w:r>
    </w:p>
    <w:p w:rsidR="00C07493" w:rsidRPr="00A341BC" w:rsidRDefault="00BF527A" w:rsidP="007E3F30">
      <w:pPr>
        <w:spacing w:before="100" w:beforeAutospacing="1" w:after="100" w:afterAutospacing="1" w:line="288" w:lineRule="auto"/>
        <w:rPr>
          <w:rFonts w:ascii="宋体" w:eastAsia="宋体" w:hAnsi="宋体"/>
          <w:sz w:val="24"/>
          <w:szCs w:val="24"/>
        </w:rPr>
      </w:pPr>
      <m:oMathPara>
        <m:oMath>
          <m:func>
            <m:funcPr>
              <m:ctrlPr>
                <w:rPr>
                  <w:rFonts w:ascii="Cambria Math" w:eastAsia="宋体" w:hAnsi="Cambria Math"/>
                  <w:sz w:val="24"/>
                  <w:szCs w:val="24"/>
                </w:rPr>
              </m:ctrlPr>
            </m:funcPr>
            <m:fName>
              <m:limLow>
                <m:limLowPr>
                  <m:ctrlPr>
                    <w:rPr>
                      <w:rFonts w:ascii="Cambria Math" w:eastAsia="宋体" w:hAnsi="Cambria Math"/>
                      <w:sz w:val="24"/>
                      <w:szCs w:val="24"/>
                    </w:rPr>
                  </m:ctrlPr>
                </m:limLowPr>
                <m:e>
                  <m:r>
                    <m:rPr>
                      <m:sty m:val="p"/>
                    </m:rPr>
                    <w:rPr>
                      <w:rFonts w:ascii="Cambria Math" w:eastAsia="宋体" w:hAnsi="Cambria Math"/>
                      <w:sz w:val="24"/>
                    </w:rPr>
                    <m:t>min</m:t>
                  </m:r>
                </m:e>
                <m:lim>
                  <m:r>
                    <w:rPr>
                      <w:rFonts w:ascii="Cambria Math" w:eastAsia="宋体" w:hAnsi="Cambria Math"/>
                      <w:sz w:val="24"/>
                      <w:szCs w:val="24"/>
                    </w:rPr>
                    <m:t>A</m:t>
                  </m:r>
                </m:lim>
              </m:limLow>
            </m:fName>
            <m:e>
              <m:nary>
                <m:naryPr>
                  <m:chr m:val="∑"/>
                  <m:limLoc m:val="subSup"/>
                  <m:supHide m:val="1"/>
                  <m:ctrlPr>
                    <w:rPr>
                      <w:rFonts w:ascii="Cambria Math" w:eastAsia="宋体" w:hAnsi="Cambria Math"/>
                      <w:i/>
                      <w:sz w:val="24"/>
                      <w:szCs w:val="24"/>
                    </w:rPr>
                  </m:ctrlPr>
                </m:naryPr>
                <m:sub>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r>
                    <m:rPr>
                      <m:sty m:val="p"/>
                    </m:rPr>
                    <w:rPr>
                      <w:rFonts w:ascii="Cambria Math" w:eastAsia="宋体" w:hAnsi="Cambria Math"/>
                      <w:sz w:val="24"/>
                      <w:szCs w:val="24"/>
                    </w:rPr>
                    <m:t xml:space="preserve"> ∈ S</m:t>
                  </m:r>
                </m:sub>
                <m:sup/>
                <m:e>
                  <m:sSub>
                    <m:sSubPr>
                      <m:ctrlPr>
                        <w:rPr>
                          <w:rFonts w:ascii="Cambria Math" w:eastAsia="宋体" w:hAnsi="Cambria Math"/>
                          <w:sz w:val="24"/>
                          <w:szCs w:val="24"/>
                        </w:rPr>
                      </m:ctrlPr>
                    </m:sSubPr>
                    <m:e>
                      <m:r>
                        <w:rPr>
                          <w:rFonts w:ascii="Cambria Math" w:eastAsia="宋体" w:hAnsi="Cambria Math"/>
                          <w:sz w:val="24"/>
                          <w:szCs w:val="24"/>
                        </w:rPr>
                        <m:t>d</m:t>
                      </m:r>
                    </m:e>
                    <m:sub>
                      <m:r>
                        <w:rPr>
                          <w:rFonts w:ascii="Cambria Math" w:eastAsia="宋体" w:hAnsi="Cambria Math"/>
                          <w:sz w:val="24"/>
                          <w:szCs w:val="24"/>
                        </w:rPr>
                        <m:t>A</m:t>
                      </m:r>
                    </m:sub>
                  </m:sSub>
                  <m:sSup>
                    <m:sSupPr>
                      <m:ctrlPr>
                        <w:rPr>
                          <w:rFonts w:ascii="Cambria Math" w:eastAsia="宋体" w:hAnsi="Cambria Math"/>
                          <w:i/>
                          <w:sz w:val="24"/>
                          <w:szCs w:val="24"/>
                        </w:rPr>
                      </m:ctrlPr>
                    </m:sSupPr>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e>
                    <m:sup>
                      <m:r>
                        <w:rPr>
                          <w:rFonts w:ascii="Cambria Math" w:eastAsia="宋体" w:hAnsi="Cambria Math"/>
                          <w:sz w:val="24"/>
                          <w:szCs w:val="24"/>
                        </w:rPr>
                        <m:t>2</m:t>
                      </m:r>
                    </m:sup>
                  </m:sSup>
                </m:e>
              </m:nary>
            </m:e>
          </m:func>
        </m:oMath>
      </m:oMathPara>
    </w:p>
    <w:p w:rsidR="00787D73" w:rsidRPr="00A341BC" w:rsidRDefault="00A341BC" w:rsidP="007E3F30">
      <w:pPr>
        <w:spacing w:before="100" w:beforeAutospacing="1" w:after="100" w:afterAutospacing="1" w:line="288" w:lineRule="auto"/>
        <w:rPr>
          <w:rFonts w:ascii="宋体" w:eastAsia="宋体" w:hAnsi="宋体"/>
          <w:sz w:val="24"/>
          <w:szCs w:val="24"/>
        </w:rPr>
      </w:pPr>
      <m:oMathPara>
        <m:oMath>
          <m:r>
            <m:rPr>
              <m:sty m:val="p"/>
            </m:rPr>
            <w:rPr>
              <w:rFonts w:ascii="Cambria Math" w:eastAsia="宋体" w:hAnsi="Cambria Math"/>
              <w:sz w:val="24"/>
              <w:szCs w:val="24"/>
            </w:rPr>
            <m:t xml:space="preserve">s.t. </m:t>
          </m:r>
          <m:func>
            <m:funcPr>
              <m:ctrlPr>
                <w:rPr>
                  <w:rFonts w:ascii="Cambria Math" w:eastAsia="宋体" w:hAnsi="Cambria Math"/>
                  <w:sz w:val="24"/>
                  <w:szCs w:val="24"/>
                </w:rPr>
              </m:ctrlPr>
            </m:funcPr>
            <m:fName>
              <m:limLow>
                <m:limLowPr>
                  <m:ctrlPr>
                    <w:rPr>
                      <w:rFonts w:ascii="Cambria Math" w:eastAsia="宋体" w:hAnsi="Cambria Math"/>
                      <w:sz w:val="24"/>
                      <w:szCs w:val="24"/>
                    </w:rPr>
                  </m:ctrlPr>
                </m:limLowPr>
                <m:e>
                  <m:r>
                    <m:rPr>
                      <m:sty m:val="p"/>
                    </m:rPr>
                    <w:rPr>
                      <w:rFonts w:ascii="Cambria Math" w:eastAsia="宋体" w:hAnsi="Cambria Math"/>
                      <w:sz w:val="24"/>
                    </w:rPr>
                    <m:t>min</m:t>
                  </m:r>
                </m:e>
                <m:lim>
                  <m:r>
                    <w:rPr>
                      <w:rFonts w:ascii="Cambria Math" w:eastAsia="宋体" w:hAnsi="Cambria Math"/>
                      <w:sz w:val="24"/>
                      <w:szCs w:val="24"/>
                    </w:rPr>
                    <m:t>A</m:t>
                  </m:r>
                </m:lim>
              </m:limLow>
            </m:fName>
            <m:e>
              <m:nary>
                <m:naryPr>
                  <m:chr m:val="∑"/>
                  <m:limLoc m:val="subSup"/>
                  <m:supHide m:val="1"/>
                  <m:ctrlPr>
                    <w:rPr>
                      <w:rFonts w:ascii="Cambria Math" w:eastAsia="宋体" w:hAnsi="Cambria Math"/>
                      <w:i/>
                      <w:sz w:val="24"/>
                      <w:szCs w:val="24"/>
                    </w:rPr>
                  </m:ctrlPr>
                </m:naryPr>
                <m:sub>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r>
                    <m:rPr>
                      <m:sty m:val="p"/>
                    </m:rPr>
                    <w:rPr>
                      <w:rFonts w:ascii="Cambria Math" w:eastAsia="宋体" w:hAnsi="Cambria Math"/>
                      <w:sz w:val="24"/>
                      <w:szCs w:val="24"/>
                    </w:rPr>
                    <m:t xml:space="preserve"> ∈ D</m:t>
                  </m:r>
                </m:sub>
                <m:sup/>
                <m:e>
                  <m:sSub>
                    <m:sSubPr>
                      <m:ctrlPr>
                        <w:rPr>
                          <w:rFonts w:ascii="Cambria Math" w:eastAsia="宋体" w:hAnsi="Cambria Math"/>
                          <w:sz w:val="24"/>
                          <w:szCs w:val="24"/>
                        </w:rPr>
                      </m:ctrlPr>
                    </m:sSubPr>
                    <m:e>
                      <m:r>
                        <w:rPr>
                          <w:rFonts w:ascii="Cambria Math" w:eastAsia="宋体" w:hAnsi="Cambria Math"/>
                          <w:sz w:val="24"/>
                          <w:szCs w:val="24"/>
                        </w:rPr>
                        <m:t>d</m:t>
                      </m:r>
                    </m:e>
                    <m:sub>
                      <m:r>
                        <w:rPr>
                          <w:rFonts w:ascii="Cambria Math" w:eastAsia="宋体" w:hAnsi="Cambria Math"/>
                          <w:sz w:val="24"/>
                          <w:szCs w:val="24"/>
                        </w:rPr>
                        <m:t>A</m:t>
                      </m:r>
                    </m:sub>
                  </m:sSub>
                  <m:sSup>
                    <m:sSupPr>
                      <m:ctrlPr>
                        <w:rPr>
                          <w:rFonts w:ascii="Cambria Math" w:eastAsia="宋体" w:hAnsi="Cambria Math"/>
                          <w:i/>
                          <w:sz w:val="24"/>
                          <w:szCs w:val="24"/>
                        </w:rPr>
                      </m:ctrlPr>
                    </m:sSupPr>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e>
                    <m:sup>
                      <m:r>
                        <w:rPr>
                          <w:rFonts w:ascii="Cambria Math" w:eastAsia="宋体" w:hAnsi="Cambria Math"/>
                          <w:sz w:val="24"/>
                          <w:szCs w:val="24"/>
                        </w:rPr>
                        <m:t>2</m:t>
                      </m:r>
                    </m:sup>
                  </m:sSup>
                  <m:r>
                    <w:rPr>
                      <w:rFonts w:ascii="Cambria Math" w:eastAsia="宋体" w:hAnsi="Cambria Math"/>
                      <w:sz w:val="24"/>
                      <w:szCs w:val="24"/>
                    </w:rPr>
                    <m:t xml:space="preserve"> ≥ 1 </m:t>
                  </m:r>
                  <m:r>
                    <w:rPr>
                      <w:rFonts w:ascii="Cambria Math" w:eastAsia="宋体" w:hAnsi="Cambria Math" w:hint="eastAsia"/>
                      <w:sz w:val="24"/>
                      <w:szCs w:val="24"/>
                    </w:rPr>
                    <m:t>且</m:t>
                  </m:r>
                  <m:r>
                    <w:rPr>
                      <w:rFonts w:ascii="Cambria Math" w:eastAsia="宋体" w:hAnsi="Cambria Math" w:hint="eastAsia"/>
                      <w:sz w:val="24"/>
                      <w:szCs w:val="24"/>
                    </w:rPr>
                    <m:t xml:space="preserve"> </m:t>
                  </m:r>
                  <m:r>
                    <w:rPr>
                      <w:rFonts w:ascii="Cambria Math" w:eastAsia="宋体" w:hAnsi="Cambria Math"/>
                      <w:sz w:val="24"/>
                      <w:szCs w:val="24"/>
                    </w:rPr>
                    <m:t>A ≽</m:t>
                  </m:r>
                </m:e>
              </m:nary>
              <m:r>
                <w:rPr>
                  <w:rFonts w:ascii="Cambria Math" w:eastAsia="宋体" w:hAnsi="Cambria Math"/>
                  <w:sz w:val="24"/>
                  <w:szCs w:val="24"/>
                </w:rPr>
                <m:t xml:space="preserve"> 0</m:t>
              </m:r>
            </m:e>
          </m:func>
        </m:oMath>
      </m:oMathPara>
    </w:p>
    <w:p w:rsidR="00A341BC" w:rsidRDefault="0004414D" w:rsidP="007E3F30">
      <w:pPr>
        <w:spacing w:line="288" w:lineRule="auto"/>
        <w:ind w:firstLineChars="200" w:firstLine="480"/>
        <w:rPr>
          <w:rFonts w:ascii="宋体" w:eastAsia="宋体" w:hAnsi="宋体"/>
          <w:sz w:val="24"/>
          <w:szCs w:val="24"/>
        </w:rPr>
      </w:pPr>
      <w:r>
        <w:rPr>
          <w:rFonts w:ascii="宋体" w:eastAsia="宋体" w:hAnsi="宋体" w:hint="eastAsia"/>
          <w:sz w:val="24"/>
          <w:szCs w:val="24"/>
        </w:rPr>
        <w:t>现有的先进</w:t>
      </w:r>
      <w:r w:rsidRPr="0004414D">
        <w:rPr>
          <w:rFonts w:ascii="宋体" w:eastAsia="宋体" w:hAnsi="宋体" w:hint="eastAsia"/>
          <w:sz w:val="24"/>
          <w:szCs w:val="24"/>
        </w:rPr>
        <w:t>方法倾向于使用非线性变换，如</w:t>
      </w:r>
      <w:r>
        <w:rPr>
          <w:rFonts w:ascii="宋体" w:eastAsia="宋体" w:hAnsi="宋体" w:hint="eastAsia"/>
          <w:sz w:val="24"/>
          <w:szCs w:val="24"/>
        </w:rPr>
        <w:t>核函数</w:t>
      </w:r>
      <w:r w:rsidRPr="0004414D">
        <w:rPr>
          <w:rFonts w:ascii="宋体" w:eastAsia="宋体" w:hAnsi="宋体" w:hint="eastAsia"/>
          <w:sz w:val="24"/>
          <w:szCs w:val="24"/>
        </w:rPr>
        <w:t>或神经网络，来提高度量</w:t>
      </w:r>
      <w:r>
        <w:rPr>
          <w:rFonts w:ascii="宋体" w:eastAsia="宋体" w:hAnsi="宋体" w:hint="eastAsia"/>
          <w:sz w:val="24"/>
          <w:szCs w:val="24"/>
        </w:rPr>
        <w:t>指标</w:t>
      </w:r>
      <w:r w:rsidRPr="0004414D">
        <w:rPr>
          <w:rFonts w:ascii="宋体" w:eastAsia="宋体" w:hAnsi="宋体" w:hint="eastAsia"/>
          <w:sz w:val="24"/>
          <w:szCs w:val="24"/>
        </w:rPr>
        <w:t>精度</w:t>
      </w:r>
      <w:r w:rsidRPr="00F511A1">
        <w:rPr>
          <w:rFonts w:ascii="宋体" w:eastAsia="宋体" w:hAnsi="宋体" w:hint="eastAsia"/>
          <w:sz w:val="24"/>
          <w:szCs w:val="24"/>
          <w:vertAlign w:val="superscript"/>
        </w:rPr>
        <w:t>[</w:t>
      </w:r>
      <w:r w:rsidR="00954A7C">
        <w:rPr>
          <w:rFonts w:ascii="宋体" w:eastAsia="宋体" w:hAnsi="宋体"/>
          <w:sz w:val="24"/>
          <w:szCs w:val="24"/>
          <w:vertAlign w:val="superscript"/>
        </w:rPr>
        <w:t>26</w:t>
      </w:r>
      <w:r w:rsidR="000E0E7D" w:rsidRPr="00F511A1">
        <w:rPr>
          <w:rFonts w:ascii="宋体" w:eastAsia="宋体" w:hAnsi="宋体" w:hint="eastAsia"/>
          <w:sz w:val="24"/>
          <w:szCs w:val="24"/>
          <w:vertAlign w:val="superscript"/>
        </w:rPr>
        <w:t>，2</w:t>
      </w:r>
      <w:r w:rsidR="00954A7C">
        <w:rPr>
          <w:rFonts w:ascii="宋体" w:eastAsia="宋体" w:hAnsi="宋体"/>
          <w:sz w:val="24"/>
          <w:szCs w:val="24"/>
          <w:vertAlign w:val="superscript"/>
        </w:rPr>
        <w:t>7</w:t>
      </w:r>
      <w:r w:rsidR="000E0E7D" w:rsidRPr="00F511A1">
        <w:rPr>
          <w:rFonts w:ascii="宋体" w:eastAsia="宋体" w:hAnsi="宋体" w:hint="eastAsia"/>
          <w:sz w:val="24"/>
          <w:szCs w:val="24"/>
          <w:vertAlign w:val="superscript"/>
        </w:rPr>
        <w:t>，2</w:t>
      </w:r>
      <w:r w:rsidR="00954A7C">
        <w:rPr>
          <w:rFonts w:ascii="宋体" w:eastAsia="宋体" w:hAnsi="宋体"/>
          <w:sz w:val="24"/>
          <w:szCs w:val="24"/>
          <w:vertAlign w:val="superscript"/>
        </w:rPr>
        <w:t>8</w:t>
      </w:r>
      <w:r w:rsidR="000E0E7D" w:rsidRPr="00F511A1">
        <w:rPr>
          <w:rFonts w:ascii="宋体" w:eastAsia="宋体" w:hAnsi="宋体" w:hint="eastAsia"/>
          <w:sz w:val="24"/>
          <w:szCs w:val="24"/>
          <w:vertAlign w:val="superscript"/>
        </w:rPr>
        <w:t>，</w:t>
      </w:r>
      <w:r w:rsidR="00954A7C">
        <w:rPr>
          <w:rFonts w:ascii="宋体" w:eastAsia="宋体" w:hAnsi="宋体"/>
          <w:sz w:val="24"/>
          <w:szCs w:val="24"/>
          <w:vertAlign w:val="superscript"/>
        </w:rPr>
        <w:t>29</w:t>
      </w:r>
      <w:r w:rsidRPr="00F511A1">
        <w:rPr>
          <w:rFonts w:ascii="宋体" w:eastAsia="宋体" w:hAnsi="宋体" w:hint="eastAsia"/>
          <w:sz w:val="24"/>
          <w:szCs w:val="24"/>
          <w:vertAlign w:val="superscript"/>
        </w:rPr>
        <w:t>]</w:t>
      </w:r>
      <w:r w:rsidRPr="0004414D">
        <w:rPr>
          <w:rFonts w:ascii="宋体" w:eastAsia="宋体" w:hAnsi="宋体" w:hint="eastAsia"/>
          <w:sz w:val="24"/>
          <w:szCs w:val="24"/>
        </w:rPr>
        <w:t>。</w:t>
      </w:r>
    </w:p>
    <w:p w:rsidR="00F06AC0" w:rsidRPr="004F2295" w:rsidRDefault="00F06AC0" w:rsidP="004F2295">
      <w:pPr>
        <w:pStyle w:val="3"/>
        <w:ind w:firstLine="482"/>
        <w:rPr>
          <w:rFonts w:ascii="黑体" w:hAnsi="黑体"/>
        </w:rPr>
      </w:pPr>
      <w:bookmarkStart w:id="17" w:name="_Toc9434800"/>
      <w:r w:rsidRPr="004F2295">
        <w:rPr>
          <w:rFonts w:ascii="黑体" w:hAnsi="黑体" w:hint="eastAsia"/>
        </w:rPr>
        <w:t>2</w:t>
      </w:r>
      <w:r w:rsidRPr="004F2295">
        <w:rPr>
          <w:rFonts w:ascii="黑体" w:hAnsi="黑体"/>
        </w:rPr>
        <w:t>.3.</w:t>
      </w:r>
      <w:r w:rsidR="00635E1D" w:rsidRPr="004F2295">
        <w:rPr>
          <w:rFonts w:ascii="黑体" w:hAnsi="黑体"/>
        </w:rPr>
        <w:t>2</w:t>
      </w:r>
      <w:r w:rsidR="00492B0A" w:rsidRPr="004F2295">
        <w:rPr>
          <w:rFonts w:ascii="黑体" w:hAnsi="黑体"/>
        </w:rPr>
        <w:t xml:space="preserve"> </w:t>
      </w:r>
      <w:r w:rsidRPr="004F2295">
        <w:rPr>
          <w:rFonts w:ascii="黑体" w:hAnsi="黑体"/>
        </w:rPr>
        <w:t xml:space="preserve"> </w:t>
      </w:r>
      <w:r w:rsidRPr="004F2295">
        <w:rPr>
          <w:rFonts w:ascii="黑体" w:hAnsi="黑体" w:hint="eastAsia"/>
        </w:rPr>
        <w:t>kNN的度量学习</w:t>
      </w:r>
      <w:bookmarkEnd w:id="17"/>
    </w:p>
    <w:p w:rsidR="00FF1FDA" w:rsidRPr="000A39E0" w:rsidRDefault="00FF1FDA" w:rsidP="007E3F30">
      <w:pPr>
        <w:spacing w:line="288" w:lineRule="auto"/>
        <w:ind w:firstLineChars="200" w:firstLine="480"/>
        <w:rPr>
          <w:rFonts w:ascii="宋体" w:eastAsia="宋体" w:hAnsi="宋体"/>
          <w:sz w:val="24"/>
          <w:szCs w:val="24"/>
        </w:rPr>
      </w:pPr>
      <w:r w:rsidRPr="000A39E0">
        <w:rPr>
          <w:rFonts w:ascii="宋体" w:eastAsia="宋体" w:hAnsi="宋体" w:hint="eastAsia"/>
          <w:sz w:val="24"/>
          <w:szCs w:val="24"/>
        </w:rPr>
        <w:t>上述全局优化</w:t>
      </w:r>
      <w:r w:rsidR="003A21B9">
        <w:rPr>
          <w:rFonts w:ascii="宋体" w:eastAsia="宋体" w:hAnsi="宋体" w:hint="eastAsia"/>
          <w:sz w:val="24"/>
          <w:szCs w:val="24"/>
        </w:rPr>
        <w:t>方法</w:t>
      </w:r>
      <w:r w:rsidRPr="000A39E0">
        <w:rPr>
          <w:rFonts w:ascii="宋体" w:eastAsia="宋体" w:hAnsi="宋体" w:hint="eastAsia"/>
          <w:sz w:val="24"/>
          <w:szCs w:val="24"/>
        </w:rPr>
        <w:t>的本质是将所有相似对拉近，而将不相似对分开。</w:t>
      </w:r>
      <w:r w:rsidR="00FC0894" w:rsidRPr="000A39E0">
        <w:rPr>
          <w:rFonts w:ascii="宋体" w:eastAsia="宋体" w:hAnsi="宋体" w:hint="eastAsia"/>
          <w:sz w:val="24"/>
          <w:szCs w:val="24"/>
        </w:rPr>
        <w:t>一方面</w:t>
      </w:r>
      <w:r w:rsidRPr="000A39E0">
        <w:rPr>
          <w:rFonts w:ascii="宋体" w:eastAsia="宋体" w:hAnsi="宋体" w:hint="eastAsia"/>
          <w:sz w:val="24"/>
          <w:szCs w:val="24"/>
        </w:rPr>
        <w:t>，</w:t>
      </w:r>
      <w:r w:rsidR="003A21B9">
        <w:rPr>
          <w:rFonts w:ascii="宋体" w:eastAsia="宋体" w:hAnsi="宋体" w:hint="eastAsia"/>
          <w:sz w:val="24"/>
          <w:szCs w:val="24"/>
        </w:rPr>
        <w:t>这种</w:t>
      </w:r>
      <w:r w:rsidR="00AB1DF2" w:rsidRPr="000A39E0">
        <w:rPr>
          <w:rFonts w:ascii="宋体" w:eastAsia="宋体" w:hAnsi="宋体" w:hint="eastAsia"/>
          <w:sz w:val="24"/>
          <w:szCs w:val="24"/>
        </w:rPr>
        <w:t>优化并非始终</w:t>
      </w:r>
      <w:r w:rsidRPr="000A39E0">
        <w:rPr>
          <w:rFonts w:ascii="宋体" w:eastAsia="宋体" w:hAnsi="宋体" w:hint="eastAsia"/>
          <w:sz w:val="24"/>
          <w:szCs w:val="24"/>
        </w:rPr>
        <w:t>可行。另一方面，Weinberger等人</w:t>
      </w:r>
      <w:r w:rsidR="00FC0894" w:rsidRPr="000A39E0">
        <w:rPr>
          <w:rFonts w:ascii="宋体" w:eastAsia="宋体" w:hAnsi="宋体" w:hint="eastAsia"/>
          <w:sz w:val="24"/>
          <w:szCs w:val="24"/>
        </w:rPr>
        <w:t>研究</w:t>
      </w:r>
      <w:r w:rsidRPr="000A39E0">
        <w:rPr>
          <w:rFonts w:ascii="宋体" w:eastAsia="宋体" w:hAnsi="宋体" w:hint="eastAsia"/>
          <w:sz w:val="24"/>
          <w:szCs w:val="24"/>
        </w:rPr>
        <w:t>表明</w:t>
      </w:r>
      <w:r w:rsidR="003A21B9">
        <w:rPr>
          <w:rFonts w:ascii="宋体" w:eastAsia="宋体" w:hAnsi="宋体" w:hint="eastAsia"/>
          <w:sz w:val="24"/>
          <w:szCs w:val="24"/>
        </w:rPr>
        <w:t>，</w:t>
      </w:r>
      <w:r w:rsidR="00FC0894" w:rsidRPr="000A39E0">
        <w:rPr>
          <w:rFonts w:ascii="宋体" w:eastAsia="宋体" w:hAnsi="宋体" w:hint="eastAsia"/>
          <w:sz w:val="24"/>
          <w:szCs w:val="24"/>
        </w:rPr>
        <w:t>若度量学习</w:t>
      </w:r>
      <w:r w:rsidRPr="000A39E0">
        <w:rPr>
          <w:rFonts w:ascii="宋体" w:eastAsia="宋体" w:hAnsi="宋体" w:hint="eastAsia"/>
          <w:sz w:val="24"/>
          <w:szCs w:val="24"/>
        </w:rPr>
        <w:t>用于</w:t>
      </w:r>
      <w:r w:rsidR="00FC0894" w:rsidRPr="000A39E0">
        <w:rPr>
          <w:rFonts w:ascii="宋体" w:eastAsia="宋体" w:hAnsi="宋体" w:hint="eastAsia"/>
          <w:sz w:val="24"/>
          <w:szCs w:val="24"/>
        </w:rPr>
        <w:t>kNN</w:t>
      </w:r>
      <w:r w:rsidRPr="000A39E0">
        <w:rPr>
          <w:rFonts w:ascii="宋体" w:eastAsia="宋体" w:hAnsi="宋体" w:hint="eastAsia"/>
          <w:sz w:val="24"/>
          <w:szCs w:val="24"/>
        </w:rPr>
        <w:t>，那么只需一个度量</w:t>
      </w:r>
      <w:r w:rsidR="00FC0894" w:rsidRPr="000A39E0">
        <w:rPr>
          <w:rFonts w:ascii="宋体" w:eastAsia="宋体" w:hAnsi="宋体" w:hint="eastAsia"/>
          <w:sz w:val="24"/>
          <w:szCs w:val="24"/>
        </w:rPr>
        <w:t>指标</w:t>
      </w:r>
      <w:r w:rsidRPr="000A39E0">
        <w:rPr>
          <w:rFonts w:ascii="宋体" w:eastAsia="宋体" w:hAnsi="宋体" w:hint="eastAsia"/>
          <w:sz w:val="24"/>
          <w:szCs w:val="24"/>
        </w:rPr>
        <w:t>就</w:t>
      </w:r>
      <w:r w:rsidR="00FC0894" w:rsidRPr="000A39E0">
        <w:rPr>
          <w:rFonts w:ascii="宋体" w:eastAsia="宋体" w:hAnsi="宋体" w:hint="eastAsia"/>
          <w:sz w:val="24"/>
          <w:szCs w:val="24"/>
        </w:rPr>
        <w:t>可以</w:t>
      </w:r>
      <w:r w:rsidRPr="000A39E0">
        <w:rPr>
          <w:rFonts w:ascii="宋体" w:eastAsia="宋体" w:hAnsi="宋体" w:hint="eastAsia"/>
          <w:sz w:val="24"/>
          <w:szCs w:val="24"/>
        </w:rPr>
        <w:t>让每个对象的k</w:t>
      </w:r>
      <w:r w:rsidR="00FC0894" w:rsidRPr="000A39E0">
        <w:rPr>
          <w:rFonts w:ascii="宋体" w:eastAsia="宋体" w:hAnsi="宋体" w:hint="eastAsia"/>
          <w:sz w:val="24"/>
          <w:szCs w:val="24"/>
        </w:rPr>
        <w:t>NN</w:t>
      </w:r>
      <w:r w:rsidR="003A21B9">
        <w:rPr>
          <w:rFonts w:ascii="宋体" w:eastAsia="宋体" w:hAnsi="宋体" w:hint="eastAsia"/>
          <w:sz w:val="24"/>
          <w:szCs w:val="24"/>
        </w:rPr>
        <w:t>与</w:t>
      </w:r>
      <w:r w:rsidRPr="000A39E0">
        <w:rPr>
          <w:rFonts w:ascii="宋体" w:eastAsia="宋体" w:hAnsi="宋体" w:hint="eastAsia"/>
          <w:sz w:val="24"/>
          <w:szCs w:val="24"/>
        </w:rPr>
        <w:t>该对象共享同类标签</w:t>
      </w:r>
      <w:r w:rsidRPr="003A21B9">
        <w:rPr>
          <w:rFonts w:ascii="宋体" w:eastAsia="宋体" w:hAnsi="宋体" w:hint="eastAsia"/>
          <w:sz w:val="24"/>
          <w:szCs w:val="24"/>
          <w:vertAlign w:val="superscript"/>
        </w:rPr>
        <w:t>[</w:t>
      </w:r>
      <w:r w:rsidR="004D3B60" w:rsidRPr="003A21B9">
        <w:rPr>
          <w:rFonts w:ascii="宋体" w:eastAsia="宋体" w:hAnsi="宋体"/>
          <w:sz w:val="24"/>
          <w:szCs w:val="24"/>
          <w:vertAlign w:val="superscript"/>
        </w:rPr>
        <w:t>27</w:t>
      </w:r>
      <w:r w:rsidRPr="003A21B9">
        <w:rPr>
          <w:rFonts w:ascii="宋体" w:eastAsia="宋体" w:hAnsi="宋体" w:hint="eastAsia"/>
          <w:sz w:val="24"/>
          <w:szCs w:val="24"/>
          <w:vertAlign w:val="superscript"/>
        </w:rPr>
        <w:t>]</w:t>
      </w:r>
      <w:r w:rsidR="00C522E4">
        <w:rPr>
          <w:rFonts w:ascii="宋体" w:eastAsia="宋体" w:hAnsi="宋体" w:hint="eastAsia"/>
          <w:sz w:val="24"/>
          <w:szCs w:val="24"/>
        </w:rPr>
        <w:t>，</w:t>
      </w:r>
      <w:r w:rsidRPr="000A39E0">
        <w:rPr>
          <w:rFonts w:ascii="宋体" w:eastAsia="宋体" w:hAnsi="宋体" w:hint="eastAsia"/>
          <w:sz w:val="24"/>
          <w:szCs w:val="24"/>
        </w:rPr>
        <w:t>这个目标更易实现</w:t>
      </w:r>
      <w:r w:rsidR="00C522E4">
        <w:rPr>
          <w:rFonts w:ascii="宋体" w:eastAsia="宋体" w:hAnsi="宋体" w:hint="eastAsia"/>
          <w:sz w:val="24"/>
          <w:szCs w:val="24"/>
        </w:rPr>
        <w:t>。</w:t>
      </w:r>
      <w:r w:rsidR="00AB1DF2" w:rsidRPr="000A39E0">
        <w:rPr>
          <w:rFonts w:ascii="宋体" w:eastAsia="宋体" w:hAnsi="宋体" w:hint="eastAsia"/>
          <w:sz w:val="24"/>
          <w:szCs w:val="24"/>
        </w:rPr>
        <w:t>本文</w:t>
      </w:r>
      <w:r w:rsidR="009063C0">
        <w:rPr>
          <w:rFonts w:ascii="宋体" w:eastAsia="宋体" w:hAnsi="宋体" w:hint="eastAsia"/>
          <w:sz w:val="24"/>
          <w:szCs w:val="24"/>
        </w:rPr>
        <w:t>中的改进</w:t>
      </w:r>
      <w:r w:rsidRPr="000A39E0">
        <w:rPr>
          <w:rFonts w:ascii="宋体" w:eastAsia="宋体" w:hAnsi="宋体" w:hint="eastAsia"/>
          <w:sz w:val="24"/>
          <w:szCs w:val="24"/>
        </w:rPr>
        <w:t>模型</w:t>
      </w:r>
      <w:r w:rsidR="00AB1DF2" w:rsidRPr="000A39E0">
        <w:rPr>
          <w:rFonts w:ascii="宋体" w:eastAsia="宋体" w:hAnsi="宋体" w:hint="eastAsia"/>
          <w:sz w:val="24"/>
          <w:szCs w:val="24"/>
        </w:rPr>
        <w:t>也</w:t>
      </w:r>
      <w:r w:rsidRPr="000A39E0">
        <w:rPr>
          <w:rFonts w:ascii="宋体" w:eastAsia="宋体" w:hAnsi="宋体" w:hint="eastAsia"/>
          <w:sz w:val="24"/>
          <w:szCs w:val="24"/>
        </w:rPr>
        <w:t>采用这种度量学习</w:t>
      </w:r>
      <w:r w:rsidR="00AB1DF2" w:rsidRPr="000A39E0">
        <w:rPr>
          <w:rFonts w:ascii="宋体" w:eastAsia="宋体" w:hAnsi="宋体" w:hint="eastAsia"/>
          <w:sz w:val="24"/>
          <w:szCs w:val="24"/>
        </w:rPr>
        <w:t>的</w:t>
      </w:r>
      <w:r w:rsidRPr="000A39E0">
        <w:rPr>
          <w:rFonts w:ascii="宋体" w:eastAsia="宋体" w:hAnsi="宋体" w:hint="eastAsia"/>
          <w:sz w:val="24"/>
          <w:szCs w:val="24"/>
        </w:rPr>
        <w:t>概念</w:t>
      </w:r>
      <w:r w:rsidR="00C522E4">
        <w:rPr>
          <w:rFonts w:ascii="宋体" w:eastAsia="宋体" w:hAnsi="宋体" w:hint="eastAsia"/>
          <w:sz w:val="24"/>
          <w:szCs w:val="24"/>
        </w:rPr>
        <w:t>，</w:t>
      </w:r>
      <w:r w:rsidRPr="000A39E0">
        <w:rPr>
          <w:rFonts w:ascii="宋体" w:eastAsia="宋体" w:hAnsi="宋体" w:hint="eastAsia"/>
          <w:sz w:val="24"/>
          <w:szCs w:val="24"/>
        </w:rPr>
        <w:t>因为</w:t>
      </w:r>
      <w:r w:rsidR="00AB1DF2" w:rsidRPr="000A39E0">
        <w:rPr>
          <w:rFonts w:ascii="宋体" w:eastAsia="宋体" w:hAnsi="宋体" w:hint="eastAsia"/>
          <w:sz w:val="24"/>
          <w:szCs w:val="24"/>
        </w:rPr>
        <w:t>推荐的目标</w:t>
      </w:r>
      <w:r w:rsidR="00C522E4">
        <w:rPr>
          <w:rFonts w:ascii="宋体" w:eastAsia="宋体" w:hAnsi="宋体" w:hint="eastAsia"/>
          <w:sz w:val="24"/>
          <w:szCs w:val="24"/>
        </w:rPr>
        <w:t>同样</w:t>
      </w:r>
      <w:r w:rsidRPr="000A39E0">
        <w:rPr>
          <w:rFonts w:ascii="宋体" w:eastAsia="宋体" w:hAnsi="宋体" w:hint="eastAsia"/>
          <w:sz w:val="24"/>
          <w:szCs w:val="24"/>
        </w:rPr>
        <w:t>是找到每个用户的kNN</w:t>
      </w:r>
      <w:r w:rsidR="00AB1DF2" w:rsidRPr="000A39E0">
        <w:rPr>
          <w:rFonts w:ascii="宋体" w:eastAsia="宋体" w:hAnsi="宋体" w:hint="eastAsia"/>
          <w:sz w:val="24"/>
          <w:szCs w:val="24"/>
        </w:rPr>
        <w:t>物品</w:t>
      </w:r>
      <w:r w:rsidRPr="000A39E0">
        <w:rPr>
          <w:rFonts w:ascii="宋体" w:eastAsia="宋体" w:hAnsi="宋体" w:hint="eastAsia"/>
          <w:sz w:val="24"/>
          <w:szCs w:val="24"/>
        </w:rPr>
        <w:t>。</w:t>
      </w:r>
    </w:p>
    <w:p w:rsidR="00FF1FDA" w:rsidRPr="000A39E0" w:rsidRDefault="00FF1FDA" w:rsidP="007E3F30">
      <w:pPr>
        <w:spacing w:line="288" w:lineRule="auto"/>
        <w:ind w:firstLineChars="200" w:firstLine="480"/>
        <w:rPr>
          <w:rFonts w:ascii="宋体" w:eastAsia="宋体" w:hAnsi="宋体"/>
          <w:sz w:val="24"/>
          <w:szCs w:val="24"/>
        </w:rPr>
      </w:pPr>
      <w:r w:rsidRPr="000A39E0">
        <w:rPr>
          <w:rFonts w:ascii="宋体" w:eastAsia="宋体" w:hAnsi="宋体" w:hint="eastAsia"/>
          <w:sz w:val="24"/>
          <w:szCs w:val="24"/>
        </w:rPr>
        <w:t>具体</w:t>
      </w:r>
      <w:r w:rsidR="00632248" w:rsidRPr="000A39E0">
        <w:rPr>
          <w:rFonts w:ascii="宋体" w:eastAsia="宋体" w:hAnsi="宋体" w:hint="eastAsia"/>
          <w:sz w:val="24"/>
          <w:szCs w:val="24"/>
        </w:rPr>
        <w:t>地</w:t>
      </w:r>
      <w:r w:rsidRPr="000A39E0">
        <w:rPr>
          <w:rFonts w:ascii="宋体" w:eastAsia="宋体" w:hAnsi="宋体" w:hint="eastAsia"/>
          <w:sz w:val="24"/>
          <w:szCs w:val="24"/>
        </w:rPr>
        <w:t>，给定输入</w:t>
      </w:r>
      <m:oMath>
        <m:r>
          <m:rPr>
            <m:sty m:val="p"/>
          </m:rPr>
          <w:rPr>
            <w:rFonts w:ascii="Cambria Math" w:eastAsia="宋体" w:hAnsi="Cambria Math" w:hint="eastAsia"/>
            <w:sz w:val="24"/>
            <w:szCs w:val="24"/>
          </w:rPr>
          <m:t>x</m:t>
        </m:r>
      </m:oMath>
      <w:r w:rsidRPr="000A39E0">
        <w:rPr>
          <w:rFonts w:ascii="宋体" w:eastAsia="宋体" w:hAnsi="宋体" w:hint="eastAsia"/>
          <w:sz w:val="24"/>
          <w:szCs w:val="24"/>
        </w:rPr>
        <w:t>，最接近</w:t>
      </w:r>
      <m:oMath>
        <m:r>
          <m:rPr>
            <m:sty m:val="p"/>
          </m:rPr>
          <w:rPr>
            <w:rFonts w:ascii="Cambria Math" w:eastAsia="宋体" w:hAnsi="Cambria Math" w:hint="eastAsia"/>
            <w:sz w:val="24"/>
            <w:szCs w:val="24"/>
          </w:rPr>
          <m:t>x</m:t>
        </m:r>
      </m:oMath>
      <w:r w:rsidRPr="000A39E0">
        <w:rPr>
          <w:rFonts w:ascii="宋体" w:eastAsia="宋体" w:hAnsi="宋体" w:hint="eastAsia"/>
          <w:sz w:val="24"/>
          <w:szCs w:val="24"/>
        </w:rPr>
        <w:t>的数据点称为</w:t>
      </w:r>
      <m:oMath>
        <m:r>
          <m:rPr>
            <m:sty m:val="p"/>
          </m:rPr>
          <w:rPr>
            <w:rFonts w:ascii="Cambria Math" w:eastAsia="宋体" w:hAnsi="Cambria Math" w:hint="eastAsia"/>
            <w:sz w:val="24"/>
            <w:szCs w:val="24"/>
          </w:rPr>
          <m:t>x</m:t>
        </m:r>
      </m:oMath>
      <w:r w:rsidR="00632248" w:rsidRPr="000A39E0">
        <w:rPr>
          <w:rFonts w:ascii="宋体" w:eastAsia="宋体" w:hAnsi="宋体" w:hint="eastAsia"/>
          <w:sz w:val="24"/>
          <w:szCs w:val="24"/>
        </w:rPr>
        <w:t>的</w:t>
      </w:r>
      <w:r w:rsidRPr="000A39E0">
        <w:rPr>
          <w:rFonts w:ascii="宋体" w:eastAsia="宋体" w:hAnsi="宋体" w:hint="eastAsia"/>
          <w:sz w:val="24"/>
          <w:szCs w:val="24"/>
        </w:rPr>
        <w:t>目标邻居。</w:t>
      </w:r>
      <w:r w:rsidR="00632248" w:rsidRPr="000A39E0">
        <w:rPr>
          <w:rFonts w:ascii="宋体" w:eastAsia="宋体" w:hAnsi="宋体" w:hint="eastAsia"/>
          <w:sz w:val="24"/>
          <w:szCs w:val="24"/>
        </w:rPr>
        <w:t>为了便于理解，</w:t>
      </w:r>
      <w:r w:rsidRPr="000A39E0">
        <w:rPr>
          <w:rFonts w:ascii="宋体" w:eastAsia="宋体" w:hAnsi="宋体" w:hint="eastAsia"/>
          <w:sz w:val="24"/>
          <w:szCs w:val="24"/>
        </w:rPr>
        <w:t>可以</w:t>
      </w:r>
      <w:r w:rsidR="00632248" w:rsidRPr="000A39E0">
        <w:rPr>
          <w:rFonts w:ascii="宋体" w:eastAsia="宋体" w:hAnsi="宋体" w:hint="eastAsia"/>
          <w:sz w:val="24"/>
          <w:szCs w:val="24"/>
        </w:rPr>
        <w:t>认为</w:t>
      </w:r>
      <m:oMath>
        <m:r>
          <m:rPr>
            <m:sty m:val="p"/>
          </m:rPr>
          <w:rPr>
            <w:rFonts w:ascii="Cambria Math" w:eastAsia="宋体" w:hAnsi="Cambria Math" w:hint="eastAsia"/>
            <w:sz w:val="24"/>
            <w:szCs w:val="24"/>
          </w:rPr>
          <m:t>x</m:t>
        </m:r>
      </m:oMath>
      <w:r w:rsidRPr="000A39E0">
        <w:rPr>
          <w:rFonts w:ascii="宋体" w:eastAsia="宋体" w:hAnsi="宋体" w:hint="eastAsia"/>
          <w:sz w:val="24"/>
          <w:szCs w:val="24"/>
        </w:rPr>
        <w:t>的目标邻居建立了</w:t>
      </w:r>
      <w:r w:rsidR="00E05ED9" w:rsidRPr="000A39E0">
        <w:rPr>
          <w:rFonts w:ascii="宋体" w:eastAsia="宋体" w:hAnsi="宋体" w:hint="eastAsia"/>
          <w:sz w:val="24"/>
          <w:szCs w:val="24"/>
        </w:rPr>
        <w:t>其余不同标记</w:t>
      </w:r>
      <w:r w:rsidR="00C522E4">
        <w:rPr>
          <w:rFonts w:ascii="宋体" w:eastAsia="宋体" w:hAnsi="宋体" w:hint="eastAsia"/>
          <w:sz w:val="24"/>
          <w:szCs w:val="24"/>
        </w:rPr>
        <w:t>的</w:t>
      </w:r>
      <w:r w:rsidRPr="000A39E0">
        <w:rPr>
          <w:rFonts w:ascii="宋体" w:eastAsia="宋体" w:hAnsi="宋体" w:hint="eastAsia"/>
          <w:sz w:val="24"/>
          <w:szCs w:val="24"/>
        </w:rPr>
        <w:t>输入不应入侵的边界。</w:t>
      </w:r>
      <w:r w:rsidR="00E05ED9" w:rsidRPr="000A39E0">
        <w:rPr>
          <w:rFonts w:ascii="宋体" w:eastAsia="宋体" w:hAnsi="宋体" w:hint="eastAsia"/>
          <w:sz w:val="24"/>
          <w:szCs w:val="24"/>
        </w:rPr>
        <w:t>假设将</w:t>
      </w:r>
      <w:r w:rsidRPr="000A39E0">
        <w:rPr>
          <w:rFonts w:ascii="宋体" w:eastAsia="宋体" w:hAnsi="宋体" w:hint="eastAsia"/>
          <w:sz w:val="24"/>
          <w:szCs w:val="24"/>
        </w:rPr>
        <w:t>侵入</w:t>
      </w:r>
      <w:r w:rsidR="00E05ED9" w:rsidRPr="000A39E0">
        <w:rPr>
          <w:rFonts w:ascii="宋体" w:eastAsia="宋体" w:hAnsi="宋体" w:hint="eastAsia"/>
          <w:sz w:val="24"/>
          <w:szCs w:val="24"/>
        </w:rPr>
        <w:t>边界</w:t>
      </w:r>
      <w:r w:rsidRPr="000A39E0">
        <w:rPr>
          <w:rFonts w:ascii="宋体" w:eastAsia="宋体" w:hAnsi="宋体" w:hint="eastAsia"/>
          <w:sz w:val="24"/>
          <w:szCs w:val="24"/>
        </w:rPr>
        <w:t>的不同标记</w:t>
      </w:r>
      <w:r w:rsidR="00C522E4">
        <w:rPr>
          <w:rFonts w:ascii="宋体" w:eastAsia="宋体" w:hAnsi="宋体" w:hint="eastAsia"/>
          <w:sz w:val="24"/>
          <w:szCs w:val="24"/>
        </w:rPr>
        <w:t>的</w:t>
      </w:r>
      <w:r w:rsidRPr="000A39E0">
        <w:rPr>
          <w:rFonts w:ascii="宋体" w:eastAsia="宋体" w:hAnsi="宋体" w:hint="eastAsia"/>
          <w:sz w:val="24"/>
          <w:szCs w:val="24"/>
        </w:rPr>
        <w:t>输入称为</w:t>
      </w:r>
      <w:r w:rsidR="00E05ED9" w:rsidRPr="000A39E0">
        <w:rPr>
          <w:rFonts w:ascii="宋体" w:eastAsia="宋体" w:hAnsi="宋体" w:hint="eastAsia"/>
          <w:sz w:val="24"/>
          <w:szCs w:val="24"/>
        </w:rPr>
        <w:t>入侵</w:t>
      </w:r>
      <w:r w:rsidRPr="000A39E0">
        <w:rPr>
          <w:rFonts w:ascii="宋体" w:eastAsia="宋体" w:hAnsi="宋体" w:hint="eastAsia"/>
          <w:sz w:val="24"/>
          <w:szCs w:val="24"/>
        </w:rPr>
        <w:t>者。</w:t>
      </w:r>
      <w:r w:rsidR="00C522E4">
        <w:rPr>
          <w:rFonts w:ascii="宋体" w:eastAsia="宋体" w:hAnsi="宋体" w:hint="eastAsia"/>
          <w:sz w:val="24"/>
          <w:szCs w:val="24"/>
        </w:rPr>
        <w:t>那么</w:t>
      </w:r>
      <w:r w:rsidRPr="000A39E0">
        <w:rPr>
          <w:rFonts w:ascii="宋体" w:eastAsia="宋体" w:hAnsi="宋体" w:hint="eastAsia"/>
          <w:sz w:val="24"/>
          <w:szCs w:val="24"/>
        </w:rPr>
        <w:t>，</w:t>
      </w:r>
      <w:r w:rsidR="00E05ED9" w:rsidRPr="000A39E0">
        <w:rPr>
          <w:rFonts w:ascii="宋体" w:eastAsia="宋体" w:hAnsi="宋体" w:hint="eastAsia"/>
          <w:sz w:val="24"/>
          <w:szCs w:val="24"/>
        </w:rPr>
        <w:t>此时度量</w:t>
      </w:r>
      <w:r w:rsidRPr="000A39E0">
        <w:rPr>
          <w:rFonts w:ascii="宋体" w:eastAsia="宋体" w:hAnsi="宋体" w:hint="eastAsia"/>
          <w:sz w:val="24"/>
          <w:szCs w:val="24"/>
        </w:rPr>
        <w:t>学习的目标</w:t>
      </w:r>
      <w:r w:rsidR="00E05ED9" w:rsidRPr="000A39E0">
        <w:rPr>
          <w:rFonts w:ascii="宋体" w:eastAsia="宋体" w:hAnsi="宋体" w:hint="eastAsia"/>
          <w:sz w:val="24"/>
          <w:szCs w:val="24"/>
        </w:rPr>
        <w:t>就是</w:t>
      </w:r>
      <w:r w:rsidR="00C522E4">
        <w:rPr>
          <w:rFonts w:ascii="宋体" w:eastAsia="宋体" w:hAnsi="宋体" w:hint="eastAsia"/>
          <w:sz w:val="24"/>
          <w:szCs w:val="24"/>
        </w:rPr>
        <w:t>构建</w:t>
      </w:r>
      <w:r w:rsidRPr="000A39E0">
        <w:rPr>
          <w:rFonts w:ascii="宋体" w:eastAsia="宋体" w:hAnsi="宋体" w:hint="eastAsia"/>
          <w:sz w:val="24"/>
          <w:szCs w:val="24"/>
        </w:rPr>
        <w:t>一种最小化</w:t>
      </w:r>
      <w:r w:rsidR="00E05ED9" w:rsidRPr="000A39E0">
        <w:rPr>
          <w:rFonts w:ascii="宋体" w:eastAsia="宋体" w:hAnsi="宋体" w:hint="eastAsia"/>
          <w:sz w:val="24"/>
          <w:szCs w:val="24"/>
        </w:rPr>
        <w:t>入侵</w:t>
      </w:r>
      <w:r w:rsidRPr="000A39E0">
        <w:rPr>
          <w:rFonts w:ascii="宋体" w:eastAsia="宋体" w:hAnsi="宋体" w:hint="eastAsia"/>
          <w:sz w:val="24"/>
          <w:szCs w:val="24"/>
        </w:rPr>
        <w:t>者数量的指标</w:t>
      </w:r>
      <w:r w:rsidRPr="00C522E4">
        <w:rPr>
          <w:rFonts w:ascii="宋体" w:eastAsia="宋体" w:hAnsi="宋体" w:hint="eastAsia"/>
          <w:sz w:val="24"/>
          <w:szCs w:val="24"/>
          <w:vertAlign w:val="superscript"/>
        </w:rPr>
        <w:t>[</w:t>
      </w:r>
      <w:r w:rsidR="00E05ED9" w:rsidRPr="00C522E4">
        <w:rPr>
          <w:rFonts w:ascii="宋体" w:eastAsia="宋体" w:hAnsi="宋体"/>
          <w:sz w:val="24"/>
          <w:szCs w:val="24"/>
          <w:vertAlign w:val="superscript"/>
        </w:rPr>
        <w:t>27</w:t>
      </w:r>
      <w:r w:rsidRPr="00C522E4">
        <w:rPr>
          <w:rFonts w:ascii="宋体" w:eastAsia="宋体" w:hAnsi="宋体" w:hint="eastAsia"/>
          <w:sz w:val="24"/>
          <w:szCs w:val="24"/>
          <w:vertAlign w:val="superscript"/>
        </w:rPr>
        <w:t>]</w:t>
      </w:r>
      <w:r w:rsidRPr="000A39E0">
        <w:rPr>
          <w:rFonts w:ascii="宋体" w:eastAsia="宋体" w:hAnsi="宋体" w:hint="eastAsia"/>
          <w:sz w:val="24"/>
          <w:szCs w:val="24"/>
        </w:rPr>
        <w:t>。</w:t>
      </w:r>
    </w:p>
    <w:p w:rsidR="00FF1FDA" w:rsidRPr="000A39E0" w:rsidRDefault="00C72880" w:rsidP="007E3F30">
      <w:pPr>
        <w:spacing w:line="288" w:lineRule="auto"/>
        <w:ind w:firstLineChars="200" w:firstLine="480"/>
        <w:rPr>
          <w:rFonts w:ascii="宋体" w:eastAsia="宋体" w:hAnsi="宋体"/>
          <w:sz w:val="24"/>
          <w:szCs w:val="24"/>
        </w:rPr>
      </w:pPr>
      <w:r w:rsidRPr="000A39E0">
        <w:rPr>
          <w:rFonts w:ascii="宋体" w:eastAsia="宋体" w:hAnsi="宋体" w:hint="eastAsia"/>
          <w:sz w:val="24"/>
          <w:szCs w:val="24"/>
        </w:rPr>
        <w:t>最经典的此</w:t>
      </w:r>
      <w:r w:rsidR="00FF1FDA" w:rsidRPr="000A39E0">
        <w:rPr>
          <w:rFonts w:ascii="宋体" w:eastAsia="宋体" w:hAnsi="宋体" w:hint="eastAsia"/>
          <w:sz w:val="24"/>
          <w:szCs w:val="24"/>
        </w:rPr>
        <w:t>类</w:t>
      </w:r>
      <w:r w:rsidRPr="000A39E0">
        <w:rPr>
          <w:rFonts w:ascii="宋体" w:eastAsia="宋体" w:hAnsi="宋体" w:hint="eastAsia"/>
          <w:sz w:val="24"/>
          <w:szCs w:val="24"/>
        </w:rPr>
        <w:t>模型</w:t>
      </w:r>
      <w:r w:rsidR="00FF1FDA" w:rsidRPr="000A39E0">
        <w:rPr>
          <w:rFonts w:ascii="宋体" w:eastAsia="宋体" w:hAnsi="宋体" w:hint="eastAsia"/>
          <w:sz w:val="24"/>
          <w:szCs w:val="24"/>
        </w:rPr>
        <w:t>是</w:t>
      </w:r>
      <w:r w:rsidRPr="000A39E0">
        <w:rPr>
          <w:rFonts w:ascii="宋体" w:eastAsia="宋体" w:hAnsi="宋体" w:hint="eastAsia"/>
          <w:sz w:val="24"/>
          <w:szCs w:val="24"/>
        </w:rPr>
        <w:t>l</w:t>
      </w:r>
      <w:r w:rsidRPr="000A39E0">
        <w:rPr>
          <w:rFonts w:ascii="宋体" w:eastAsia="宋体" w:hAnsi="宋体"/>
          <w:sz w:val="24"/>
          <w:szCs w:val="24"/>
        </w:rPr>
        <w:t>arge margin nearest neighbor</w:t>
      </w:r>
      <w:r w:rsidR="00FF1FDA" w:rsidRPr="000A39E0">
        <w:rPr>
          <w:rFonts w:ascii="宋体" w:eastAsia="宋体" w:hAnsi="宋体" w:hint="eastAsia"/>
          <w:sz w:val="24"/>
          <w:szCs w:val="24"/>
        </w:rPr>
        <w:t>（LMNN）</w:t>
      </w:r>
      <w:r w:rsidR="00FF1FDA" w:rsidRPr="00A01888">
        <w:rPr>
          <w:rFonts w:ascii="宋体" w:eastAsia="宋体" w:hAnsi="宋体" w:hint="eastAsia"/>
          <w:sz w:val="24"/>
          <w:szCs w:val="24"/>
          <w:vertAlign w:val="superscript"/>
        </w:rPr>
        <w:t>[</w:t>
      </w:r>
      <w:r w:rsidR="007266F8" w:rsidRPr="00A01888">
        <w:rPr>
          <w:rFonts w:ascii="宋体" w:eastAsia="宋体" w:hAnsi="宋体"/>
          <w:sz w:val="24"/>
          <w:szCs w:val="24"/>
          <w:vertAlign w:val="superscript"/>
        </w:rPr>
        <w:t>27</w:t>
      </w:r>
      <w:r w:rsidR="00FF1FDA" w:rsidRPr="00A01888">
        <w:rPr>
          <w:rFonts w:ascii="宋体" w:eastAsia="宋体" w:hAnsi="宋体" w:hint="eastAsia"/>
          <w:sz w:val="24"/>
          <w:szCs w:val="24"/>
          <w:vertAlign w:val="superscript"/>
        </w:rPr>
        <w:t>]</w:t>
      </w:r>
      <w:r w:rsidR="00FF1FDA" w:rsidRPr="000A39E0">
        <w:rPr>
          <w:rFonts w:ascii="宋体" w:eastAsia="宋体" w:hAnsi="宋体" w:hint="eastAsia"/>
          <w:sz w:val="24"/>
          <w:szCs w:val="24"/>
        </w:rPr>
        <w:t>，它使用两个</w:t>
      </w:r>
      <w:r w:rsidR="007266F8" w:rsidRPr="000A39E0">
        <w:rPr>
          <w:rFonts w:ascii="宋体" w:eastAsia="宋体" w:hAnsi="宋体" w:hint="eastAsia"/>
          <w:sz w:val="24"/>
          <w:szCs w:val="24"/>
        </w:rPr>
        <w:t>损失函数完成上述目标</w:t>
      </w:r>
      <w:r w:rsidR="00FF1FDA" w:rsidRPr="000A39E0">
        <w:rPr>
          <w:rFonts w:ascii="宋体" w:eastAsia="宋体" w:hAnsi="宋体" w:hint="eastAsia"/>
          <w:sz w:val="24"/>
          <w:szCs w:val="24"/>
        </w:rPr>
        <w:t>。</w:t>
      </w:r>
      <w:r w:rsidR="00A01888">
        <w:rPr>
          <w:rFonts w:ascii="宋体" w:eastAsia="宋体" w:hAnsi="宋体" w:hint="eastAsia"/>
          <w:sz w:val="24"/>
          <w:szCs w:val="24"/>
        </w:rPr>
        <w:t>即</w:t>
      </w:r>
      <w:r w:rsidR="00FF1FDA" w:rsidRPr="000A39E0">
        <w:rPr>
          <w:rFonts w:ascii="宋体" w:eastAsia="宋体" w:hAnsi="宋体" w:hint="eastAsia"/>
          <w:sz w:val="24"/>
          <w:szCs w:val="24"/>
        </w:rPr>
        <w:t>LMNN定义</w:t>
      </w:r>
      <w:r w:rsidR="007266F8" w:rsidRPr="000A39E0">
        <w:rPr>
          <w:rFonts w:ascii="宋体" w:eastAsia="宋体" w:hAnsi="宋体" w:hint="eastAsia"/>
          <w:sz w:val="24"/>
          <w:szCs w:val="24"/>
        </w:rPr>
        <w:t>拉损失函数</w:t>
      </w:r>
      <w:r w:rsidR="00FF1FDA" w:rsidRPr="000A39E0">
        <w:rPr>
          <w:rFonts w:ascii="宋体" w:eastAsia="宋体" w:hAnsi="宋体" w:hint="eastAsia"/>
          <w:sz w:val="24"/>
          <w:szCs w:val="24"/>
        </w:rPr>
        <w:t>，将输入</w:t>
      </w:r>
      <m:oMath>
        <m:r>
          <m:rPr>
            <m:sty m:val="p"/>
          </m:rPr>
          <w:rPr>
            <w:rFonts w:ascii="Cambria Math" w:eastAsia="宋体" w:hAnsi="Cambria Math" w:hint="eastAsia"/>
            <w:sz w:val="24"/>
            <w:szCs w:val="24"/>
          </w:rPr>
          <m:t>x</m:t>
        </m:r>
      </m:oMath>
      <w:r w:rsidR="00FF1FDA" w:rsidRPr="000A39E0">
        <w:rPr>
          <w:rFonts w:ascii="宋体" w:eastAsia="宋体" w:hAnsi="宋体" w:hint="eastAsia"/>
          <w:sz w:val="24"/>
          <w:szCs w:val="24"/>
        </w:rPr>
        <w:t>的目标邻居拉近：</w:t>
      </w:r>
    </w:p>
    <w:p w:rsidR="007266F8" w:rsidRPr="00A8614F" w:rsidRDefault="00BF527A" w:rsidP="007E3F30">
      <w:pPr>
        <w:spacing w:before="100" w:beforeAutospacing="1" w:after="100" w:afterAutospacing="1" w:line="288" w:lineRule="auto"/>
        <w:jc w:val="left"/>
        <w:rPr>
          <w:rFonts w:ascii="宋体" w:eastAsia="宋体" w:hAnsi="宋体"/>
          <w:sz w:val="24"/>
          <w:szCs w:val="24"/>
        </w:rPr>
      </w:pPr>
      <m:oMathPara>
        <m:oMath>
          <m:sSub>
            <m:sSubPr>
              <m:ctrlPr>
                <w:rPr>
                  <w:rFonts w:ascii="Cambria Math" w:eastAsia="宋体" w:hAnsi="Cambria Math"/>
                  <w:i/>
                  <w:sz w:val="24"/>
                  <w:szCs w:val="24"/>
                </w:rPr>
              </m:ctrlPr>
            </m:sSubPr>
            <m:e>
              <m:r>
                <m:rPr>
                  <m:scr m:val="script"/>
                </m:rPr>
                <w:rPr>
                  <w:rFonts w:ascii="Cambria Math" w:eastAsia="宋体" w:hAnsi="Cambria Math"/>
                  <w:sz w:val="24"/>
                  <w:szCs w:val="24"/>
                </w:rPr>
                <m:t>L</m:t>
              </m:r>
            </m:e>
            <m:sub>
              <m:r>
                <w:rPr>
                  <w:rFonts w:ascii="Cambria Math" w:eastAsia="宋体" w:hAnsi="Cambria Math"/>
                  <w:sz w:val="24"/>
                  <w:szCs w:val="24"/>
                </w:rPr>
                <m:t>pull</m:t>
              </m:r>
            </m:sub>
          </m:sSub>
          <m:d>
            <m:dPr>
              <m:ctrlPr>
                <w:rPr>
                  <w:rFonts w:ascii="Cambria Math" w:eastAsia="宋体" w:hAnsi="Cambria Math"/>
                  <w:sz w:val="24"/>
                  <w:szCs w:val="24"/>
                </w:rPr>
              </m:ctrlPr>
            </m:dPr>
            <m:e>
              <m:r>
                <m:rPr>
                  <m:sty m:val="p"/>
                </m:rPr>
                <w:rPr>
                  <w:rFonts w:ascii="Cambria Math" w:eastAsia="宋体" w:hAnsi="Cambria Math"/>
                  <w:sz w:val="24"/>
                  <w:szCs w:val="24"/>
                </w:rPr>
                <m:t>d</m:t>
              </m:r>
            </m:e>
          </m:d>
          <m:r>
            <w:rPr>
              <w:rFonts w:ascii="Cambria Math" w:eastAsia="宋体" w:hAnsi="Cambria Math"/>
              <w:sz w:val="24"/>
              <w:szCs w:val="24"/>
            </w:rPr>
            <m:t xml:space="preserve"> = </m:t>
          </m:r>
          <m:nary>
            <m:naryPr>
              <m:chr m:val="∑"/>
              <m:limLoc m:val="undOvr"/>
              <m:supHide m:val="1"/>
              <m:ctrlPr>
                <w:rPr>
                  <w:rFonts w:ascii="Cambria Math" w:eastAsia="宋体" w:hAnsi="Cambria Math"/>
                  <w:i/>
                  <w:sz w:val="24"/>
                  <w:szCs w:val="24"/>
                </w:rPr>
              </m:ctrlPr>
            </m:naryPr>
            <m:sub>
              <m:r>
                <w:rPr>
                  <w:rFonts w:ascii="Cambria Math" w:eastAsia="宋体" w:hAnsi="Cambria Math"/>
                  <w:sz w:val="24"/>
                  <w:szCs w:val="24"/>
                </w:rPr>
                <m:t>j↝i</m:t>
              </m:r>
            </m:sub>
            <m:sup/>
            <m:e>
              <m:sSup>
                <m:sSupPr>
                  <m:ctrlPr>
                    <w:rPr>
                      <w:rFonts w:ascii="Cambria Math" w:eastAsia="宋体" w:hAnsi="Cambria Math"/>
                      <w:i/>
                      <w:sz w:val="24"/>
                      <w:szCs w:val="24"/>
                    </w:rPr>
                  </m:ctrlPr>
                </m:sSupPr>
                <m:e>
                  <m:r>
                    <w:rPr>
                      <w:rFonts w:ascii="Cambria Math" w:eastAsia="宋体" w:hAnsi="Cambria Math"/>
                      <w:sz w:val="24"/>
                      <w:szCs w:val="24"/>
                    </w:rPr>
                    <m:t>d(</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sup>
                  <m:r>
                    <w:rPr>
                      <w:rFonts w:ascii="Cambria Math" w:eastAsia="宋体" w:hAnsi="Cambria Math"/>
                      <w:sz w:val="24"/>
                      <w:szCs w:val="24"/>
                    </w:rPr>
                    <m:t>2</m:t>
                  </m:r>
                </m:sup>
              </m:sSup>
            </m:e>
          </m:nary>
        </m:oMath>
      </m:oMathPara>
    </w:p>
    <w:p w:rsidR="00A8614F" w:rsidRPr="000A39E0" w:rsidRDefault="00F514F7" w:rsidP="007E3F30">
      <w:pPr>
        <w:spacing w:line="288" w:lineRule="auto"/>
        <w:rPr>
          <w:rFonts w:ascii="宋体" w:eastAsia="宋体" w:hAnsi="宋体"/>
          <w:sz w:val="24"/>
          <w:szCs w:val="24"/>
        </w:rPr>
      </w:pPr>
      <w:r w:rsidRPr="000A39E0">
        <w:rPr>
          <w:rFonts w:ascii="宋体" w:eastAsia="宋体" w:hAnsi="宋体" w:hint="eastAsia"/>
          <w:sz w:val="24"/>
          <w:szCs w:val="24"/>
        </w:rPr>
        <w:t>其中</w:t>
      </w:r>
      <w:r w:rsidR="00A01888">
        <w:rPr>
          <w:rFonts w:ascii="宋体" w:eastAsia="宋体" w:hAnsi="宋体" w:hint="eastAsia"/>
          <w:sz w:val="24"/>
          <w:szCs w:val="24"/>
        </w:rPr>
        <w:t>，</w:t>
      </w:r>
      <m:oMath>
        <m:r>
          <w:rPr>
            <w:rFonts w:ascii="Cambria Math" w:eastAsia="宋体" w:hAnsi="Cambria Math"/>
            <w:sz w:val="24"/>
            <w:szCs w:val="24"/>
          </w:rPr>
          <m:t>j↝i</m:t>
        </m:r>
      </m:oMath>
      <w:r w:rsidRPr="000A39E0">
        <w:rPr>
          <w:rFonts w:ascii="宋体" w:eastAsia="宋体" w:hAnsi="宋体" w:hint="eastAsia"/>
          <w:sz w:val="24"/>
          <w:szCs w:val="24"/>
        </w:rPr>
        <w:t>表示</w:t>
      </w:r>
      <m:oMath>
        <m:r>
          <m:rPr>
            <m:sty m:val="p"/>
          </m:rPr>
          <w:rPr>
            <w:rFonts w:ascii="Cambria Math" w:eastAsia="宋体" w:hAnsi="Cambria Math"/>
            <w:sz w:val="24"/>
            <w:szCs w:val="24"/>
          </w:rPr>
          <m:t>j</m:t>
        </m:r>
      </m:oMath>
      <w:r w:rsidRPr="000A39E0">
        <w:rPr>
          <w:rFonts w:ascii="宋体" w:eastAsia="宋体" w:hAnsi="宋体" w:hint="eastAsia"/>
          <w:sz w:val="24"/>
          <w:szCs w:val="24"/>
        </w:rPr>
        <w:t>是</w:t>
      </w:r>
      <m:oMath>
        <m:r>
          <m:rPr>
            <m:sty m:val="p"/>
          </m:rPr>
          <w:rPr>
            <w:rFonts w:ascii="Cambria Math" w:eastAsia="宋体" w:hAnsi="Cambria Math"/>
            <w:sz w:val="24"/>
            <w:szCs w:val="24"/>
          </w:rPr>
          <m:t>i</m:t>
        </m:r>
      </m:oMath>
      <w:r w:rsidRPr="000A39E0">
        <w:rPr>
          <w:rFonts w:ascii="宋体" w:eastAsia="宋体" w:hAnsi="宋体" w:hint="eastAsia"/>
          <w:sz w:val="24"/>
          <w:szCs w:val="24"/>
        </w:rPr>
        <w:t>的目标邻居。此外，LMNN</w:t>
      </w:r>
      <w:r w:rsidR="00A01888">
        <w:rPr>
          <w:rFonts w:ascii="宋体" w:eastAsia="宋体" w:hAnsi="宋体" w:hint="eastAsia"/>
          <w:sz w:val="24"/>
          <w:szCs w:val="24"/>
        </w:rPr>
        <w:t>进一步</w:t>
      </w:r>
      <w:r w:rsidRPr="000A39E0">
        <w:rPr>
          <w:rFonts w:ascii="宋体" w:eastAsia="宋体" w:hAnsi="宋体" w:hint="eastAsia"/>
          <w:sz w:val="24"/>
          <w:szCs w:val="24"/>
        </w:rPr>
        <w:t>定义推损失函数，推动入侵者离开目标邻居，并在kNN决策边界周围保持</w:t>
      </w:r>
      <w:r w:rsidR="00BC1055" w:rsidRPr="000A39E0">
        <w:rPr>
          <w:rFonts w:ascii="宋体" w:eastAsia="宋体" w:hAnsi="宋体" w:hint="eastAsia"/>
          <w:sz w:val="24"/>
          <w:szCs w:val="24"/>
        </w:rPr>
        <w:t>较大距离</w:t>
      </w:r>
      <w:r w:rsidRPr="000A39E0">
        <w:rPr>
          <w:rFonts w:ascii="宋体" w:eastAsia="宋体" w:hAnsi="宋体" w:hint="eastAsia"/>
          <w:sz w:val="24"/>
          <w:szCs w:val="24"/>
        </w:rPr>
        <w:t>：</w:t>
      </w:r>
    </w:p>
    <w:p w:rsidR="00BC1055" w:rsidRPr="00CC06AD" w:rsidRDefault="00BF527A" w:rsidP="007E3F30">
      <w:pPr>
        <w:spacing w:before="100" w:beforeAutospacing="1" w:after="100" w:afterAutospacing="1" w:line="288" w:lineRule="auto"/>
        <w:jc w:val="left"/>
        <w:rPr>
          <w:rFonts w:ascii="宋体" w:eastAsia="宋体" w:hAnsi="宋体"/>
          <w:sz w:val="24"/>
          <w:szCs w:val="24"/>
        </w:rPr>
      </w:pPr>
      <m:oMathPara>
        <m:oMath>
          <m:sSub>
            <m:sSubPr>
              <m:ctrlPr>
                <w:rPr>
                  <w:rFonts w:ascii="Cambria Math" w:eastAsia="宋体" w:hAnsi="Cambria Math"/>
                  <w:i/>
                  <w:sz w:val="24"/>
                  <w:szCs w:val="24"/>
                </w:rPr>
              </m:ctrlPr>
            </m:sSubPr>
            <m:e>
              <m:r>
                <m:rPr>
                  <m:scr m:val="script"/>
                </m:rPr>
                <w:rPr>
                  <w:rFonts w:ascii="Cambria Math" w:eastAsia="宋体" w:hAnsi="Cambria Math"/>
                  <w:sz w:val="24"/>
                  <w:szCs w:val="24"/>
                </w:rPr>
                <m:t>L</m:t>
              </m:r>
            </m:e>
            <m:sub>
              <m:r>
                <w:rPr>
                  <w:rFonts w:ascii="Cambria Math" w:eastAsia="宋体" w:hAnsi="Cambria Math"/>
                  <w:sz w:val="24"/>
                  <w:szCs w:val="24"/>
                </w:rPr>
                <m:t>push</m:t>
              </m:r>
            </m:sub>
          </m:sSub>
          <m:d>
            <m:dPr>
              <m:ctrlPr>
                <w:rPr>
                  <w:rFonts w:ascii="Cambria Math" w:eastAsia="宋体" w:hAnsi="Cambria Math"/>
                  <w:sz w:val="24"/>
                  <w:szCs w:val="24"/>
                </w:rPr>
              </m:ctrlPr>
            </m:dPr>
            <m:e>
              <m:r>
                <m:rPr>
                  <m:sty m:val="p"/>
                </m:rPr>
                <w:rPr>
                  <w:rFonts w:ascii="Cambria Math" w:eastAsia="宋体" w:hAnsi="Cambria Math"/>
                  <w:sz w:val="24"/>
                  <w:szCs w:val="24"/>
                </w:rPr>
                <m:t>d</m:t>
              </m:r>
            </m:e>
          </m:d>
          <m:r>
            <w:rPr>
              <w:rFonts w:ascii="Cambria Math" w:eastAsia="宋体" w:hAnsi="Cambria Math"/>
              <w:sz w:val="24"/>
              <w:szCs w:val="24"/>
            </w:rPr>
            <m:t xml:space="preserve"> = </m:t>
          </m:r>
          <m:nary>
            <m:naryPr>
              <m:chr m:val="∑"/>
              <m:limLoc m:val="undOvr"/>
              <m:supHide m:val="1"/>
              <m:ctrlPr>
                <w:rPr>
                  <w:rFonts w:ascii="Cambria Math" w:eastAsia="宋体" w:hAnsi="Cambria Math"/>
                  <w:i/>
                  <w:sz w:val="24"/>
                  <w:szCs w:val="24"/>
                </w:rPr>
              </m:ctrlPr>
            </m:naryPr>
            <m:sub>
              <m:r>
                <w:rPr>
                  <w:rFonts w:ascii="Cambria Math" w:eastAsia="宋体" w:hAnsi="Cambria Math"/>
                  <w:sz w:val="24"/>
                  <w:szCs w:val="24"/>
                </w:rPr>
                <m:t>j↝i</m:t>
              </m:r>
            </m:sub>
            <m:sup/>
            <m:e>
              <m:sSub>
                <m:sSubPr>
                  <m:ctrlPr>
                    <w:rPr>
                      <w:rFonts w:ascii="Cambria Math" w:eastAsia="宋体" w:hAnsi="Cambria Math"/>
                      <w:i/>
                      <w:sz w:val="24"/>
                      <w:szCs w:val="24"/>
                    </w:rPr>
                  </m:ctrlPr>
                </m:sSubPr>
                <m:e>
                  <m:nary>
                    <m:naryPr>
                      <m:chr m:val="∑"/>
                      <m:limLoc m:val="undOvr"/>
                      <m:supHide m:val="1"/>
                      <m:ctrlPr>
                        <w:rPr>
                          <w:rFonts w:ascii="Cambria Math" w:eastAsia="宋体" w:hAnsi="Cambria Math"/>
                          <w:i/>
                          <w:sz w:val="24"/>
                          <w:szCs w:val="24"/>
                        </w:rPr>
                      </m:ctrlPr>
                    </m:naryPr>
                    <m:sub>
                      <m:r>
                        <w:rPr>
                          <w:rFonts w:ascii="Cambria Math" w:eastAsia="宋体" w:hAnsi="Cambria Math"/>
                          <w:sz w:val="24"/>
                          <w:szCs w:val="24"/>
                        </w:rPr>
                        <m:t>k</m:t>
                      </m:r>
                    </m:sub>
                    <m:sup/>
                    <m:e>
                      <m:d>
                        <m:dPr>
                          <m:ctrlPr>
                            <w:rPr>
                              <w:rFonts w:ascii="Cambria Math" w:eastAsia="宋体" w:hAnsi="Cambria Math"/>
                              <w:i/>
                              <w:sz w:val="24"/>
                              <w:szCs w:val="24"/>
                            </w:rPr>
                          </m:ctrlPr>
                        </m:dPr>
                        <m:e>
                          <m:r>
                            <w:rPr>
                              <w:rFonts w:ascii="Cambria Math" w:eastAsia="宋体" w:hAnsi="Cambria Math"/>
                              <w:sz w:val="24"/>
                              <w:szCs w:val="24"/>
                            </w:rPr>
                            <m:t xml:space="preserve">1 - </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ik</m:t>
                              </m:r>
                            </m:sub>
                          </m:sSub>
                        </m:e>
                      </m:d>
                      <m:r>
                        <w:rPr>
                          <w:rFonts w:ascii="Cambria Math" w:eastAsia="宋体" w:hAnsi="Cambria Math"/>
                          <w:sz w:val="24"/>
                          <w:szCs w:val="24"/>
                        </w:rPr>
                        <m:t xml:space="preserve"> [1 + </m:t>
                      </m:r>
                    </m:e>
                  </m:nary>
                  <m:sSup>
                    <m:sSupPr>
                      <m:ctrlPr>
                        <w:rPr>
                          <w:rFonts w:ascii="Cambria Math" w:eastAsia="宋体" w:hAnsi="Cambria Math"/>
                          <w:i/>
                          <w:sz w:val="24"/>
                          <w:szCs w:val="24"/>
                        </w:rPr>
                      </m:ctrlPr>
                    </m:sSupPr>
                    <m:e>
                      <m:r>
                        <w:rPr>
                          <w:rFonts w:ascii="Cambria Math" w:eastAsia="宋体" w:hAnsi="Cambria Math"/>
                          <w:sz w:val="24"/>
                          <w:szCs w:val="24"/>
                        </w:rPr>
                        <m:t>d(</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sup>
                      <m:r>
                        <w:rPr>
                          <w:rFonts w:ascii="Cambria Math" w:eastAsia="宋体" w:hAnsi="Cambria Math"/>
                          <w:sz w:val="24"/>
                          <w:szCs w:val="24"/>
                        </w:rPr>
                        <m:t>2</m:t>
                      </m:r>
                    </m:sup>
                  </m:sSup>
                  <m:r>
                    <w:rPr>
                      <w:rFonts w:ascii="Cambria Math" w:eastAsia="宋体" w:hAnsi="Cambria Math"/>
                      <w:sz w:val="24"/>
                      <w:szCs w:val="24"/>
                    </w:rPr>
                    <m:t xml:space="preserve"> - </m:t>
                  </m:r>
                  <m:sSup>
                    <m:sSupPr>
                      <m:ctrlPr>
                        <w:rPr>
                          <w:rFonts w:ascii="Cambria Math" w:eastAsia="宋体" w:hAnsi="Cambria Math"/>
                          <w:i/>
                          <w:sz w:val="24"/>
                          <w:szCs w:val="24"/>
                        </w:rPr>
                      </m:ctrlPr>
                    </m:sSupPr>
                    <m:e>
                      <m:r>
                        <w:rPr>
                          <w:rFonts w:ascii="Cambria Math" w:eastAsia="宋体" w:hAnsi="Cambria Math"/>
                          <w:sz w:val="24"/>
                          <w:szCs w:val="24"/>
                        </w:rPr>
                        <m:t>d</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k</m:t>
                              </m:r>
                            </m:sub>
                          </m:sSub>
                        </m:e>
                      </m:d>
                    </m:e>
                    <m:sup>
                      <m:r>
                        <w:rPr>
                          <w:rFonts w:ascii="Cambria Math" w:eastAsia="宋体" w:hAnsi="Cambria Math"/>
                          <w:sz w:val="24"/>
                          <w:szCs w:val="24"/>
                        </w:rPr>
                        <m:t>2</m:t>
                      </m:r>
                    </m:sup>
                  </m:sSup>
                  <m:r>
                    <w:rPr>
                      <w:rFonts w:ascii="Cambria Math" w:eastAsia="宋体" w:hAnsi="Cambria Math"/>
                      <w:sz w:val="24"/>
                      <w:szCs w:val="24"/>
                    </w:rPr>
                    <m:t>]</m:t>
                  </m:r>
                </m:e>
                <m:sub>
                  <m:r>
                    <w:rPr>
                      <w:rFonts w:ascii="Cambria Math" w:eastAsia="宋体" w:hAnsi="Cambria Math"/>
                      <w:sz w:val="24"/>
                      <w:szCs w:val="24"/>
                    </w:rPr>
                    <m:t>+</m:t>
                  </m:r>
                </m:sub>
              </m:sSub>
            </m:e>
          </m:nary>
        </m:oMath>
      </m:oMathPara>
    </w:p>
    <w:p w:rsidR="00BC1055" w:rsidRPr="000A39E0" w:rsidRDefault="00CC06AD" w:rsidP="00233857">
      <w:pPr>
        <w:spacing w:line="288" w:lineRule="auto"/>
        <w:rPr>
          <w:rFonts w:ascii="宋体" w:eastAsia="宋体" w:hAnsi="宋体"/>
          <w:sz w:val="24"/>
          <w:szCs w:val="24"/>
        </w:rPr>
      </w:pPr>
      <w:r w:rsidRPr="000A39E0">
        <w:rPr>
          <w:rFonts w:ascii="宋体" w:eastAsia="宋体" w:hAnsi="宋体" w:hint="eastAsia"/>
          <w:sz w:val="24"/>
          <w:szCs w:val="24"/>
        </w:rPr>
        <w:lastRenderedPageBreak/>
        <w:t>如果</w:t>
      </w:r>
      <m:oMath>
        <m:r>
          <m:rPr>
            <m:sty m:val="p"/>
          </m:rPr>
          <w:rPr>
            <w:rFonts w:ascii="Cambria Math" w:eastAsia="宋体" w:hAnsi="Cambria Math"/>
            <w:sz w:val="24"/>
            <w:szCs w:val="24"/>
          </w:rPr>
          <m:t>i</m:t>
        </m:r>
      </m:oMath>
      <w:r w:rsidRPr="000A39E0">
        <w:rPr>
          <w:rFonts w:ascii="宋体" w:eastAsia="宋体" w:hAnsi="宋体" w:hint="eastAsia"/>
          <w:sz w:val="24"/>
          <w:szCs w:val="24"/>
        </w:rPr>
        <w:t>和</w:t>
      </w:r>
      <m:oMath>
        <m:r>
          <m:rPr>
            <m:sty m:val="p"/>
          </m:rPr>
          <w:rPr>
            <w:rFonts w:ascii="Cambria Math" w:eastAsia="宋体" w:hAnsi="Cambria Math" w:hint="eastAsia"/>
            <w:sz w:val="24"/>
            <w:szCs w:val="24"/>
          </w:rPr>
          <m:t>k</m:t>
        </m:r>
      </m:oMath>
      <w:r w:rsidRPr="000A39E0">
        <w:rPr>
          <w:rFonts w:ascii="宋体" w:eastAsia="宋体" w:hAnsi="宋体" w:hint="eastAsia"/>
          <w:sz w:val="24"/>
          <w:szCs w:val="24"/>
        </w:rPr>
        <w:t>属于同一标签，则</w:t>
      </w:r>
      <m:oMath>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ik</m:t>
            </m:r>
          </m:sub>
        </m:sSub>
        <m:r>
          <w:rPr>
            <w:rFonts w:ascii="Cambria Math" w:eastAsia="宋体" w:hAnsi="Cambria Math"/>
            <w:sz w:val="24"/>
            <w:szCs w:val="24"/>
          </w:rPr>
          <m:t>= 1</m:t>
        </m:r>
      </m:oMath>
      <w:r w:rsidRPr="000A39E0">
        <w:rPr>
          <w:rFonts w:ascii="宋体" w:eastAsia="宋体" w:hAnsi="宋体" w:hint="eastAsia"/>
          <w:sz w:val="24"/>
          <w:szCs w:val="24"/>
        </w:rPr>
        <w:t>，否则</w:t>
      </w:r>
      <m:oMath>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ik</m:t>
            </m:r>
          </m:sub>
        </m:sSub>
        <m:r>
          <w:rPr>
            <w:rFonts w:ascii="Cambria Math" w:eastAsia="宋体" w:hAnsi="Cambria Math"/>
            <w:sz w:val="24"/>
            <w:szCs w:val="24"/>
          </w:rPr>
          <m:t>= 0</m:t>
        </m:r>
      </m:oMath>
      <w:r w:rsidRPr="000A39E0">
        <w:rPr>
          <w:rFonts w:ascii="宋体" w:eastAsia="宋体" w:hAnsi="宋体" w:hint="eastAsia"/>
          <w:sz w:val="24"/>
          <w:szCs w:val="24"/>
        </w:rPr>
        <w:t>，且</w:t>
      </w:r>
      <m:oMath>
        <m:sSub>
          <m:sSubPr>
            <m:ctrlPr>
              <w:rPr>
                <w:rFonts w:ascii="Cambria Math" w:eastAsia="宋体" w:hAnsi="Cambria Math"/>
                <w:sz w:val="24"/>
                <w:szCs w:val="24"/>
              </w:rPr>
            </m:ctrlPr>
          </m:sSubPr>
          <m:e>
            <m:r>
              <m:rPr>
                <m:sty m:val="p"/>
              </m:rPr>
              <w:rPr>
                <w:rFonts w:ascii="Cambria Math" w:eastAsia="宋体" w:hAnsi="Cambria Math"/>
                <w:sz w:val="24"/>
                <w:szCs w:val="24"/>
              </w:rPr>
              <m:t>[z]</m:t>
            </m:r>
          </m:e>
          <m:sub>
            <m:r>
              <w:rPr>
                <w:rFonts w:ascii="Cambria Math" w:eastAsia="宋体" w:hAnsi="Cambria Math"/>
                <w:sz w:val="24"/>
                <w:szCs w:val="24"/>
              </w:rPr>
              <m:t>+</m:t>
            </m:r>
          </m:sub>
        </m:sSub>
        <m:r>
          <m:rPr>
            <m:sty m:val="p"/>
          </m:rPr>
          <w:rPr>
            <w:rFonts w:ascii="Cambria Math" w:eastAsia="宋体" w:hAnsi="Cambria Math"/>
            <w:sz w:val="24"/>
            <w:szCs w:val="24"/>
          </w:rPr>
          <m:t xml:space="preserve"> = max⁡</m:t>
        </m:r>
        <m:r>
          <w:rPr>
            <w:rFonts w:ascii="Cambria Math" w:eastAsia="宋体" w:hAnsi="Cambria Math"/>
            <w:sz w:val="24"/>
            <w:szCs w:val="24"/>
          </w:rPr>
          <m:t>(z, 0)</m:t>
        </m:r>
      </m:oMath>
      <w:r w:rsidRPr="000A39E0">
        <w:rPr>
          <w:rFonts w:ascii="宋体" w:eastAsia="宋体" w:hAnsi="宋体" w:hint="eastAsia"/>
          <w:sz w:val="24"/>
          <w:szCs w:val="24"/>
        </w:rPr>
        <w:t>是标准铰链损失。</w:t>
      </w:r>
      <w:r w:rsidR="00233857">
        <w:rPr>
          <w:rFonts w:ascii="宋体" w:eastAsia="宋体" w:hAnsi="宋体" w:hint="eastAsia"/>
          <w:sz w:val="24"/>
          <w:szCs w:val="24"/>
        </w:rPr>
        <w:t>在此基础上，</w:t>
      </w:r>
      <w:r w:rsidRPr="000A39E0">
        <w:rPr>
          <w:rFonts w:ascii="宋体" w:eastAsia="宋体" w:hAnsi="宋体" w:hint="eastAsia"/>
          <w:sz w:val="24"/>
          <w:szCs w:val="24"/>
        </w:rPr>
        <w:t>LMNN的总体损失函数是</w:t>
      </w:r>
      <m:oMath>
        <m:sSub>
          <m:sSubPr>
            <m:ctrlPr>
              <w:rPr>
                <w:rFonts w:ascii="Cambria Math" w:eastAsia="宋体" w:hAnsi="Cambria Math"/>
                <w:i/>
                <w:sz w:val="24"/>
                <w:szCs w:val="24"/>
              </w:rPr>
            </m:ctrlPr>
          </m:sSubPr>
          <m:e>
            <m:r>
              <m:rPr>
                <m:scr m:val="script"/>
              </m:rPr>
              <w:rPr>
                <w:rFonts w:ascii="Cambria Math" w:eastAsia="宋体" w:hAnsi="Cambria Math"/>
                <w:sz w:val="24"/>
                <w:szCs w:val="24"/>
              </w:rPr>
              <m:t>L</m:t>
            </m:r>
          </m:e>
          <m:sub>
            <m:r>
              <w:rPr>
                <w:rFonts w:ascii="Cambria Math" w:eastAsia="宋体" w:hAnsi="Cambria Math"/>
                <w:sz w:val="24"/>
                <w:szCs w:val="24"/>
              </w:rPr>
              <m:t>pull</m:t>
            </m:r>
          </m:sub>
        </m:sSub>
        <m:d>
          <m:dPr>
            <m:ctrlPr>
              <w:rPr>
                <w:rFonts w:ascii="Cambria Math" w:eastAsia="宋体" w:hAnsi="Cambria Math"/>
                <w:sz w:val="24"/>
                <w:szCs w:val="24"/>
              </w:rPr>
            </m:ctrlPr>
          </m:dPr>
          <m:e>
            <m:r>
              <m:rPr>
                <m:sty m:val="p"/>
              </m:rPr>
              <w:rPr>
                <w:rFonts w:ascii="Cambria Math" w:eastAsia="宋体" w:hAnsi="Cambria Math"/>
                <w:sz w:val="24"/>
                <w:szCs w:val="24"/>
              </w:rPr>
              <m:t>d</m:t>
            </m:r>
          </m:e>
        </m:d>
      </m:oMath>
      <w:r w:rsidRPr="000A39E0">
        <w:rPr>
          <w:rFonts w:ascii="宋体" w:eastAsia="宋体" w:hAnsi="宋体" w:hint="eastAsia"/>
          <w:sz w:val="24"/>
          <w:szCs w:val="24"/>
        </w:rPr>
        <w:t>和</w:t>
      </w:r>
      <m:oMath>
        <m:sSub>
          <m:sSubPr>
            <m:ctrlPr>
              <w:rPr>
                <w:rFonts w:ascii="Cambria Math" w:eastAsia="宋体" w:hAnsi="Cambria Math"/>
                <w:i/>
                <w:sz w:val="24"/>
                <w:szCs w:val="24"/>
              </w:rPr>
            </m:ctrlPr>
          </m:sSubPr>
          <m:e>
            <m:r>
              <m:rPr>
                <m:scr m:val="script"/>
              </m:rPr>
              <w:rPr>
                <w:rFonts w:ascii="Cambria Math" w:eastAsia="宋体" w:hAnsi="Cambria Math"/>
                <w:sz w:val="24"/>
                <w:szCs w:val="24"/>
              </w:rPr>
              <m:t>L</m:t>
            </m:r>
          </m:e>
          <m:sub>
            <m:r>
              <w:rPr>
                <w:rFonts w:ascii="Cambria Math" w:eastAsia="宋体" w:hAnsi="Cambria Math"/>
                <w:sz w:val="24"/>
                <w:szCs w:val="24"/>
              </w:rPr>
              <m:t>push</m:t>
            </m:r>
          </m:sub>
        </m:sSub>
        <m:d>
          <m:dPr>
            <m:ctrlPr>
              <w:rPr>
                <w:rFonts w:ascii="Cambria Math" w:eastAsia="宋体" w:hAnsi="Cambria Math"/>
                <w:sz w:val="24"/>
                <w:szCs w:val="24"/>
              </w:rPr>
            </m:ctrlPr>
          </m:dPr>
          <m:e>
            <m:r>
              <m:rPr>
                <m:sty m:val="p"/>
              </m:rPr>
              <w:rPr>
                <w:rFonts w:ascii="Cambria Math" w:eastAsia="宋体" w:hAnsi="Cambria Math"/>
                <w:sz w:val="24"/>
                <w:szCs w:val="24"/>
              </w:rPr>
              <m:t>d</m:t>
            </m:r>
          </m:e>
        </m:d>
      </m:oMath>
      <w:r w:rsidRPr="000A39E0">
        <w:rPr>
          <w:rFonts w:ascii="宋体" w:eastAsia="宋体" w:hAnsi="宋体" w:hint="eastAsia"/>
          <w:sz w:val="24"/>
          <w:szCs w:val="24"/>
        </w:rPr>
        <w:t>的加权求和。</w:t>
      </w:r>
    </w:p>
    <w:p w:rsidR="0063694D" w:rsidRPr="00A32C9B" w:rsidRDefault="0063694D" w:rsidP="0063694D">
      <w:pPr>
        <w:pStyle w:val="2"/>
        <w:spacing w:before="100" w:beforeAutospacing="1" w:after="100" w:afterAutospacing="1"/>
      </w:pPr>
      <w:bookmarkStart w:id="18" w:name="_Toc9434801"/>
      <w:r w:rsidRPr="00B031F9">
        <w:rPr>
          <w:rFonts w:ascii="黑体" w:hAnsi="黑体" w:hint="eastAsia"/>
        </w:rPr>
        <w:t>2</w:t>
      </w:r>
      <w:r w:rsidRPr="00B031F9">
        <w:rPr>
          <w:rFonts w:ascii="黑体" w:hAnsi="黑体"/>
        </w:rPr>
        <w:t>.</w:t>
      </w:r>
      <w:r w:rsidR="003E1D7B">
        <w:rPr>
          <w:rFonts w:ascii="黑体" w:hAnsi="黑体"/>
        </w:rPr>
        <w:t>4</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18"/>
    </w:p>
    <w:p w:rsidR="000E05B0" w:rsidRDefault="0063694D" w:rsidP="00BD25F5">
      <w:pPr>
        <w:pStyle w:val="af"/>
        <w:numPr>
          <w:ins w:id="19" w:author="Unknown"/>
        </w:numPr>
        <w:adjustRightInd/>
        <w:snapToGrid/>
        <w:spacing w:before="0" w:after="0" w:line="400" w:lineRule="exact"/>
        <w:jc w:val="both"/>
        <w:rPr>
          <w:rFonts w:asciiTheme="minorEastAsia" w:eastAsiaTheme="minorEastAsia" w:hAnsiTheme="minorEastAsia" w:cstheme="minorBidi"/>
          <w:bCs/>
          <w:sz w:val="24"/>
        </w:rPr>
      </w:pPr>
      <w:r>
        <w:rPr>
          <w:rFonts w:asciiTheme="minorEastAsia" w:eastAsiaTheme="minorEastAsia" w:hAnsiTheme="minorEastAsia" w:cstheme="minorBidi" w:hint="eastAsia"/>
          <w:bCs/>
          <w:sz w:val="24"/>
        </w:rPr>
        <w:t xml:space="preserve">    </w:t>
      </w:r>
      <w:r w:rsidR="00DE6F11">
        <w:rPr>
          <w:rFonts w:asciiTheme="minorEastAsia" w:eastAsiaTheme="minorEastAsia" w:hAnsiTheme="minorEastAsia" w:cstheme="minorBidi" w:hint="eastAsia"/>
          <w:bCs/>
          <w:sz w:val="24"/>
        </w:rPr>
        <w:t>本章主要介绍了</w:t>
      </w:r>
      <w:r w:rsidR="001A413F">
        <w:rPr>
          <w:rFonts w:asciiTheme="minorEastAsia" w:eastAsiaTheme="minorEastAsia" w:hAnsiTheme="minorEastAsia" w:cstheme="minorBidi" w:hint="eastAsia"/>
          <w:bCs/>
          <w:sz w:val="24"/>
        </w:rPr>
        <w:t>模型</w:t>
      </w:r>
      <w:r w:rsidR="00DE6F11">
        <w:rPr>
          <w:rFonts w:asciiTheme="minorEastAsia" w:eastAsiaTheme="minorEastAsia" w:hAnsiTheme="minorEastAsia" w:cstheme="minorBidi" w:hint="eastAsia"/>
          <w:bCs/>
          <w:sz w:val="24"/>
        </w:rPr>
        <w:t>所依赖的相关背景技术。首先，</w:t>
      </w:r>
      <w:r w:rsidR="00790F8A">
        <w:rPr>
          <w:rFonts w:asciiTheme="minorEastAsia" w:eastAsiaTheme="minorEastAsia" w:hAnsiTheme="minorEastAsia" w:cstheme="minorBidi" w:hint="eastAsia"/>
          <w:bCs/>
          <w:sz w:val="24"/>
        </w:rPr>
        <w:t>解释</w:t>
      </w:r>
      <w:r w:rsidR="00DE6F11">
        <w:rPr>
          <w:rFonts w:asciiTheme="minorEastAsia" w:eastAsiaTheme="minorEastAsia" w:hAnsiTheme="minorEastAsia" w:cstheme="minorBidi" w:hint="eastAsia"/>
          <w:bCs/>
          <w:sz w:val="24"/>
        </w:rPr>
        <w:t>了异质信息网络的基本定义及其关键语义挖掘工具——元路径。其次，阐述了</w:t>
      </w:r>
      <w:r w:rsidR="00573C05">
        <w:rPr>
          <w:rFonts w:asciiTheme="minorEastAsia" w:eastAsiaTheme="minorEastAsia" w:hAnsiTheme="minorEastAsia" w:cstheme="minorBidi" w:hint="eastAsia"/>
          <w:bCs/>
          <w:sz w:val="24"/>
        </w:rPr>
        <w:t>注意力机制</w:t>
      </w:r>
      <w:r w:rsidR="001A413F">
        <w:rPr>
          <w:rFonts w:asciiTheme="minorEastAsia" w:eastAsiaTheme="minorEastAsia" w:hAnsiTheme="minorEastAsia" w:cstheme="minorBidi" w:hint="eastAsia"/>
          <w:bCs/>
          <w:sz w:val="24"/>
        </w:rPr>
        <w:t>的</w:t>
      </w:r>
      <w:r w:rsidR="00BB69EE">
        <w:rPr>
          <w:rFonts w:asciiTheme="minorEastAsia" w:eastAsiaTheme="minorEastAsia" w:hAnsiTheme="minorEastAsia" w:cstheme="minorBidi" w:hint="eastAsia"/>
          <w:bCs/>
          <w:sz w:val="24"/>
        </w:rPr>
        <w:t>核心</w:t>
      </w:r>
      <w:r w:rsidR="001A413F">
        <w:rPr>
          <w:rFonts w:asciiTheme="minorEastAsia" w:eastAsiaTheme="minorEastAsia" w:hAnsiTheme="minorEastAsia" w:cstheme="minorBidi" w:hint="eastAsia"/>
          <w:bCs/>
          <w:sz w:val="24"/>
        </w:rPr>
        <w:t>理论</w:t>
      </w:r>
      <w:r w:rsidR="00DE6F11">
        <w:rPr>
          <w:rFonts w:asciiTheme="minorEastAsia" w:eastAsiaTheme="minorEastAsia" w:hAnsiTheme="minorEastAsia" w:cstheme="minorBidi" w:hint="eastAsia"/>
          <w:bCs/>
          <w:sz w:val="24"/>
        </w:rPr>
        <w:t>。最后，</w:t>
      </w:r>
      <w:r w:rsidR="00790F8A">
        <w:rPr>
          <w:rFonts w:asciiTheme="minorEastAsia" w:eastAsiaTheme="minorEastAsia" w:hAnsiTheme="minorEastAsia" w:cstheme="minorBidi" w:hint="eastAsia"/>
          <w:bCs/>
          <w:sz w:val="24"/>
        </w:rPr>
        <w:t>说明</w:t>
      </w:r>
      <w:r w:rsidR="00DE6F11">
        <w:rPr>
          <w:rFonts w:asciiTheme="minorEastAsia" w:eastAsiaTheme="minorEastAsia" w:hAnsiTheme="minorEastAsia" w:cstheme="minorBidi" w:hint="eastAsia"/>
          <w:bCs/>
          <w:sz w:val="24"/>
        </w:rPr>
        <w:t>了度量学习的相关</w:t>
      </w:r>
      <w:r w:rsidR="00E8358F">
        <w:rPr>
          <w:rFonts w:asciiTheme="minorEastAsia" w:eastAsiaTheme="minorEastAsia" w:hAnsiTheme="minorEastAsia" w:cstheme="minorBidi" w:hint="eastAsia"/>
          <w:bCs/>
          <w:sz w:val="24"/>
        </w:rPr>
        <w:t>概念</w:t>
      </w:r>
      <w:r w:rsidR="00DE6F11">
        <w:rPr>
          <w:rFonts w:asciiTheme="minorEastAsia" w:eastAsiaTheme="minorEastAsia" w:hAnsiTheme="minorEastAsia" w:cstheme="minorBidi" w:hint="eastAsia"/>
          <w:bCs/>
          <w:sz w:val="24"/>
        </w:rPr>
        <w:t>，</w:t>
      </w:r>
      <w:r w:rsidR="001A413F">
        <w:rPr>
          <w:rFonts w:asciiTheme="minorEastAsia" w:eastAsiaTheme="minorEastAsia" w:hAnsiTheme="minorEastAsia" w:cstheme="minorBidi" w:hint="eastAsia"/>
          <w:bCs/>
          <w:sz w:val="24"/>
        </w:rPr>
        <w:t>为</w:t>
      </w:r>
      <w:r w:rsidR="00E8358F">
        <w:rPr>
          <w:rFonts w:asciiTheme="minorEastAsia" w:eastAsiaTheme="minorEastAsia" w:hAnsiTheme="minorEastAsia" w:cstheme="minorBidi" w:hint="eastAsia"/>
          <w:bCs/>
          <w:sz w:val="24"/>
        </w:rPr>
        <w:t>后续</w:t>
      </w:r>
      <w:r w:rsidR="001A413F">
        <w:rPr>
          <w:rFonts w:asciiTheme="minorEastAsia" w:eastAsiaTheme="minorEastAsia" w:hAnsiTheme="minorEastAsia" w:cstheme="minorBidi" w:hint="eastAsia"/>
          <w:bCs/>
          <w:sz w:val="24"/>
        </w:rPr>
        <w:t>模型</w:t>
      </w:r>
      <w:r w:rsidR="00DE6F11">
        <w:rPr>
          <w:rFonts w:asciiTheme="minorEastAsia" w:eastAsiaTheme="minorEastAsia" w:hAnsiTheme="minorEastAsia" w:cstheme="minorBidi" w:hint="eastAsia"/>
          <w:bCs/>
          <w:sz w:val="24"/>
        </w:rPr>
        <w:t>的提出做好铺垫。</w:t>
      </w:r>
    </w:p>
    <w:p w:rsidR="000E05B0" w:rsidRDefault="000E05B0">
      <w:pPr>
        <w:widowControl/>
        <w:jc w:val="left"/>
        <w:rPr>
          <w:rFonts w:asciiTheme="minorEastAsia" w:hAnsiTheme="minorEastAsia"/>
          <w:bCs/>
          <w:sz w:val="24"/>
          <w:szCs w:val="24"/>
        </w:rPr>
      </w:pPr>
      <w:r>
        <w:rPr>
          <w:rFonts w:asciiTheme="minorEastAsia" w:hAnsiTheme="minorEastAsia"/>
          <w:bCs/>
          <w:sz w:val="24"/>
        </w:rPr>
        <w:br w:type="page"/>
      </w:r>
    </w:p>
    <w:p w:rsidR="000E05B0" w:rsidRDefault="000E05B0" w:rsidP="00BD25F5">
      <w:pPr>
        <w:pStyle w:val="af"/>
        <w:numPr>
          <w:ins w:id="20" w:author="Unknown"/>
        </w:numPr>
        <w:adjustRightInd/>
        <w:snapToGrid/>
        <w:spacing w:before="0" w:after="0" w:line="400" w:lineRule="exact"/>
        <w:jc w:val="both"/>
        <w:rPr>
          <w:rFonts w:asciiTheme="minorEastAsia" w:eastAsiaTheme="minorEastAsia" w:hAnsiTheme="minorEastAsia" w:cstheme="minorBidi"/>
          <w:bCs/>
          <w:sz w:val="24"/>
        </w:rPr>
      </w:pPr>
    </w:p>
    <w:p w:rsidR="000E05B0" w:rsidRDefault="000E05B0">
      <w:pPr>
        <w:widowControl/>
        <w:jc w:val="left"/>
        <w:rPr>
          <w:rFonts w:asciiTheme="minorEastAsia" w:hAnsiTheme="minorEastAsia"/>
          <w:bCs/>
          <w:sz w:val="24"/>
          <w:szCs w:val="24"/>
        </w:rPr>
      </w:pPr>
      <w:r>
        <w:rPr>
          <w:rFonts w:asciiTheme="minorEastAsia" w:hAnsiTheme="minorEastAsia"/>
          <w:bCs/>
          <w:sz w:val="24"/>
        </w:rPr>
        <w:br w:type="page"/>
      </w:r>
    </w:p>
    <w:p w:rsidR="00D013A7" w:rsidRPr="00BD25F5" w:rsidRDefault="00D013A7" w:rsidP="00BD25F5">
      <w:pPr>
        <w:pStyle w:val="af"/>
        <w:numPr>
          <w:ins w:id="21" w:author="Unknown"/>
        </w:numPr>
        <w:adjustRightInd/>
        <w:snapToGrid/>
        <w:spacing w:before="0" w:after="0" w:line="400" w:lineRule="exact"/>
        <w:jc w:val="both"/>
        <w:rPr>
          <w:rFonts w:ascii="宋体" w:hAnsi="宋体"/>
          <w:sz w:val="24"/>
        </w:rPr>
        <w:sectPr w:rsidR="00D013A7" w:rsidRPr="00BD25F5" w:rsidSect="0075738C">
          <w:pgSz w:w="11906" w:h="16838" w:code="9"/>
          <w:pgMar w:top="1418" w:right="1418" w:bottom="1418" w:left="1418" w:header="851" w:footer="850" w:gutter="0"/>
          <w:cols w:space="425"/>
          <w:docGrid w:linePitch="312"/>
        </w:sectPr>
      </w:pPr>
    </w:p>
    <w:p w:rsidR="00D013A7" w:rsidRPr="002F5879" w:rsidRDefault="00D013A7" w:rsidP="00D013A7">
      <w:pPr>
        <w:pStyle w:val="1"/>
        <w:spacing w:beforeLines="0" w:afterLines="0"/>
      </w:pPr>
      <w:bookmarkStart w:id="22" w:name="_Toc9434802"/>
      <w:r>
        <w:rPr>
          <w:rFonts w:hint="eastAsia"/>
        </w:rPr>
        <w:lastRenderedPageBreak/>
        <w:t>第三章</w:t>
      </w:r>
      <w:r>
        <w:rPr>
          <w:rFonts w:hint="eastAsia"/>
        </w:rPr>
        <w:t xml:space="preserve"> </w:t>
      </w:r>
      <w:r w:rsidR="00167CE3">
        <w:t xml:space="preserve"> </w:t>
      </w:r>
      <w:r w:rsidR="00BE6484">
        <w:rPr>
          <w:rFonts w:hint="eastAsia"/>
        </w:rPr>
        <w:t>基于异质信息网络的推荐模型</w:t>
      </w:r>
      <w:r w:rsidR="00005106" w:rsidRPr="00005106">
        <w:t>ACFML</w:t>
      </w:r>
      <w:r w:rsidR="00BE6484">
        <w:rPr>
          <w:rFonts w:hint="eastAsia"/>
        </w:rPr>
        <w:t>详解</w:t>
      </w:r>
      <w:bookmarkEnd w:id="22"/>
    </w:p>
    <w:p w:rsidR="00D013A7" w:rsidRPr="00B031F9" w:rsidRDefault="00D013A7" w:rsidP="00D013A7">
      <w:pPr>
        <w:pStyle w:val="2"/>
        <w:rPr>
          <w:rFonts w:ascii="黑体" w:hAnsi="黑体"/>
        </w:rPr>
      </w:pPr>
      <w:bookmarkStart w:id="23" w:name="_Toc9434803"/>
      <w:r w:rsidRPr="00B031F9">
        <w:rPr>
          <w:rFonts w:ascii="黑体" w:hAnsi="黑体" w:hint="eastAsia"/>
        </w:rPr>
        <w:t>3</w:t>
      </w:r>
      <w:r w:rsidRPr="00B031F9">
        <w:rPr>
          <w:rFonts w:ascii="黑体" w:hAnsi="黑体"/>
        </w:rPr>
        <w:t>.</w:t>
      </w:r>
      <w:r w:rsidRPr="00B031F9">
        <w:rPr>
          <w:rFonts w:ascii="黑体" w:hAnsi="黑体" w:hint="eastAsia"/>
        </w:rPr>
        <w:t xml:space="preserve">1 </w:t>
      </w:r>
      <w:r w:rsidR="00167CE3">
        <w:rPr>
          <w:rFonts w:ascii="黑体" w:hAnsi="黑体"/>
        </w:rPr>
        <w:t xml:space="preserve"> </w:t>
      </w:r>
      <w:r w:rsidR="00BE6484">
        <w:rPr>
          <w:rFonts w:ascii="黑体" w:hAnsi="黑体" w:hint="eastAsia"/>
        </w:rPr>
        <w:t>基础模型</w:t>
      </w:r>
      <w:r w:rsidR="0052041D">
        <w:rPr>
          <w:rFonts w:ascii="黑体" w:hAnsi="黑体" w:hint="eastAsia"/>
        </w:rPr>
        <w:t>NeuACF</w:t>
      </w:r>
      <w:bookmarkEnd w:id="23"/>
    </w:p>
    <w:p w:rsidR="00562278" w:rsidRPr="00B0024F" w:rsidRDefault="00562278" w:rsidP="00562278">
      <w:pPr>
        <w:spacing w:line="288" w:lineRule="auto"/>
        <w:ind w:firstLineChars="200" w:firstLine="480"/>
        <w:rPr>
          <w:rFonts w:ascii="宋体" w:eastAsia="宋体" w:hAnsi="宋体"/>
          <w:sz w:val="24"/>
          <w:szCs w:val="24"/>
        </w:rPr>
      </w:pPr>
      <w:r w:rsidRPr="00B0024F">
        <w:rPr>
          <w:rFonts w:ascii="宋体" w:eastAsia="宋体" w:hAnsi="宋体" w:hint="eastAsia"/>
          <w:sz w:val="24"/>
          <w:szCs w:val="24"/>
        </w:rPr>
        <w:t>经广泛调研后，本文选择NeuACF</w:t>
      </w:r>
      <w:r w:rsidR="00BE6484" w:rsidRPr="00BE6484">
        <w:rPr>
          <w:rFonts w:ascii="宋体" w:eastAsia="宋体" w:hAnsi="宋体"/>
          <w:sz w:val="24"/>
          <w:szCs w:val="24"/>
          <w:vertAlign w:val="superscript"/>
        </w:rPr>
        <w:t>[8]</w:t>
      </w:r>
      <w:r w:rsidRPr="00B0024F">
        <w:rPr>
          <w:rFonts w:ascii="宋体" w:eastAsia="宋体" w:hAnsi="宋体" w:hint="eastAsia"/>
          <w:sz w:val="24"/>
          <w:szCs w:val="24"/>
        </w:rPr>
        <w:t>作为基础模型，并加以改进。因此，本节具体介绍NeuACF的基本思想及模型结构。</w:t>
      </w:r>
    </w:p>
    <w:p w:rsidR="00562278" w:rsidRPr="00B0024F" w:rsidRDefault="00562278" w:rsidP="00562278">
      <w:pPr>
        <w:spacing w:line="288" w:lineRule="auto"/>
        <w:ind w:firstLineChars="200" w:firstLine="480"/>
        <w:rPr>
          <w:rFonts w:ascii="宋体" w:eastAsia="宋体" w:hAnsi="宋体"/>
          <w:sz w:val="24"/>
          <w:szCs w:val="24"/>
        </w:rPr>
      </w:pPr>
      <w:r w:rsidRPr="00B0024F">
        <w:rPr>
          <w:rFonts w:ascii="宋体" w:eastAsia="宋体" w:hAnsi="宋体" w:hint="eastAsia"/>
          <w:sz w:val="24"/>
          <w:szCs w:val="24"/>
        </w:rPr>
        <w:t>虽然现有的隐因子模型在推荐领域表现出了强劲性能，但它们通常只挖掘购买历史的信息，而这仅从一个方面反映用户偏好和物品特征。但是，用户和物品的隐因子源于实际应用的不同方面。这些方面，从不同角度反映用户偏好和物品特征。因此，隐因子模型应利用来自不同方面</w:t>
      </w:r>
      <w:r>
        <w:rPr>
          <w:rFonts w:ascii="宋体" w:eastAsia="宋体" w:hAnsi="宋体" w:hint="eastAsia"/>
          <w:sz w:val="24"/>
          <w:szCs w:val="24"/>
        </w:rPr>
        <w:t>的信息</w:t>
      </w:r>
      <w:r w:rsidRPr="00B0024F">
        <w:rPr>
          <w:rFonts w:ascii="宋体" w:eastAsia="宋体" w:hAnsi="宋体" w:hint="eastAsia"/>
          <w:sz w:val="24"/>
          <w:szCs w:val="24"/>
        </w:rPr>
        <w:t>。以图</w:t>
      </w:r>
      <w:r w:rsidR="00BE6484">
        <w:rPr>
          <w:rFonts w:ascii="宋体" w:eastAsia="宋体" w:hAnsi="宋体"/>
          <w:sz w:val="24"/>
          <w:szCs w:val="24"/>
        </w:rPr>
        <w:t>3-1</w:t>
      </w:r>
      <w:r w:rsidRPr="00B0024F">
        <w:rPr>
          <w:rFonts w:ascii="宋体" w:eastAsia="宋体" w:hAnsi="宋体" w:hint="eastAsia"/>
          <w:sz w:val="24"/>
          <w:szCs w:val="24"/>
        </w:rPr>
        <w:t>为例，进一步说明多方面信息的重要性。如果仅利用图</w:t>
      </w:r>
      <w:r w:rsidR="00BE6484">
        <w:rPr>
          <w:rFonts w:ascii="宋体" w:eastAsia="宋体" w:hAnsi="宋体"/>
          <w:sz w:val="24"/>
          <w:szCs w:val="24"/>
        </w:rPr>
        <w:t>3-1</w:t>
      </w:r>
      <w:r>
        <w:rPr>
          <w:rFonts w:ascii="宋体" w:eastAsia="宋体" w:hAnsi="宋体" w:hint="eastAsia"/>
          <w:sz w:val="24"/>
          <w:szCs w:val="24"/>
        </w:rPr>
        <w:t>（a）</w:t>
      </w:r>
      <w:r w:rsidRPr="00B0024F">
        <w:rPr>
          <w:rFonts w:ascii="宋体" w:eastAsia="宋体" w:hAnsi="宋体" w:hint="eastAsia"/>
          <w:sz w:val="24"/>
          <w:szCs w:val="24"/>
        </w:rPr>
        <w:t>中的交互矩阵（即购买历史），</w:t>
      </w:r>
      <w:r>
        <w:rPr>
          <w:rFonts w:ascii="宋体" w:eastAsia="宋体" w:hAnsi="宋体" w:hint="eastAsia"/>
          <w:sz w:val="24"/>
          <w:szCs w:val="24"/>
        </w:rPr>
        <w:t>会</w:t>
      </w:r>
      <w:r w:rsidRPr="00B0024F">
        <w:rPr>
          <w:rFonts w:ascii="宋体" w:eastAsia="宋体" w:hAnsi="宋体" w:hint="eastAsia"/>
          <w:sz w:val="24"/>
          <w:szCs w:val="24"/>
        </w:rPr>
        <w:t>推断出用户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4</m:t>
            </m:r>
          </m:sub>
        </m:sSub>
      </m:oMath>
      <w:r w:rsidRPr="00B0024F">
        <w:rPr>
          <w:rFonts w:ascii="宋体" w:eastAsia="宋体" w:hAnsi="宋体" w:hint="eastAsia"/>
          <w:sz w:val="24"/>
          <w:szCs w:val="24"/>
        </w:rPr>
        <w:t>将购买物品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2</m:t>
            </m:r>
          </m:sub>
        </m:sSub>
      </m:oMath>
      <w:r w:rsidRPr="00B0024F">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3</m:t>
            </m:r>
          </m:sub>
        </m:sSub>
      </m:oMath>
      <w:r w:rsidRPr="00B0024F">
        <w:rPr>
          <w:rFonts w:ascii="宋体" w:eastAsia="宋体" w:hAnsi="宋体" w:hint="eastAsia"/>
          <w:sz w:val="24"/>
          <w:szCs w:val="24"/>
        </w:rPr>
        <w:t>。然而，</w:t>
      </w:r>
      <w:r>
        <w:rPr>
          <w:rFonts w:ascii="宋体" w:eastAsia="宋体" w:hAnsi="宋体" w:hint="eastAsia"/>
          <w:sz w:val="24"/>
          <w:szCs w:val="24"/>
        </w:rPr>
        <w:t>若</w:t>
      </w:r>
      <w:r w:rsidRPr="00B0024F">
        <w:rPr>
          <w:rFonts w:ascii="宋体" w:eastAsia="宋体" w:hAnsi="宋体" w:hint="eastAsia"/>
          <w:sz w:val="24"/>
          <w:szCs w:val="24"/>
        </w:rPr>
        <w:t>考虑</w:t>
      </w:r>
      <w:r>
        <w:rPr>
          <w:rFonts w:ascii="宋体" w:eastAsia="宋体" w:hAnsi="宋体" w:hint="eastAsia"/>
          <w:sz w:val="24"/>
          <w:szCs w:val="24"/>
        </w:rPr>
        <w:t>到</w:t>
      </w:r>
      <w:r w:rsidRPr="00B0024F">
        <w:rPr>
          <w:rFonts w:ascii="宋体" w:eastAsia="宋体" w:hAnsi="宋体" w:hint="eastAsia"/>
          <w:sz w:val="24"/>
          <w:szCs w:val="24"/>
        </w:rPr>
        <w:t>图</w:t>
      </w:r>
      <w:r w:rsidR="00BE6484">
        <w:rPr>
          <w:rFonts w:ascii="宋体" w:eastAsia="宋体" w:hAnsi="宋体"/>
          <w:sz w:val="24"/>
          <w:szCs w:val="24"/>
        </w:rPr>
        <w:t>3-1</w:t>
      </w:r>
      <w:r>
        <w:rPr>
          <w:rFonts w:ascii="宋体" w:eastAsia="宋体" w:hAnsi="宋体" w:hint="eastAsia"/>
          <w:sz w:val="24"/>
          <w:szCs w:val="24"/>
        </w:rPr>
        <w:t>（b）</w:t>
      </w:r>
      <w:r w:rsidRPr="00B0024F">
        <w:rPr>
          <w:rFonts w:ascii="宋体" w:eastAsia="宋体" w:hAnsi="宋体" w:hint="eastAsia"/>
          <w:sz w:val="24"/>
          <w:szCs w:val="24"/>
        </w:rPr>
        <w:t>所示的品牌信息时，可以发现物品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3</m:t>
            </m:r>
          </m:sub>
        </m:sSub>
      </m:oMath>
      <w:r w:rsidRPr="00B0024F">
        <w:rPr>
          <w:rFonts w:ascii="宋体" w:eastAsia="宋体" w:hAnsi="宋体" w:hint="eastAsia"/>
          <w:sz w:val="24"/>
          <w:szCs w:val="24"/>
        </w:rPr>
        <w:t>可能更受用户</w:t>
      </w:r>
      <m:oMath>
        <m:sSub>
          <m:sSubPr>
            <m:ctrlPr>
              <w:rPr>
                <w:rFonts w:ascii="Cambria Math" w:eastAsia="宋体" w:hAnsi="Cambria Math" w:hint="eastAsia"/>
                <w:sz w:val="24"/>
                <w:szCs w:val="24"/>
              </w:rPr>
            </m:ctrlPr>
          </m:sSubPr>
          <m:e>
            <m:r>
              <w:rPr>
                <w:rFonts w:ascii="Cambria Math" w:eastAsia="宋体" w:hAnsi="Cambria Math"/>
                <w:sz w:val="24"/>
                <w:szCs w:val="24"/>
              </w:rPr>
              <m:t>U</m:t>
            </m:r>
            <m:ctrlPr>
              <w:rPr>
                <w:rFonts w:ascii="Cambria Math" w:eastAsia="宋体" w:hAnsi="Cambria Math"/>
                <w:sz w:val="24"/>
                <w:szCs w:val="24"/>
              </w:rPr>
            </m:ctrlPr>
          </m:e>
          <m:sub>
            <m:r>
              <w:rPr>
                <w:rFonts w:ascii="Cambria Math" w:eastAsia="宋体" w:hAnsi="Cambria Math"/>
                <w:sz w:val="24"/>
                <w:szCs w:val="24"/>
              </w:rPr>
              <m:t>4</m:t>
            </m:r>
            <m:ctrlPr>
              <w:rPr>
                <w:rFonts w:ascii="Cambria Math" w:eastAsia="宋体" w:hAnsi="Cambria Math"/>
                <w:sz w:val="24"/>
                <w:szCs w:val="24"/>
              </w:rPr>
            </m:ctrlPr>
          </m:sub>
        </m:sSub>
      </m:oMath>
      <w:r w:rsidRPr="00B0024F">
        <w:rPr>
          <w:rFonts w:ascii="宋体" w:eastAsia="宋体" w:hAnsi="宋体" w:hint="eastAsia"/>
          <w:sz w:val="24"/>
          <w:szCs w:val="24"/>
        </w:rPr>
        <w:t>喜爱，因为物品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1</m:t>
            </m:r>
          </m:sub>
        </m:sSub>
      </m:oMath>
      <w:r w:rsidRPr="00B0024F">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3</m:t>
            </m:r>
          </m:sub>
        </m:sSub>
      </m:oMath>
      <w:r w:rsidRPr="00B0024F">
        <w:rPr>
          <w:rFonts w:ascii="宋体" w:eastAsia="宋体" w:hAnsi="宋体" w:hint="eastAsia"/>
          <w:sz w:val="24"/>
          <w:szCs w:val="24"/>
        </w:rPr>
        <w:t>属于同一品牌</w:t>
      </w:r>
      <m:oMath>
        <m:sSub>
          <m:sSubPr>
            <m:ctrlPr>
              <w:rPr>
                <w:rFonts w:ascii="Cambria Math" w:eastAsia="宋体" w:hAnsi="Cambria Math"/>
                <w:sz w:val="24"/>
                <w:szCs w:val="24"/>
              </w:rPr>
            </m:ctrlPr>
          </m:sSubPr>
          <m:e>
            <m:r>
              <w:rPr>
                <w:rFonts w:ascii="Cambria Math" w:eastAsia="宋体" w:hAnsi="Cambria Math" w:hint="eastAsia"/>
                <w:sz w:val="24"/>
                <w:szCs w:val="24"/>
              </w:rPr>
              <m:t>B</m:t>
            </m:r>
          </m:e>
          <m:sub>
            <m:r>
              <w:rPr>
                <w:rFonts w:ascii="Cambria Math" w:eastAsia="宋体" w:hAnsi="Cambria Math"/>
                <w:sz w:val="24"/>
                <w:szCs w:val="24"/>
              </w:rPr>
              <m:t>1</m:t>
            </m:r>
          </m:sub>
        </m:sSub>
      </m:oMath>
      <w:r w:rsidRPr="00B0024F">
        <w:rPr>
          <w:rFonts w:ascii="宋体" w:eastAsia="宋体" w:hAnsi="宋体" w:hint="eastAsia"/>
          <w:sz w:val="24"/>
          <w:szCs w:val="24"/>
        </w:rPr>
        <w:t>。</w:t>
      </w:r>
    </w:p>
    <w:p w:rsidR="00562278" w:rsidRDefault="00562278" w:rsidP="00562278">
      <w:pPr>
        <w:jc w:val="center"/>
      </w:pPr>
      <w:r w:rsidRPr="000B475F">
        <w:rPr>
          <w:noProof/>
        </w:rPr>
        <w:drawing>
          <wp:inline distT="0" distB="0" distL="0" distR="0" wp14:anchorId="032BFEDC" wp14:editId="49DCF704">
            <wp:extent cx="3990109" cy="1252903"/>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3000" cy="1263231"/>
                    </a:xfrm>
                    <a:prstGeom prst="rect">
                      <a:avLst/>
                    </a:prstGeom>
                  </pic:spPr>
                </pic:pic>
              </a:graphicData>
            </a:graphic>
          </wp:inline>
        </w:drawing>
      </w:r>
    </w:p>
    <w:p w:rsidR="00562278" w:rsidRPr="00BE6484" w:rsidRDefault="00BE6484" w:rsidP="00562278">
      <w:pPr>
        <w:pStyle w:val="a9"/>
        <w:ind w:left="720"/>
        <w:rPr>
          <w:rFonts w:ascii="楷体" w:eastAsia="楷体" w:hAnsi="楷体"/>
        </w:rPr>
      </w:pPr>
      <w:r>
        <w:rPr>
          <w:rFonts w:ascii="楷体" w:eastAsia="楷体" w:hAnsi="楷体" w:cs="Times New Roman" w:hint="eastAsia"/>
        </w:rPr>
        <w:t>（</w:t>
      </w:r>
      <w:r w:rsidR="00562278" w:rsidRPr="00BE6484">
        <w:rPr>
          <w:rFonts w:ascii="Times New Roman" w:eastAsia="楷体" w:hAnsi="Times New Roman" w:cs="Times New Roman"/>
        </w:rPr>
        <w:t>a</w:t>
      </w:r>
      <w:r w:rsidR="00562278" w:rsidRPr="00BE6484">
        <w:rPr>
          <w:rFonts w:ascii="楷体" w:eastAsia="楷体" w:hAnsi="楷体" w:hint="eastAsia"/>
        </w:rPr>
        <w:t>）用户-物品交互矩阵 （</w:t>
      </w:r>
      <w:r w:rsidR="00562278" w:rsidRPr="00BE6484">
        <w:rPr>
          <w:rFonts w:ascii="Times New Roman" w:eastAsia="楷体" w:hAnsi="Times New Roman" w:cs="Times New Roman"/>
        </w:rPr>
        <w:t>b</w:t>
      </w:r>
      <w:r w:rsidR="00562278" w:rsidRPr="00BE6484">
        <w:rPr>
          <w:rFonts w:ascii="楷体" w:eastAsia="楷体" w:hAnsi="楷体" w:hint="eastAsia"/>
        </w:rPr>
        <w:t>）物品-品牌关系矩阵 （</w:t>
      </w:r>
      <w:r w:rsidR="00562278" w:rsidRPr="00BE6484">
        <w:rPr>
          <w:rFonts w:ascii="Times New Roman" w:eastAsia="楷体" w:hAnsi="Times New Roman" w:cs="Times New Roman"/>
        </w:rPr>
        <w:t>c</w:t>
      </w:r>
      <w:r w:rsidR="00562278" w:rsidRPr="00BE6484">
        <w:rPr>
          <w:rFonts w:ascii="楷体" w:eastAsia="楷体" w:hAnsi="楷体" w:hint="eastAsia"/>
        </w:rPr>
        <w:t>）异质信息网络</w:t>
      </w:r>
    </w:p>
    <w:p w:rsidR="00562278" w:rsidRPr="00BE6484" w:rsidRDefault="00562278" w:rsidP="00562278">
      <w:pPr>
        <w:pStyle w:val="a9"/>
        <w:ind w:left="720" w:firstLineChars="0" w:firstLine="0"/>
        <w:jc w:val="center"/>
        <w:rPr>
          <w:rFonts w:ascii="楷体" w:eastAsia="楷体" w:hAnsi="楷体"/>
        </w:rPr>
      </w:pPr>
      <w:r w:rsidRPr="00BE6484">
        <w:rPr>
          <w:rFonts w:ascii="楷体" w:eastAsia="楷体" w:hAnsi="楷体" w:hint="eastAsia"/>
        </w:rPr>
        <w:t>图</w:t>
      </w:r>
      <w:r w:rsidR="00BE6484">
        <w:rPr>
          <w:rFonts w:ascii="楷体" w:eastAsia="楷体" w:hAnsi="楷体"/>
        </w:rPr>
        <w:t>3-1</w:t>
      </w:r>
      <w:r w:rsidRPr="00BE6484">
        <w:rPr>
          <w:rFonts w:ascii="楷体" w:eastAsia="楷体" w:hAnsi="楷体"/>
        </w:rPr>
        <w:t xml:space="preserve"> </w:t>
      </w:r>
      <w:r w:rsidRPr="00BE6484">
        <w:rPr>
          <w:rFonts w:ascii="楷体" w:eastAsia="楷体" w:hAnsi="楷体" w:hint="eastAsia"/>
        </w:rPr>
        <w:t>用户-物品</w:t>
      </w:r>
      <w:proofErr w:type="gramStart"/>
      <w:r w:rsidRPr="00BE6484">
        <w:rPr>
          <w:rFonts w:ascii="楷体" w:eastAsia="楷体" w:hAnsi="楷体" w:hint="eastAsia"/>
        </w:rPr>
        <w:t>方面级</w:t>
      </w:r>
      <w:proofErr w:type="gramEnd"/>
      <w:r w:rsidRPr="00BE6484">
        <w:rPr>
          <w:rFonts w:ascii="楷体" w:eastAsia="楷体" w:hAnsi="楷体" w:hint="eastAsia"/>
        </w:rPr>
        <w:t>交互关系示例</w:t>
      </w:r>
      <w:r w:rsidRPr="00BE6484">
        <w:rPr>
          <w:rFonts w:ascii="楷体" w:eastAsia="楷体" w:hAnsi="楷体" w:hint="eastAsia"/>
          <w:vertAlign w:val="superscript"/>
        </w:rPr>
        <w:t>[</w:t>
      </w:r>
      <w:r w:rsidRPr="00BE6484">
        <w:rPr>
          <w:rFonts w:ascii="楷体" w:eastAsia="楷体" w:hAnsi="楷体"/>
          <w:vertAlign w:val="superscript"/>
        </w:rPr>
        <w:t>8]</w:t>
      </w:r>
    </w:p>
    <w:p w:rsidR="00562278" w:rsidRDefault="00562278" w:rsidP="00562278">
      <w:pPr>
        <w:spacing w:line="288" w:lineRule="auto"/>
        <w:ind w:firstLineChars="200" w:firstLine="480"/>
        <w:rPr>
          <w:rFonts w:ascii="宋体" w:eastAsia="宋体" w:hAnsi="宋体"/>
          <w:sz w:val="24"/>
          <w:szCs w:val="24"/>
        </w:rPr>
      </w:pPr>
      <w:r w:rsidRPr="00B0024F">
        <w:rPr>
          <w:rFonts w:ascii="宋体" w:eastAsia="宋体" w:hAnsi="宋体" w:hint="eastAsia"/>
          <w:sz w:val="24"/>
          <w:szCs w:val="24"/>
        </w:rPr>
        <w:t>尽管全面利用各方面信息是极有价值的，但面临两个严峻挑战。其一，如何提取不同</w:t>
      </w:r>
      <w:proofErr w:type="gramStart"/>
      <w:r w:rsidRPr="00B0024F">
        <w:rPr>
          <w:rFonts w:ascii="宋体" w:eastAsia="宋体" w:hAnsi="宋体" w:hint="eastAsia"/>
          <w:sz w:val="24"/>
          <w:szCs w:val="24"/>
        </w:rPr>
        <w:t>方面级</w:t>
      </w:r>
      <w:proofErr w:type="gramEnd"/>
      <w:r w:rsidRPr="00B0024F">
        <w:rPr>
          <w:rFonts w:ascii="宋体" w:eastAsia="宋体" w:hAnsi="宋体" w:hint="eastAsia"/>
          <w:sz w:val="24"/>
          <w:szCs w:val="24"/>
        </w:rPr>
        <w:t>的信息。其二，如何从不同方面学习和融合</w:t>
      </w:r>
      <w:proofErr w:type="gramStart"/>
      <w:r w:rsidRPr="00B0024F">
        <w:rPr>
          <w:rFonts w:ascii="宋体" w:eastAsia="宋体" w:hAnsi="宋体" w:hint="eastAsia"/>
          <w:sz w:val="24"/>
          <w:szCs w:val="24"/>
        </w:rPr>
        <w:t>隐</w:t>
      </w:r>
      <w:proofErr w:type="gramEnd"/>
      <w:r w:rsidRPr="00B0024F">
        <w:rPr>
          <w:rFonts w:ascii="宋体" w:eastAsia="宋体" w:hAnsi="宋体" w:hint="eastAsia"/>
          <w:sz w:val="24"/>
          <w:szCs w:val="24"/>
        </w:rPr>
        <w:t>因子。即使能够提取出不同方面的特征，学习</w:t>
      </w:r>
      <w:r>
        <w:rPr>
          <w:rFonts w:ascii="宋体" w:eastAsia="宋体" w:hAnsi="宋体" w:hint="eastAsia"/>
          <w:sz w:val="24"/>
          <w:szCs w:val="24"/>
        </w:rPr>
        <w:t>相应</w:t>
      </w:r>
      <w:r w:rsidRPr="00B0024F">
        <w:rPr>
          <w:rFonts w:ascii="宋体" w:eastAsia="宋体" w:hAnsi="宋体" w:hint="eastAsia"/>
          <w:sz w:val="24"/>
          <w:szCs w:val="24"/>
        </w:rPr>
        <w:t>的隐因子并实现有效融合仍不是一件易事。虽然可以利用矩阵分解学习</w:t>
      </w:r>
      <w:proofErr w:type="gramStart"/>
      <w:r w:rsidRPr="00B0024F">
        <w:rPr>
          <w:rFonts w:ascii="宋体" w:eastAsia="宋体" w:hAnsi="宋体" w:hint="eastAsia"/>
          <w:sz w:val="24"/>
          <w:szCs w:val="24"/>
        </w:rPr>
        <w:t>隐</w:t>
      </w:r>
      <w:proofErr w:type="gramEnd"/>
      <w:r w:rsidRPr="00B0024F">
        <w:rPr>
          <w:rFonts w:ascii="宋体" w:eastAsia="宋体" w:hAnsi="宋体" w:hint="eastAsia"/>
          <w:sz w:val="24"/>
          <w:szCs w:val="24"/>
        </w:rPr>
        <w:t>因子，但它只能学习“浅层”的隐因子。</w:t>
      </w:r>
    </w:p>
    <w:p w:rsidR="00562278" w:rsidRPr="00B0024F" w:rsidRDefault="00562278" w:rsidP="00562278">
      <w:pPr>
        <w:spacing w:line="288" w:lineRule="auto"/>
        <w:ind w:firstLineChars="200" w:firstLine="480"/>
        <w:rPr>
          <w:rFonts w:ascii="宋体" w:eastAsia="宋体" w:hAnsi="宋体"/>
          <w:sz w:val="24"/>
          <w:szCs w:val="24"/>
        </w:rPr>
      </w:pPr>
      <w:r>
        <w:rPr>
          <w:rFonts w:ascii="宋体" w:eastAsia="宋体" w:hAnsi="宋体" w:hint="eastAsia"/>
          <w:sz w:val="24"/>
          <w:szCs w:val="24"/>
        </w:rPr>
        <w:t>为解决</w:t>
      </w:r>
      <w:r w:rsidRPr="00B0024F">
        <w:rPr>
          <w:rFonts w:ascii="宋体" w:eastAsia="宋体" w:hAnsi="宋体" w:hint="eastAsia"/>
          <w:sz w:val="24"/>
          <w:szCs w:val="24"/>
        </w:rPr>
        <w:t>上述挑战</w:t>
      </w:r>
      <w:r>
        <w:rPr>
          <w:rFonts w:ascii="宋体" w:eastAsia="宋体" w:hAnsi="宋体" w:hint="eastAsia"/>
          <w:sz w:val="24"/>
          <w:szCs w:val="24"/>
        </w:rPr>
        <w:t>，</w:t>
      </w:r>
      <w:r w:rsidRPr="00B0024F">
        <w:rPr>
          <w:rFonts w:ascii="宋体" w:eastAsia="宋体" w:hAnsi="宋体" w:hint="eastAsia"/>
          <w:sz w:val="24"/>
          <w:szCs w:val="24"/>
        </w:rPr>
        <w:t>基于深度神经网络的NeuACF</w:t>
      </w:r>
      <w:r>
        <w:rPr>
          <w:rFonts w:ascii="宋体" w:eastAsia="宋体" w:hAnsi="宋体" w:hint="eastAsia"/>
          <w:sz w:val="24"/>
          <w:szCs w:val="24"/>
        </w:rPr>
        <w:t>应运而生</w:t>
      </w:r>
      <w:r w:rsidRPr="00B0024F">
        <w:rPr>
          <w:rFonts w:ascii="宋体" w:eastAsia="宋体" w:hAnsi="宋体" w:hint="eastAsia"/>
          <w:sz w:val="24"/>
          <w:szCs w:val="24"/>
        </w:rPr>
        <w:t>，</w:t>
      </w:r>
      <w:r>
        <w:rPr>
          <w:rFonts w:ascii="宋体" w:eastAsia="宋体" w:hAnsi="宋体" w:hint="eastAsia"/>
          <w:sz w:val="24"/>
          <w:szCs w:val="24"/>
        </w:rPr>
        <w:t>可以有效</w:t>
      </w:r>
      <w:r w:rsidRPr="00B0024F">
        <w:rPr>
          <w:rFonts w:ascii="宋体" w:eastAsia="宋体" w:hAnsi="宋体" w:hint="eastAsia"/>
          <w:sz w:val="24"/>
          <w:szCs w:val="24"/>
        </w:rPr>
        <w:t>提取和融合不同</w:t>
      </w:r>
      <w:proofErr w:type="gramStart"/>
      <w:r w:rsidRPr="00B0024F">
        <w:rPr>
          <w:rFonts w:ascii="宋体" w:eastAsia="宋体" w:hAnsi="宋体" w:hint="eastAsia"/>
          <w:sz w:val="24"/>
          <w:szCs w:val="24"/>
        </w:rPr>
        <w:t>方面级</w:t>
      </w:r>
      <w:proofErr w:type="gramEnd"/>
      <w:r w:rsidRPr="00B0024F">
        <w:rPr>
          <w:rFonts w:ascii="宋体" w:eastAsia="宋体" w:hAnsi="宋体" w:hint="eastAsia"/>
          <w:sz w:val="24"/>
          <w:szCs w:val="24"/>
        </w:rPr>
        <w:t>的隐因子。具体地，推荐系统中不同类型的对象和</w:t>
      </w:r>
      <w:proofErr w:type="gramStart"/>
      <w:r>
        <w:rPr>
          <w:rFonts w:ascii="宋体" w:eastAsia="宋体" w:hAnsi="宋体" w:hint="eastAsia"/>
          <w:sz w:val="24"/>
          <w:szCs w:val="24"/>
        </w:rPr>
        <w:t>其之间的</w:t>
      </w:r>
      <w:r w:rsidRPr="00B0024F">
        <w:rPr>
          <w:rFonts w:ascii="宋体" w:eastAsia="宋体" w:hAnsi="宋体" w:hint="eastAsia"/>
          <w:sz w:val="24"/>
          <w:szCs w:val="24"/>
        </w:rPr>
        <w:t>交互被</w:t>
      </w:r>
      <w:proofErr w:type="gramEnd"/>
      <w:r w:rsidRPr="00B0024F">
        <w:rPr>
          <w:rFonts w:ascii="宋体" w:eastAsia="宋体" w:hAnsi="宋体" w:hint="eastAsia"/>
          <w:sz w:val="24"/>
          <w:szCs w:val="24"/>
        </w:rPr>
        <w:t>建模为异质信息网络，并利用元路径</w:t>
      </w:r>
      <w:r w:rsidRPr="00602786">
        <w:rPr>
          <w:rFonts w:ascii="宋体" w:eastAsia="宋体" w:hAnsi="宋体" w:hint="eastAsia"/>
          <w:sz w:val="24"/>
          <w:szCs w:val="24"/>
          <w:vertAlign w:val="superscript"/>
        </w:rPr>
        <w:t>[</w:t>
      </w:r>
      <w:r w:rsidRPr="00602786">
        <w:rPr>
          <w:rFonts w:ascii="宋体" w:eastAsia="宋体" w:hAnsi="宋体"/>
          <w:sz w:val="24"/>
          <w:szCs w:val="24"/>
          <w:vertAlign w:val="superscript"/>
        </w:rPr>
        <w:t>15]</w:t>
      </w:r>
      <w:r w:rsidRPr="00B0024F">
        <w:rPr>
          <w:rFonts w:ascii="宋体" w:eastAsia="宋体" w:hAnsi="宋体" w:hint="eastAsia"/>
          <w:sz w:val="24"/>
          <w:szCs w:val="24"/>
        </w:rPr>
        <w:t>从不同方面提取用户和物品特征。如图</w:t>
      </w:r>
      <w:r w:rsidR="00BE6484">
        <w:rPr>
          <w:rFonts w:ascii="宋体" w:eastAsia="宋体" w:hAnsi="宋体"/>
          <w:sz w:val="24"/>
          <w:szCs w:val="24"/>
        </w:rPr>
        <w:t>3-1</w:t>
      </w:r>
      <w:r>
        <w:rPr>
          <w:rFonts w:ascii="宋体" w:eastAsia="宋体" w:hAnsi="宋体" w:hint="eastAsia"/>
          <w:sz w:val="24"/>
          <w:szCs w:val="24"/>
        </w:rPr>
        <w:t>（c）</w:t>
      </w:r>
      <w:r w:rsidRPr="00B0024F">
        <w:rPr>
          <w:rFonts w:ascii="宋体" w:eastAsia="宋体" w:hAnsi="宋体" w:hint="eastAsia"/>
          <w:sz w:val="24"/>
          <w:szCs w:val="24"/>
        </w:rPr>
        <w:t>所示，可以通过用户</w:t>
      </w:r>
      <w:r w:rsidRPr="00B0024F">
        <w:rPr>
          <w:rFonts w:ascii="宋体" w:eastAsia="宋体" w:hAnsi="宋体"/>
          <w:sz w:val="24"/>
          <w:szCs w:val="24"/>
        </w:rPr>
        <w:t>-</w:t>
      </w:r>
      <w:r w:rsidRPr="00B0024F">
        <w:rPr>
          <w:rFonts w:ascii="宋体" w:eastAsia="宋体" w:hAnsi="宋体" w:hint="eastAsia"/>
          <w:sz w:val="24"/>
          <w:szCs w:val="24"/>
        </w:rPr>
        <w:t>物品-用户路径，从购买历史角度提取用户的隐</w:t>
      </w:r>
      <w:r>
        <w:rPr>
          <w:rFonts w:ascii="宋体" w:eastAsia="宋体" w:hAnsi="宋体" w:hint="eastAsia"/>
          <w:sz w:val="24"/>
          <w:szCs w:val="24"/>
        </w:rPr>
        <w:t>特征</w:t>
      </w:r>
      <w:r w:rsidRPr="00B0024F">
        <w:rPr>
          <w:rFonts w:ascii="宋体" w:eastAsia="宋体" w:hAnsi="宋体" w:hint="eastAsia"/>
          <w:sz w:val="24"/>
          <w:szCs w:val="24"/>
        </w:rPr>
        <w:t>。此外，</w:t>
      </w:r>
      <w:r>
        <w:rPr>
          <w:rFonts w:ascii="宋体" w:eastAsia="宋体" w:hAnsi="宋体" w:hint="eastAsia"/>
          <w:sz w:val="24"/>
          <w:szCs w:val="24"/>
        </w:rPr>
        <w:t>进一步</w:t>
      </w:r>
      <w:r w:rsidRPr="00B0024F">
        <w:rPr>
          <w:rFonts w:ascii="宋体" w:eastAsia="宋体" w:hAnsi="宋体" w:hint="eastAsia"/>
          <w:sz w:val="24"/>
          <w:szCs w:val="24"/>
        </w:rPr>
        <w:t>利用深度神经网络捕捉复杂的非线性关系</w:t>
      </w:r>
      <w:r>
        <w:rPr>
          <w:rFonts w:ascii="宋体" w:eastAsia="宋体" w:hAnsi="宋体" w:hint="eastAsia"/>
          <w:sz w:val="24"/>
          <w:szCs w:val="24"/>
        </w:rPr>
        <w:t>，</w:t>
      </w:r>
      <w:r w:rsidRPr="00B0024F">
        <w:rPr>
          <w:rFonts w:ascii="宋体" w:eastAsia="宋体" w:hAnsi="宋体" w:hint="eastAsia"/>
          <w:sz w:val="24"/>
          <w:szCs w:val="24"/>
        </w:rPr>
        <w:t>为用户和物品学习不同</w:t>
      </w:r>
      <w:proofErr w:type="gramStart"/>
      <w:r w:rsidRPr="00B0024F">
        <w:rPr>
          <w:rFonts w:ascii="宋体" w:eastAsia="宋体" w:hAnsi="宋体" w:hint="eastAsia"/>
          <w:sz w:val="24"/>
          <w:szCs w:val="24"/>
        </w:rPr>
        <w:t>方面级</w:t>
      </w:r>
      <w:proofErr w:type="gramEnd"/>
      <w:r w:rsidRPr="00B0024F">
        <w:rPr>
          <w:rFonts w:ascii="宋体" w:eastAsia="宋体" w:hAnsi="宋体" w:hint="eastAsia"/>
          <w:sz w:val="24"/>
          <w:szCs w:val="24"/>
        </w:rPr>
        <w:t>的隐因子，并基于注意力机制实现有效融合，进行Top-N推荐。</w:t>
      </w:r>
    </w:p>
    <w:p w:rsidR="00562278" w:rsidRPr="004F2295" w:rsidRDefault="007F5391" w:rsidP="004F2295">
      <w:pPr>
        <w:pStyle w:val="3"/>
        <w:ind w:firstLine="482"/>
        <w:rPr>
          <w:rFonts w:ascii="黑体" w:hAnsi="黑体"/>
        </w:rPr>
      </w:pPr>
      <w:bookmarkStart w:id="24" w:name="_Toc9434804"/>
      <w:r w:rsidRPr="004F2295">
        <w:rPr>
          <w:rFonts w:ascii="黑体" w:hAnsi="黑体"/>
        </w:rPr>
        <w:t>3.1</w:t>
      </w:r>
      <w:r w:rsidR="00562278" w:rsidRPr="004F2295">
        <w:rPr>
          <w:rFonts w:ascii="黑体" w:hAnsi="黑体"/>
        </w:rPr>
        <w:t xml:space="preserve">.1 </w:t>
      </w:r>
      <w:r w:rsidR="00562278" w:rsidRPr="004F2295">
        <w:rPr>
          <w:rFonts w:ascii="黑体" w:hAnsi="黑体" w:hint="eastAsia"/>
        </w:rPr>
        <w:t>模型框架</w:t>
      </w:r>
      <w:bookmarkEnd w:id="24"/>
    </w:p>
    <w:p w:rsidR="00562278" w:rsidRPr="002A32A3" w:rsidRDefault="00562278" w:rsidP="00562278">
      <w:pPr>
        <w:spacing w:line="288" w:lineRule="auto"/>
        <w:ind w:firstLineChars="200" w:firstLine="480"/>
        <w:rPr>
          <w:rFonts w:ascii="宋体" w:eastAsia="宋体" w:hAnsi="宋体"/>
          <w:sz w:val="24"/>
          <w:szCs w:val="24"/>
        </w:rPr>
      </w:pPr>
      <w:r w:rsidRPr="002A32A3">
        <w:rPr>
          <w:rFonts w:ascii="宋体" w:eastAsia="宋体" w:hAnsi="宋体" w:hint="eastAsia"/>
          <w:sz w:val="24"/>
          <w:szCs w:val="24"/>
        </w:rPr>
        <w:t>NeuACF模型包含三个主要步骤。首先，基于推荐系统中丰富的用户</w:t>
      </w:r>
      <w:r w:rsidRPr="002A32A3">
        <w:rPr>
          <w:rFonts w:ascii="宋体" w:eastAsia="宋体" w:hAnsi="宋体"/>
          <w:sz w:val="24"/>
          <w:szCs w:val="24"/>
        </w:rPr>
        <w:t>-</w:t>
      </w:r>
      <w:r w:rsidRPr="002A32A3">
        <w:rPr>
          <w:rFonts w:ascii="宋体" w:eastAsia="宋体" w:hAnsi="宋体" w:hint="eastAsia"/>
          <w:sz w:val="24"/>
          <w:szCs w:val="24"/>
        </w:rPr>
        <w:t>物品交互信息构造异质信息网络，并在不同元路径</w:t>
      </w:r>
      <w:proofErr w:type="gramStart"/>
      <w:r w:rsidRPr="002A32A3">
        <w:rPr>
          <w:rFonts w:ascii="宋体" w:eastAsia="宋体" w:hAnsi="宋体" w:hint="eastAsia"/>
          <w:sz w:val="24"/>
          <w:szCs w:val="24"/>
        </w:rPr>
        <w:t>下计算不同方面级</w:t>
      </w:r>
      <w:proofErr w:type="gramEnd"/>
      <w:r w:rsidRPr="002A32A3">
        <w:rPr>
          <w:rFonts w:ascii="宋体" w:eastAsia="宋体" w:hAnsi="宋体" w:hint="eastAsia"/>
          <w:sz w:val="24"/>
          <w:szCs w:val="24"/>
        </w:rPr>
        <w:t>的相似性矩阵，以反映用户和物品的不同</w:t>
      </w:r>
      <w:proofErr w:type="gramStart"/>
      <w:r w:rsidRPr="002A32A3">
        <w:rPr>
          <w:rFonts w:ascii="宋体" w:eastAsia="宋体" w:hAnsi="宋体" w:hint="eastAsia"/>
          <w:sz w:val="24"/>
          <w:szCs w:val="24"/>
        </w:rPr>
        <w:t>方面级</w:t>
      </w:r>
      <w:proofErr w:type="gramEnd"/>
      <w:r w:rsidRPr="002A32A3">
        <w:rPr>
          <w:rFonts w:ascii="宋体" w:eastAsia="宋体" w:hAnsi="宋体" w:hint="eastAsia"/>
          <w:sz w:val="24"/>
          <w:szCs w:val="24"/>
        </w:rPr>
        <w:t>特征。接下来，利用深度神经网络，以所得相似性矩阵为输入，分别学习</w:t>
      </w:r>
      <w:proofErr w:type="gramStart"/>
      <w:r w:rsidRPr="002A32A3">
        <w:rPr>
          <w:rFonts w:ascii="宋体" w:eastAsia="宋体" w:hAnsi="宋体" w:hint="eastAsia"/>
          <w:sz w:val="24"/>
          <w:szCs w:val="24"/>
        </w:rPr>
        <w:t>方面级隐</w:t>
      </w:r>
      <w:proofErr w:type="gramEnd"/>
      <w:r w:rsidRPr="002A32A3">
        <w:rPr>
          <w:rFonts w:ascii="宋体" w:eastAsia="宋体" w:hAnsi="宋体" w:hint="eastAsia"/>
          <w:sz w:val="24"/>
          <w:szCs w:val="24"/>
        </w:rPr>
        <w:t>因子。最后，结合注意力机制融合</w:t>
      </w:r>
      <w:proofErr w:type="gramStart"/>
      <w:r w:rsidRPr="002A32A3">
        <w:rPr>
          <w:rFonts w:ascii="宋体" w:eastAsia="宋体" w:hAnsi="宋体" w:hint="eastAsia"/>
          <w:sz w:val="24"/>
          <w:szCs w:val="24"/>
        </w:rPr>
        <w:t>方面级隐</w:t>
      </w:r>
      <w:proofErr w:type="gramEnd"/>
      <w:r w:rsidRPr="002A32A3">
        <w:rPr>
          <w:rFonts w:ascii="宋体" w:eastAsia="宋体" w:hAnsi="宋体" w:hint="eastAsia"/>
          <w:sz w:val="24"/>
          <w:szCs w:val="24"/>
        </w:rPr>
        <w:t>因子，获得用户和物品的</w:t>
      </w:r>
      <w:r>
        <w:rPr>
          <w:rFonts w:ascii="宋体" w:eastAsia="宋体" w:hAnsi="宋体" w:hint="eastAsia"/>
          <w:sz w:val="24"/>
          <w:szCs w:val="24"/>
        </w:rPr>
        <w:t>最终表示</w:t>
      </w:r>
      <w:r w:rsidRPr="002A32A3">
        <w:rPr>
          <w:rFonts w:ascii="宋体" w:eastAsia="宋体" w:hAnsi="宋体" w:hint="eastAsia"/>
          <w:sz w:val="24"/>
          <w:szCs w:val="24"/>
        </w:rPr>
        <w:t>。接下来，详细说明以上三个步骤。</w:t>
      </w:r>
    </w:p>
    <w:p w:rsidR="00562278" w:rsidRPr="004F2295" w:rsidRDefault="007F5391" w:rsidP="004F2295">
      <w:pPr>
        <w:pStyle w:val="3"/>
        <w:ind w:firstLine="482"/>
        <w:rPr>
          <w:rFonts w:ascii="黑体" w:hAnsi="黑体"/>
        </w:rPr>
      </w:pPr>
      <w:bookmarkStart w:id="25" w:name="_Toc9434805"/>
      <w:r w:rsidRPr="004F2295">
        <w:rPr>
          <w:rFonts w:ascii="黑体" w:hAnsi="黑体"/>
        </w:rPr>
        <w:lastRenderedPageBreak/>
        <w:t>3.1</w:t>
      </w:r>
      <w:r w:rsidR="00562278" w:rsidRPr="004F2295">
        <w:rPr>
          <w:rFonts w:ascii="黑体" w:hAnsi="黑体"/>
        </w:rPr>
        <w:t xml:space="preserve">.2 </w:t>
      </w:r>
      <w:proofErr w:type="gramStart"/>
      <w:r w:rsidR="00562278" w:rsidRPr="004F2295">
        <w:rPr>
          <w:rFonts w:ascii="黑体" w:hAnsi="黑体" w:hint="eastAsia"/>
        </w:rPr>
        <w:t>方面级</w:t>
      </w:r>
      <w:proofErr w:type="gramEnd"/>
      <w:r w:rsidR="00562278" w:rsidRPr="004F2295">
        <w:rPr>
          <w:rFonts w:ascii="黑体" w:hAnsi="黑体" w:hint="eastAsia"/>
        </w:rPr>
        <w:t>相似性矩阵计算</w:t>
      </w:r>
      <w:bookmarkEnd w:id="25"/>
    </w:p>
    <w:p w:rsidR="00562278" w:rsidRPr="002A32A3" w:rsidRDefault="00562278" w:rsidP="00562278">
      <w:pPr>
        <w:spacing w:line="288" w:lineRule="auto"/>
        <w:ind w:firstLineChars="200" w:firstLine="480"/>
        <w:rPr>
          <w:rFonts w:ascii="宋体" w:eastAsia="宋体" w:hAnsi="宋体"/>
          <w:sz w:val="24"/>
          <w:szCs w:val="24"/>
        </w:rPr>
      </w:pPr>
      <w:r w:rsidRPr="002A32A3">
        <w:rPr>
          <w:rFonts w:ascii="宋体" w:eastAsia="宋体" w:hAnsi="宋体" w:hint="eastAsia"/>
          <w:sz w:val="24"/>
          <w:szCs w:val="24"/>
        </w:rPr>
        <w:t>给定元路径，选择相似性矩阵提取</w:t>
      </w:r>
      <w:proofErr w:type="gramStart"/>
      <w:r w:rsidRPr="002A32A3">
        <w:rPr>
          <w:rFonts w:ascii="宋体" w:eastAsia="宋体" w:hAnsi="宋体" w:hint="eastAsia"/>
          <w:sz w:val="24"/>
          <w:szCs w:val="24"/>
        </w:rPr>
        <w:t>方面级</w:t>
      </w:r>
      <w:proofErr w:type="gramEnd"/>
      <w:r w:rsidRPr="002A32A3">
        <w:rPr>
          <w:rFonts w:ascii="宋体" w:eastAsia="宋体" w:hAnsi="宋体" w:hint="eastAsia"/>
          <w:sz w:val="24"/>
          <w:szCs w:val="24"/>
        </w:rPr>
        <w:t>特征。原因有二，其一，相似性度量可以减弱噪声；其二，相似性数值在</w:t>
      </w:r>
      <m:oMath>
        <m:d>
          <m:dPr>
            <m:begChr m:val="["/>
            <m:endChr m:val="]"/>
            <m:ctrlPr>
              <w:rPr>
                <w:rFonts w:ascii="Cambria Math" w:eastAsia="宋体" w:hAnsi="Cambria Math"/>
                <w:sz w:val="24"/>
                <w:szCs w:val="24"/>
              </w:rPr>
            </m:ctrlPr>
          </m:dPr>
          <m:e>
            <m:r>
              <w:rPr>
                <w:rFonts w:ascii="Cambria Math" w:eastAsia="宋体" w:hAnsi="Cambria Math"/>
                <w:sz w:val="24"/>
                <w:szCs w:val="24"/>
              </w:rPr>
              <m:t>0, 1</m:t>
            </m:r>
          </m:e>
        </m:d>
      </m:oMath>
      <w:r w:rsidRPr="002A32A3">
        <w:rPr>
          <w:rFonts w:ascii="宋体" w:eastAsia="宋体" w:hAnsi="宋体" w:hint="eastAsia"/>
          <w:sz w:val="24"/>
          <w:szCs w:val="24"/>
        </w:rPr>
        <w:t>之间，便于</w:t>
      </w:r>
      <w:proofErr w:type="gramStart"/>
      <w:r w:rsidRPr="002A32A3">
        <w:rPr>
          <w:rFonts w:ascii="宋体" w:eastAsia="宋体" w:hAnsi="宋体" w:hint="eastAsia"/>
          <w:sz w:val="24"/>
          <w:szCs w:val="24"/>
        </w:rPr>
        <w:t>隐</w:t>
      </w:r>
      <w:proofErr w:type="gramEnd"/>
      <w:r w:rsidRPr="002A32A3">
        <w:rPr>
          <w:rFonts w:ascii="宋体" w:eastAsia="宋体" w:hAnsi="宋体" w:hint="eastAsia"/>
          <w:sz w:val="24"/>
          <w:szCs w:val="24"/>
        </w:rPr>
        <w:t>因子学习。因此，使用PathSim</w:t>
      </w:r>
      <w:r w:rsidRPr="004A505E">
        <w:rPr>
          <w:rFonts w:ascii="宋体" w:eastAsia="宋体" w:hAnsi="宋体"/>
          <w:sz w:val="24"/>
          <w:szCs w:val="24"/>
          <w:vertAlign w:val="superscript"/>
        </w:rPr>
        <w:t>[15]</w:t>
      </w:r>
      <w:r w:rsidRPr="002A32A3">
        <w:rPr>
          <w:rFonts w:ascii="宋体" w:eastAsia="宋体" w:hAnsi="宋体" w:hint="eastAsia"/>
          <w:sz w:val="24"/>
          <w:szCs w:val="24"/>
        </w:rPr>
        <w:t>计算</w:t>
      </w:r>
      <w:proofErr w:type="gramStart"/>
      <w:r w:rsidRPr="002A32A3">
        <w:rPr>
          <w:rFonts w:ascii="宋体" w:eastAsia="宋体" w:hAnsi="宋体" w:hint="eastAsia"/>
          <w:sz w:val="24"/>
          <w:szCs w:val="24"/>
        </w:rPr>
        <w:t>方面级</w:t>
      </w:r>
      <w:proofErr w:type="gramEnd"/>
      <w:r w:rsidRPr="002A32A3">
        <w:rPr>
          <w:rFonts w:ascii="宋体" w:eastAsia="宋体" w:hAnsi="宋体" w:hint="eastAsia"/>
          <w:sz w:val="24"/>
          <w:szCs w:val="24"/>
        </w:rPr>
        <w:t>相似性矩阵，如基于元路径User</w:t>
      </w:r>
      <w:r>
        <w:rPr>
          <w:rFonts w:ascii="宋体" w:eastAsia="宋体" w:hAnsi="宋体" w:hint="eastAsia"/>
          <w:sz w:val="24"/>
          <w:szCs w:val="24"/>
        </w:rPr>
        <w:t>-</w:t>
      </w:r>
      <w:r w:rsidRPr="002A32A3">
        <w:rPr>
          <w:rFonts w:ascii="宋体" w:eastAsia="宋体" w:hAnsi="宋体" w:hint="eastAsia"/>
          <w:sz w:val="24"/>
          <w:szCs w:val="24"/>
        </w:rPr>
        <w:t>Item</w:t>
      </w:r>
      <w:r>
        <w:rPr>
          <w:rFonts w:ascii="宋体" w:eastAsia="宋体" w:hAnsi="宋体"/>
          <w:sz w:val="24"/>
          <w:szCs w:val="24"/>
        </w:rPr>
        <w:t>-</w:t>
      </w:r>
      <w:r w:rsidRPr="002A32A3">
        <w:rPr>
          <w:rFonts w:ascii="宋体" w:eastAsia="宋体" w:hAnsi="宋体" w:hint="eastAsia"/>
          <w:sz w:val="24"/>
          <w:szCs w:val="24"/>
        </w:rPr>
        <w:t>Brand-Item-User（</w:t>
      </w:r>
      <m:oMath>
        <m:r>
          <m:rPr>
            <m:sty m:val="p"/>
          </m:rPr>
          <w:rPr>
            <w:rFonts w:ascii="Cambria Math" w:eastAsia="宋体" w:hAnsi="Cambria Math" w:hint="eastAsia"/>
            <w:sz w:val="24"/>
            <w:szCs w:val="24"/>
          </w:rPr>
          <m:t>UIBIU</m:t>
        </m:r>
      </m:oMath>
      <w:r w:rsidRPr="002A32A3">
        <w:rPr>
          <w:rFonts w:ascii="宋体" w:eastAsia="宋体" w:hAnsi="宋体" w:hint="eastAsia"/>
          <w:sz w:val="24"/>
          <w:szCs w:val="24"/>
        </w:rPr>
        <w:t>）和Item-Brand-Item（</w:t>
      </w:r>
      <m:oMath>
        <m:r>
          <m:rPr>
            <m:sty m:val="p"/>
          </m:rPr>
          <w:rPr>
            <w:rFonts w:ascii="Cambria Math" w:eastAsia="宋体" w:hAnsi="Cambria Math" w:hint="eastAsia"/>
            <w:sz w:val="24"/>
            <w:szCs w:val="24"/>
          </w:rPr>
          <m:t>IBI</m:t>
        </m:r>
      </m:oMath>
      <w:r w:rsidRPr="002A32A3">
        <w:rPr>
          <w:rFonts w:ascii="宋体" w:eastAsia="宋体" w:hAnsi="宋体" w:hint="eastAsia"/>
          <w:sz w:val="24"/>
          <w:szCs w:val="24"/>
        </w:rPr>
        <w:t>）</w:t>
      </w:r>
      <w:r>
        <w:rPr>
          <w:rFonts w:ascii="宋体" w:eastAsia="宋体" w:hAnsi="宋体" w:hint="eastAsia"/>
          <w:sz w:val="24"/>
          <w:szCs w:val="24"/>
        </w:rPr>
        <w:t>可以</w:t>
      </w:r>
      <w:r w:rsidRPr="002A32A3">
        <w:rPr>
          <w:rFonts w:ascii="宋体" w:eastAsia="宋体" w:hAnsi="宋体" w:hint="eastAsia"/>
          <w:sz w:val="24"/>
          <w:szCs w:val="24"/>
        </w:rPr>
        <w:t xml:space="preserve">提取品牌方面特征。 </w:t>
      </w:r>
    </w:p>
    <w:p w:rsidR="00562278" w:rsidRPr="004F2295" w:rsidRDefault="007F5391" w:rsidP="004F2295">
      <w:pPr>
        <w:pStyle w:val="3"/>
        <w:ind w:firstLine="482"/>
        <w:rPr>
          <w:rFonts w:ascii="黑体" w:hAnsi="黑体"/>
        </w:rPr>
      </w:pPr>
      <w:bookmarkStart w:id="26" w:name="_Toc9434806"/>
      <w:r w:rsidRPr="004F2295">
        <w:rPr>
          <w:rFonts w:ascii="黑体" w:hAnsi="黑体"/>
        </w:rPr>
        <w:t>3</w:t>
      </w:r>
      <w:r w:rsidR="00562278" w:rsidRPr="004F2295">
        <w:rPr>
          <w:rFonts w:ascii="黑体" w:hAnsi="黑体"/>
        </w:rPr>
        <w:t>.</w:t>
      </w:r>
      <w:r w:rsidRPr="004F2295">
        <w:rPr>
          <w:rFonts w:ascii="黑体" w:hAnsi="黑体"/>
        </w:rPr>
        <w:t>1</w:t>
      </w:r>
      <w:r w:rsidR="00562278" w:rsidRPr="004F2295">
        <w:rPr>
          <w:rFonts w:ascii="黑体" w:hAnsi="黑体"/>
        </w:rPr>
        <w:t xml:space="preserve">.3 </w:t>
      </w:r>
      <w:proofErr w:type="gramStart"/>
      <w:r w:rsidR="00562278" w:rsidRPr="004F2295">
        <w:rPr>
          <w:rFonts w:ascii="黑体" w:hAnsi="黑体" w:hint="eastAsia"/>
        </w:rPr>
        <w:t>方面级隐</w:t>
      </w:r>
      <w:proofErr w:type="gramEnd"/>
      <w:r w:rsidR="00562278" w:rsidRPr="004F2295">
        <w:rPr>
          <w:rFonts w:ascii="黑体" w:hAnsi="黑体" w:hint="eastAsia"/>
        </w:rPr>
        <w:t>因子学习</w:t>
      </w:r>
      <w:bookmarkEnd w:id="26"/>
    </w:p>
    <w:p w:rsidR="00562278" w:rsidRPr="002A32A3" w:rsidRDefault="00562278" w:rsidP="00562278">
      <w:pPr>
        <w:spacing w:line="288" w:lineRule="auto"/>
        <w:ind w:firstLineChars="200" w:firstLine="480"/>
        <w:rPr>
          <w:rFonts w:ascii="宋体" w:eastAsia="宋体" w:hAnsi="宋体"/>
          <w:sz w:val="24"/>
          <w:szCs w:val="24"/>
        </w:rPr>
      </w:pPr>
      <w:r w:rsidRPr="002A32A3">
        <w:rPr>
          <w:rFonts w:ascii="宋体" w:eastAsia="宋体" w:hAnsi="宋体" w:hint="eastAsia"/>
          <w:sz w:val="24"/>
          <w:szCs w:val="24"/>
        </w:rPr>
        <w:t>已计算出不同</w:t>
      </w:r>
      <w:proofErr w:type="gramStart"/>
      <w:r w:rsidRPr="002A32A3">
        <w:rPr>
          <w:rFonts w:ascii="宋体" w:eastAsia="宋体" w:hAnsi="宋体" w:hint="eastAsia"/>
          <w:sz w:val="24"/>
          <w:szCs w:val="24"/>
        </w:rPr>
        <w:t>方面级</w:t>
      </w:r>
      <w:proofErr w:type="gramEnd"/>
      <w:r w:rsidRPr="002A32A3">
        <w:rPr>
          <w:rFonts w:ascii="宋体" w:eastAsia="宋体" w:hAnsi="宋体" w:hint="eastAsia"/>
          <w:sz w:val="24"/>
          <w:szCs w:val="24"/>
        </w:rPr>
        <w:t>用户</w:t>
      </w:r>
      <w:r w:rsidRPr="002A32A3">
        <w:rPr>
          <w:rFonts w:ascii="宋体" w:eastAsia="宋体" w:hAnsi="宋体"/>
          <w:sz w:val="24"/>
          <w:szCs w:val="24"/>
        </w:rPr>
        <w:t>-</w:t>
      </w:r>
      <w:r w:rsidRPr="002A32A3">
        <w:rPr>
          <w:rFonts w:ascii="宋体" w:eastAsia="宋体" w:hAnsi="宋体" w:hint="eastAsia"/>
          <w:sz w:val="24"/>
          <w:szCs w:val="24"/>
        </w:rPr>
        <w:t>用户和物品</w:t>
      </w:r>
      <w:r w:rsidRPr="002A32A3">
        <w:rPr>
          <w:rFonts w:ascii="宋体" w:eastAsia="宋体" w:hAnsi="宋体"/>
          <w:sz w:val="24"/>
          <w:szCs w:val="24"/>
        </w:rPr>
        <w:t>-</w:t>
      </w:r>
      <w:r w:rsidRPr="002A32A3">
        <w:rPr>
          <w:rFonts w:ascii="宋体" w:eastAsia="宋体" w:hAnsi="宋体" w:hint="eastAsia"/>
          <w:sz w:val="24"/>
          <w:szCs w:val="24"/>
        </w:rPr>
        <w:t>物品相似性矩阵，接下来需要利用它们学习相应</w:t>
      </w:r>
      <w:proofErr w:type="gramStart"/>
      <w:r w:rsidRPr="002A32A3">
        <w:rPr>
          <w:rFonts w:ascii="宋体" w:eastAsia="宋体" w:hAnsi="宋体" w:hint="eastAsia"/>
          <w:sz w:val="24"/>
          <w:szCs w:val="24"/>
        </w:rPr>
        <w:t>隐</w:t>
      </w:r>
      <w:proofErr w:type="gramEnd"/>
      <w:r w:rsidRPr="002A32A3">
        <w:rPr>
          <w:rFonts w:ascii="宋体" w:eastAsia="宋体" w:hAnsi="宋体" w:hint="eastAsia"/>
          <w:sz w:val="24"/>
          <w:szCs w:val="24"/>
        </w:rPr>
        <w:t>因子，架构如图</w:t>
      </w:r>
      <w:r w:rsidR="00BE6484">
        <w:rPr>
          <w:rFonts w:ascii="宋体" w:eastAsia="宋体" w:hAnsi="宋体"/>
          <w:sz w:val="24"/>
          <w:szCs w:val="24"/>
        </w:rPr>
        <w:t>3</w:t>
      </w:r>
      <w:r w:rsidR="00BE6484">
        <w:rPr>
          <w:rFonts w:ascii="宋体" w:eastAsia="宋体" w:hAnsi="宋体" w:hint="eastAsia"/>
          <w:sz w:val="24"/>
          <w:szCs w:val="24"/>
        </w:rPr>
        <w:t>-</w:t>
      </w:r>
      <w:r w:rsidR="00BE6484">
        <w:rPr>
          <w:rFonts w:ascii="宋体" w:eastAsia="宋体" w:hAnsi="宋体"/>
          <w:sz w:val="24"/>
          <w:szCs w:val="24"/>
        </w:rPr>
        <w:t>2</w:t>
      </w:r>
      <w:r w:rsidRPr="002A32A3">
        <w:rPr>
          <w:rFonts w:ascii="宋体" w:eastAsia="宋体" w:hAnsi="宋体" w:hint="eastAsia"/>
          <w:sz w:val="24"/>
          <w:szCs w:val="24"/>
        </w:rPr>
        <w:t>所示</w:t>
      </w:r>
      <w:r>
        <w:rPr>
          <w:rFonts w:ascii="宋体" w:eastAsia="宋体" w:hAnsi="宋体" w:hint="eastAsia"/>
          <w:sz w:val="24"/>
          <w:szCs w:val="24"/>
        </w:rPr>
        <w:t>：</w:t>
      </w:r>
    </w:p>
    <w:p w:rsidR="00562278" w:rsidRDefault="00562278" w:rsidP="00562278">
      <w:pPr>
        <w:jc w:val="center"/>
      </w:pPr>
      <w:r w:rsidRPr="00FC507D">
        <w:rPr>
          <w:noProof/>
        </w:rPr>
        <w:drawing>
          <wp:inline distT="0" distB="0" distL="0" distR="0" wp14:anchorId="3CFD3E08" wp14:editId="5A4180C3">
            <wp:extent cx="4814968" cy="2687781"/>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9445" cy="2707026"/>
                    </a:xfrm>
                    <a:prstGeom prst="rect">
                      <a:avLst/>
                    </a:prstGeom>
                  </pic:spPr>
                </pic:pic>
              </a:graphicData>
            </a:graphic>
          </wp:inline>
        </w:drawing>
      </w:r>
    </w:p>
    <w:p w:rsidR="00562278" w:rsidRPr="00BE6484" w:rsidRDefault="00562278" w:rsidP="00562278">
      <w:pPr>
        <w:jc w:val="center"/>
        <w:rPr>
          <w:rFonts w:ascii="楷体" w:eastAsia="楷体" w:hAnsi="楷体"/>
        </w:rPr>
      </w:pPr>
      <w:r w:rsidRPr="00BE6484">
        <w:rPr>
          <w:rFonts w:ascii="楷体" w:eastAsia="楷体" w:hAnsi="楷体" w:hint="eastAsia"/>
        </w:rPr>
        <w:t>图</w:t>
      </w:r>
      <w:r w:rsidR="00BE6484" w:rsidRPr="00BE6484">
        <w:rPr>
          <w:rFonts w:ascii="楷体" w:eastAsia="楷体" w:hAnsi="楷体"/>
        </w:rPr>
        <w:t>3-2</w:t>
      </w:r>
      <w:r w:rsidRPr="00BE6484">
        <w:rPr>
          <w:rFonts w:ascii="Times New Roman" w:eastAsia="楷体" w:hAnsi="Times New Roman" w:cs="Times New Roman"/>
        </w:rPr>
        <w:t xml:space="preserve"> NeuACF</w:t>
      </w:r>
      <w:r w:rsidRPr="00BE6484">
        <w:rPr>
          <w:rFonts w:ascii="楷体" w:eastAsia="楷体" w:hAnsi="楷体" w:hint="eastAsia"/>
        </w:rPr>
        <w:t>中的深度神经网络架构</w:t>
      </w:r>
    </w:p>
    <w:p w:rsidR="00562278" w:rsidRPr="00F03E9E" w:rsidRDefault="00562278" w:rsidP="00562278">
      <w:pPr>
        <w:spacing w:line="288" w:lineRule="auto"/>
        <w:ind w:firstLineChars="200" w:firstLine="480"/>
        <w:rPr>
          <w:rFonts w:ascii="宋体" w:eastAsia="宋体" w:hAnsi="宋体"/>
          <w:sz w:val="24"/>
          <w:szCs w:val="24"/>
        </w:rPr>
      </w:pPr>
      <w:r w:rsidRPr="00F03E9E">
        <w:rPr>
          <w:rFonts w:ascii="宋体" w:eastAsia="宋体" w:hAnsi="宋体" w:hint="eastAsia"/>
          <w:sz w:val="24"/>
          <w:szCs w:val="24"/>
        </w:rPr>
        <w:t>具体地，以</w:t>
      </w:r>
      <w:proofErr w:type="gramStart"/>
      <w:r w:rsidRPr="00F03E9E">
        <w:rPr>
          <w:rFonts w:ascii="宋体" w:eastAsia="宋体" w:hAnsi="宋体" w:hint="eastAsia"/>
          <w:sz w:val="24"/>
          <w:szCs w:val="24"/>
        </w:rPr>
        <w:t>方面级</w:t>
      </w:r>
      <w:proofErr w:type="gramEnd"/>
      <w:r w:rsidRPr="00F03E9E">
        <w:rPr>
          <w:rFonts w:ascii="宋体" w:eastAsia="宋体" w:hAnsi="宋体" w:hint="eastAsia"/>
          <w:sz w:val="24"/>
          <w:szCs w:val="24"/>
        </w:rPr>
        <w:t>相似性矩阵作为多层感知器（</w:t>
      </w:r>
      <w:r w:rsidRPr="00F03E9E">
        <w:rPr>
          <w:rFonts w:ascii="宋体" w:eastAsia="宋体" w:hAnsi="宋体"/>
          <w:sz w:val="24"/>
          <w:szCs w:val="24"/>
        </w:rPr>
        <w:t>Multi-Layer Perceptron</w:t>
      </w:r>
      <w:r w:rsidRPr="00F03E9E">
        <w:rPr>
          <w:rFonts w:ascii="宋体" w:eastAsia="宋体" w:hAnsi="宋体" w:hint="eastAsia"/>
          <w:sz w:val="24"/>
          <w:szCs w:val="24"/>
        </w:rPr>
        <w:t>，MLP）的输入</w:t>
      </w:r>
      <w:r>
        <w:rPr>
          <w:rFonts w:ascii="宋体" w:eastAsia="宋体" w:hAnsi="宋体" w:hint="eastAsia"/>
          <w:sz w:val="24"/>
          <w:szCs w:val="24"/>
        </w:rPr>
        <w:t>。相应地，</w:t>
      </w:r>
      <w:proofErr w:type="gramStart"/>
      <w:r w:rsidRPr="00F03E9E">
        <w:rPr>
          <w:rFonts w:ascii="宋体" w:eastAsia="宋体" w:hAnsi="宋体" w:hint="eastAsia"/>
          <w:sz w:val="24"/>
          <w:szCs w:val="24"/>
        </w:rPr>
        <w:t>方面级隐</w:t>
      </w:r>
      <w:proofErr w:type="gramEnd"/>
      <w:r w:rsidRPr="00F03E9E">
        <w:rPr>
          <w:rFonts w:ascii="宋体" w:eastAsia="宋体" w:hAnsi="宋体" w:hint="eastAsia"/>
          <w:sz w:val="24"/>
          <w:szCs w:val="24"/>
        </w:rPr>
        <w:t>因子为其输出。以元路径</w:t>
      </w:r>
      <m:oMath>
        <m:r>
          <m:rPr>
            <m:sty m:val="p"/>
          </m:rPr>
          <w:rPr>
            <w:rFonts w:ascii="Cambria Math" w:eastAsia="宋体" w:hAnsi="Cambria Math" w:hint="eastAsia"/>
            <w:sz w:val="24"/>
            <w:szCs w:val="24"/>
          </w:rPr>
          <m:t>UIBIU</m:t>
        </m:r>
      </m:oMath>
      <w:r w:rsidRPr="00F03E9E">
        <w:rPr>
          <w:rFonts w:ascii="宋体" w:eastAsia="宋体" w:hAnsi="宋体" w:hint="eastAsia"/>
          <w:sz w:val="24"/>
          <w:szCs w:val="24"/>
        </w:rPr>
        <w:t>下的用户相似性矩阵</w:t>
      </w:r>
      <m:oMath>
        <m:sSup>
          <m:sSupPr>
            <m:ctrlPr>
              <w:rPr>
                <w:rFonts w:ascii="Cambria Math" w:eastAsia="宋体" w:hAnsi="Cambria Math"/>
                <w:b/>
                <w:sz w:val="24"/>
                <w:szCs w:val="24"/>
              </w:rPr>
            </m:ctrlPr>
          </m:sSupPr>
          <m:e>
            <m:r>
              <m:rPr>
                <m:sty m:val="bi"/>
              </m:rPr>
              <w:rPr>
                <w:rFonts w:ascii="Cambria Math" w:eastAsia="宋体" w:hAnsi="Cambria Math" w:hint="eastAsia"/>
                <w:sz w:val="24"/>
                <w:szCs w:val="24"/>
              </w:rPr>
              <m:t>S</m:t>
            </m:r>
          </m:e>
          <m:sup>
            <m:r>
              <m:rPr>
                <m:sty m:val="bi"/>
              </m:rPr>
              <w:rPr>
                <w:rFonts w:ascii="Cambria Math" w:eastAsia="宋体" w:hAnsi="Cambria Math"/>
                <w:sz w:val="24"/>
                <w:szCs w:val="24"/>
              </w:rPr>
              <m:t>B</m:t>
            </m:r>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cr m:val="double-struck"/>
                <m:sty m:val="p"/>
              </m:rPr>
              <w:rPr>
                <w:rFonts w:ascii="Cambria Math" w:eastAsia="宋体" w:hAnsi="Cambria Math"/>
                <w:sz w:val="24"/>
                <w:szCs w:val="24"/>
              </w:rPr>
              <m:t>R</m:t>
            </m:r>
          </m:e>
          <m:sup>
            <m:r>
              <w:rPr>
                <w:rFonts w:ascii="Cambria Math" w:eastAsia="宋体" w:hAnsi="Cambria Math" w:hint="eastAsia"/>
                <w:sz w:val="24"/>
                <w:szCs w:val="24"/>
              </w:rPr>
              <m:t>N</m:t>
            </m:r>
            <m:r>
              <w:rPr>
                <w:rFonts w:ascii="Cambria Math" w:eastAsia="宋体" w:hAnsi="Cambria Math"/>
                <w:sz w:val="24"/>
                <w:szCs w:val="24"/>
              </w:rPr>
              <m:t>×N</m:t>
            </m:r>
          </m:sup>
        </m:sSup>
      </m:oMath>
      <w:r w:rsidRPr="00F03E9E">
        <w:rPr>
          <w:rFonts w:ascii="宋体" w:eastAsia="宋体" w:hAnsi="宋体" w:hint="eastAsia"/>
          <w:sz w:val="24"/>
          <w:szCs w:val="24"/>
        </w:rPr>
        <w:t>为例，用户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F03E9E">
        <w:rPr>
          <w:rFonts w:ascii="宋体" w:eastAsia="宋体" w:hAnsi="宋体" w:hint="eastAsia"/>
          <w:sz w:val="24"/>
          <w:szCs w:val="24"/>
        </w:rPr>
        <w:t>以</w:t>
      </w:r>
      <m:oMath>
        <m:r>
          <m:rPr>
            <m:sty m:val="p"/>
          </m:rPr>
          <w:rPr>
            <w:rFonts w:ascii="Cambria Math" w:eastAsia="宋体" w:hAnsi="Cambria Math" w:hint="eastAsia"/>
            <w:sz w:val="24"/>
            <w:szCs w:val="24"/>
          </w:rPr>
          <m:t>N</m:t>
        </m:r>
      </m:oMath>
      <w:r w:rsidRPr="00F03E9E">
        <w:rPr>
          <w:rFonts w:ascii="宋体" w:eastAsia="宋体" w:hAnsi="宋体" w:hint="eastAsia"/>
          <w:sz w:val="24"/>
          <w:szCs w:val="24"/>
        </w:rPr>
        <w:t>维的</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S</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F03E9E">
        <w:rPr>
          <w:rFonts w:ascii="宋体" w:eastAsia="宋体" w:hAnsi="宋体" w:hint="eastAsia"/>
          <w:sz w:val="24"/>
          <w:szCs w:val="24"/>
        </w:rPr>
        <w:t>向量表示，该向量反映用户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F03E9E">
        <w:rPr>
          <w:rFonts w:ascii="宋体" w:eastAsia="宋体" w:hAnsi="宋体" w:hint="eastAsia"/>
          <w:sz w:val="24"/>
          <w:szCs w:val="24"/>
        </w:rPr>
        <w:t>与所有其他用户的相似性。</w:t>
      </w:r>
      <w:r>
        <w:rPr>
          <w:rFonts w:ascii="宋体" w:eastAsia="宋体" w:hAnsi="宋体" w:hint="eastAsia"/>
          <w:sz w:val="24"/>
          <w:szCs w:val="24"/>
        </w:rPr>
        <w:t>其中</w:t>
      </w:r>
      <w:r w:rsidRPr="00F03E9E">
        <w:rPr>
          <w:rFonts w:ascii="宋体" w:eastAsia="宋体" w:hAnsi="宋体" w:hint="eastAsia"/>
          <w:sz w:val="24"/>
          <w:szCs w:val="24"/>
        </w:rPr>
        <w:t>，</w:t>
      </w:r>
      <m:oMath>
        <m:r>
          <m:rPr>
            <m:sty m:val="p"/>
          </m:rPr>
          <w:rPr>
            <w:rFonts w:ascii="Cambria Math" w:eastAsia="宋体" w:hAnsi="Cambria Math" w:hint="eastAsia"/>
            <w:sz w:val="24"/>
            <w:szCs w:val="24"/>
          </w:rPr>
          <m:t>N</m:t>
        </m:r>
      </m:oMath>
      <w:r w:rsidRPr="00F03E9E">
        <w:rPr>
          <w:rFonts w:ascii="宋体" w:eastAsia="宋体" w:hAnsi="宋体" w:hint="eastAsia"/>
          <w:sz w:val="24"/>
          <w:szCs w:val="24"/>
        </w:rPr>
        <w:t>是用户总数。MLP将用户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F03E9E">
        <w:rPr>
          <w:rFonts w:ascii="宋体" w:eastAsia="宋体" w:hAnsi="宋体" w:hint="eastAsia"/>
          <w:sz w:val="24"/>
          <w:szCs w:val="24"/>
        </w:rPr>
        <w:t>的初始相似性向量</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S</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F03E9E">
        <w:rPr>
          <w:rFonts w:ascii="宋体" w:eastAsia="宋体" w:hAnsi="宋体" w:hint="eastAsia"/>
          <w:sz w:val="24"/>
          <w:szCs w:val="24"/>
        </w:rPr>
        <w:t>投影到低维</w:t>
      </w:r>
      <w:proofErr w:type="gramStart"/>
      <w:r>
        <w:rPr>
          <w:rFonts w:ascii="宋体" w:eastAsia="宋体" w:hAnsi="宋体" w:hint="eastAsia"/>
          <w:sz w:val="24"/>
          <w:szCs w:val="24"/>
        </w:rPr>
        <w:t>方面</w:t>
      </w:r>
      <w:r w:rsidRPr="00F03E9E">
        <w:rPr>
          <w:rFonts w:ascii="宋体" w:eastAsia="宋体" w:hAnsi="宋体" w:hint="eastAsia"/>
          <w:sz w:val="24"/>
          <w:szCs w:val="24"/>
        </w:rPr>
        <w:t>级隐</w:t>
      </w:r>
      <w:proofErr w:type="gramEnd"/>
      <w:r w:rsidRPr="00F03E9E">
        <w:rPr>
          <w:rFonts w:ascii="宋体" w:eastAsia="宋体" w:hAnsi="宋体" w:hint="eastAsia"/>
          <w:sz w:val="24"/>
          <w:szCs w:val="24"/>
        </w:rPr>
        <w:t>因子。在MLP的每层中，输入向量被投影为新空间中的一个向量。</w:t>
      </w:r>
      <w:r>
        <w:rPr>
          <w:rFonts w:ascii="宋体" w:eastAsia="宋体" w:hAnsi="宋体" w:hint="eastAsia"/>
          <w:sz w:val="24"/>
          <w:szCs w:val="24"/>
        </w:rPr>
        <w:t>形式化如下</w:t>
      </w:r>
      <w:r w:rsidRPr="00F03E9E">
        <w:rPr>
          <w:rFonts w:ascii="宋体" w:eastAsia="宋体" w:hAnsi="宋体" w:hint="eastAsia"/>
          <w:sz w:val="24"/>
          <w:szCs w:val="24"/>
        </w:rPr>
        <w:t>，给定初始输入向量</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S</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F03E9E">
        <w:rPr>
          <w:rFonts w:ascii="宋体" w:eastAsia="宋体" w:hAnsi="宋体" w:hint="eastAsia"/>
          <w:sz w:val="24"/>
          <w:szCs w:val="24"/>
        </w:rPr>
        <w:t>和隐藏层</w:t>
      </w:r>
      <m:oMath>
        <m:sSub>
          <m:sSubPr>
            <m:ctrlPr>
              <w:rPr>
                <w:rFonts w:ascii="Cambria Math" w:eastAsia="宋体" w:hAnsi="Cambria Math"/>
                <w:b/>
                <w:sz w:val="24"/>
                <w:szCs w:val="24"/>
              </w:rPr>
            </m:ctrlPr>
          </m:sSubPr>
          <m:e>
            <m:r>
              <m:rPr>
                <m:sty m:val="bi"/>
              </m:rPr>
              <w:rPr>
                <w:rFonts w:ascii="Cambria Math" w:eastAsia="宋体" w:hAnsi="Cambria Math" w:hint="eastAsia"/>
                <w:sz w:val="24"/>
                <w:szCs w:val="24"/>
              </w:rPr>
              <m:t>H</m:t>
            </m:r>
          </m:e>
          <m:sub>
            <m:r>
              <m:rPr>
                <m:sty m:val="bi"/>
              </m:rPr>
              <w:rPr>
                <w:rFonts w:ascii="Cambria Math" w:eastAsia="宋体" w:hAnsi="Cambria Math"/>
                <w:sz w:val="24"/>
                <w:szCs w:val="24"/>
              </w:rPr>
              <m:t>l</m:t>
            </m:r>
          </m:sub>
        </m:sSub>
      </m:oMath>
      <w:r w:rsidRPr="00F03E9E">
        <w:rPr>
          <w:rFonts w:ascii="宋体" w:eastAsia="宋体" w:hAnsi="宋体" w:hint="eastAsia"/>
          <w:sz w:val="24"/>
          <w:szCs w:val="24"/>
        </w:rPr>
        <w:t>，其中</w:t>
      </w:r>
      <m:oMath>
        <m:r>
          <m:rPr>
            <m:sty m:val="p"/>
          </m:rPr>
          <w:rPr>
            <w:rFonts w:ascii="Cambria Math" w:eastAsia="宋体" w:hAnsi="Cambria Math"/>
            <w:sz w:val="24"/>
            <w:szCs w:val="24"/>
          </w:rPr>
          <m:t>l</m:t>
        </m:r>
      </m:oMath>
      <w:r w:rsidRPr="00F03E9E">
        <w:rPr>
          <w:rFonts w:ascii="宋体" w:eastAsia="宋体" w:hAnsi="宋体" w:hint="eastAsia"/>
          <w:sz w:val="24"/>
          <w:szCs w:val="24"/>
        </w:rPr>
        <w:t>代表第</w:t>
      </w:r>
      <m:oMath>
        <m:r>
          <m:rPr>
            <m:sty m:val="p"/>
          </m:rPr>
          <w:rPr>
            <w:rFonts w:ascii="Cambria Math" w:eastAsia="宋体" w:hAnsi="Cambria Math"/>
            <w:sz w:val="24"/>
            <w:szCs w:val="24"/>
          </w:rPr>
          <m:t>l</m:t>
        </m:r>
      </m:oMath>
      <w:r w:rsidRPr="00F03E9E">
        <w:rPr>
          <w:rFonts w:ascii="宋体" w:eastAsia="宋体" w:hAnsi="宋体" w:hint="eastAsia"/>
          <w:sz w:val="24"/>
          <w:szCs w:val="24"/>
        </w:rPr>
        <w:t>层，可以通过以下多层映射来学习最终的</w:t>
      </w:r>
      <w:proofErr w:type="gramStart"/>
      <w:r w:rsidRPr="00F03E9E">
        <w:rPr>
          <w:rFonts w:ascii="宋体" w:eastAsia="宋体" w:hAnsi="宋体" w:hint="eastAsia"/>
          <w:sz w:val="24"/>
          <w:szCs w:val="24"/>
        </w:rPr>
        <w:t>方面级隐</w:t>
      </w:r>
      <w:proofErr w:type="gramEnd"/>
      <w:r w:rsidRPr="00F03E9E">
        <w:rPr>
          <w:rFonts w:ascii="宋体" w:eastAsia="宋体" w:hAnsi="宋体" w:hint="eastAsia"/>
          <w:sz w:val="24"/>
          <w:szCs w:val="24"/>
        </w:rPr>
        <w:t>因子</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F03E9E">
        <w:rPr>
          <w:rFonts w:ascii="宋体" w:eastAsia="宋体" w:hAnsi="宋体" w:hint="eastAsia"/>
          <w:sz w:val="24"/>
          <w:szCs w:val="24"/>
        </w:rPr>
        <w:t>：</w:t>
      </w:r>
    </w:p>
    <w:p w:rsidR="00562278" w:rsidRPr="002861B6" w:rsidRDefault="00BF527A" w:rsidP="007E3F30">
      <w:pPr>
        <w:spacing w:before="100" w:beforeAutospacing="1" w:after="100" w:afterAutospacing="1" w:line="288" w:lineRule="auto"/>
        <w:ind w:leftChars="1600" w:left="3360"/>
        <w:jc w:val="center"/>
      </w:pPr>
      <m:oMathPara>
        <m:oMathParaPr>
          <m:jc m:val="left"/>
        </m:oMathParaPr>
        <m:oMath>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0</m:t>
              </m:r>
            </m:sub>
          </m:sSub>
          <m:r>
            <w:rPr>
              <w:rFonts w:ascii="Cambria Math" w:hAnsi="Cambria Math"/>
            </w:rPr>
            <m:t xml:space="preserve"> </m:t>
          </m:r>
          <m:r>
            <m:rPr>
              <m:aln/>
            </m:rPr>
            <w:rPr>
              <w:rFonts w:ascii="Cambria Math" w:hAnsi="Cambria Math"/>
            </w:rPr>
            <m:t>=</m:t>
          </m:r>
          <m:r>
            <m:rPr>
              <m:sty m:val="p"/>
            </m:rPr>
            <w:rPr>
              <w:rFonts w:ascii="Cambria Math" w:hAnsi="Cambria Math"/>
            </w:rPr>
            <m:t xml:space="preserve"> </m:t>
          </m:r>
          <m:sSubSup>
            <m:sSubSupPr>
              <m:ctrlPr>
                <w:rPr>
                  <w:rFonts w:ascii="Cambria Math" w:hAnsi="Cambria Math"/>
                  <w:b/>
                </w:rPr>
              </m:ctrlPr>
            </m:sSubSupPr>
            <m:e>
              <m:r>
                <m:rPr>
                  <m:sty m:val="bi"/>
                </m:rPr>
                <w:rPr>
                  <w:rFonts w:ascii="Cambria Math" w:hAnsi="Cambria Math"/>
                </w:rPr>
                <m:t>S</m:t>
              </m:r>
            </m:e>
            <m:sub>
              <m:r>
                <m:rPr>
                  <m:sty m:val="bi"/>
                </m:rPr>
                <w:rPr>
                  <w:rFonts w:ascii="Cambria Math" w:hAnsi="Cambria Math"/>
                </w:rPr>
                <m:t>i*</m:t>
              </m:r>
            </m:sub>
            <m:sup>
              <m:r>
                <m:rPr>
                  <m:sty m:val="bi"/>
                </m:rPr>
                <w:rPr>
                  <w:rFonts w:ascii="Cambria Math" w:hAnsi="Cambria Math"/>
                </w:rPr>
                <m:t>B</m:t>
              </m:r>
            </m:sup>
          </m:sSubSup>
          <m:r>
            <m:rPr>
              <m:sty m:val="p"/>
            </m:rPr>
            <w:br/>
          </m:r>
        </m:oMath>
        <m:oMath>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1</m:t>
              </m:r>
            </m:sub>
          </m:sSub>
          <m:r>
            <w:rPr>
              <w:rFonts w:ascii="Cambria Math" w:hAnsi="Cambria Math"/>
            </w:rPr>
            <m:t xml:space="preserve"> </m:t>
          </m:r>
          <m:r>
            <m:rPr>
              <m:aln/>
            </m:rPr>
            <w:rPr>
              <w:rFonts w:ascii="Cambria Math" w:hAnsi="Cambria Math"/>
            </w:rPr>
            <m:t>=</m:t>
          </m:r>
          <m:r>
            <m:rPr>
              <m:sty m:val="p"/>
            </m:rPr>
            <w:rPr>
              <w:rFonts w:ascii="Cambria Math" w:hAnsi="Cambria Math"/>
            </w:rPr>
            <m:t xml:space="preserve"> f(</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1</m:t>
              </m:r>
            </m:sub>
            <m:sup>
              <m:r>
                <m:rPr>
                  <m:sty m:val="bi"/>
                </m:rPr>
                <w:rPr>
                  <w:rFonts w:ascii="Cambria Math" w:hAnsi="Cambria Math"/>
                </w:rPr>
                <m:t>T</m:t>
              </m:r>
            </m:sup>
          </m:sSubSup>
          <m:r>
            <w:rPr>
              <w:rFonts w:ascii="Cambria Math" w:hAnsi="Cambria Math"/>
            </w:rPr>
            <m:t xml:space="preserve"> * </m:t>
          </m:r>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0</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r>
            <w:rPr>
              <w:rFonts w:ascii="Cambria Math" w:hAnsi="Cambria Math"/>
            </w:rPr>
            <m:t>)</m:t>
          </m:r>
          <m:r>
            <m:rPr>
              <m:sty m:val="p"/>
            </m:rPr>
            <w:br/>
          </m:r>
        </m:oMath>
        <m:oMath>
          <m:r>
            <m:rPr>
              <m:sty m:val="p"/>
            </m:rPr>
            <w:rPr>
              <w:rFonts w:ascii="Cambria Math" w:hAnsi="Cambria Math"/>
            </w:rPr>
            <m:t>…</m:t>
          </m:r>
          <m:r>
            <m:rPr>
              <m:sty m:val="p"/>
            </m:rPr>
            <w:br/>
          </m:r>
        </m:oMath>
        <m:oMath>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l</m:t>
              </m:r>
            </m:sub>
          </m:sSub>
          <m:r>
            <w:rPr>
              <w:rFonts w:ascii="Cambria Math" w:hAnsi="Cambria Math"/>
            </w:rPr>
            <m:t xml:space="preserve"> </m:t>
          </m:r>
          <m:r>
            <m:rPr>
              <m:aln/>
            </m:rPr>
            <w:rPr>
              <w:rFonts w:ascii="Cambria Math" w:hAnsi="Cambria Math"/>
            </w:rPr>
            <m:t>=</m:t>
          </m:r>
          <m:r>
            <m:rPr>
              <m:sty m:val="p"/>
            </m:rPr>
            <w:rPr>
              <w:rFonts w:ascii="Cambria Math" w:hAnsi="Cambria Math"/>
            </w:rPr>
            <m:t xml:space="preserve"> f(</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l</m:t>
              </m:r>
            </m:sub>
            <m:sup>
              <m:r>
                <m:rPr>
                  <m:sty m:val="bi"/>
                </m:rPr>
                <w:rPr>
                  <w:rFonts w:ascii="Cambria Math" w:hAnsi="Cambria Math"/>
                </w:rPr>
                <m:t>T</m:t>
              </m:r>
            </m:sup>
          </m:sSubSup>
          <m:r>
            <w:rPr>
              <w:rFonts w:ascii="Cambria Math" w:hAnsi="Cambria Math"/>
            </w:rPr>
            <m:t xml:space="preserve"> * </m:t>
          </m:r>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l-1</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l</m:t>
              </m:r>
            </m:sub>
          </m:sSub>
          <m:r>
            <w:rPr>
              <w:rFonts w:ascii="Cambria Math" w:hAnsi="Cambria Math"/>
            </w:rPr>
            <m:t>)</m:t>
          </m:r>
          <m:r>
            <m:rPr>
              <m:sty m:val="p"/>
            </m:rPr>
            <w:br/>
          </m:r>
        </m:oMath>
        <m:oMath>
          <m:r>
            <m:rPr>
              <m:sty m:val="p"/>
            </m:rPr>
            <w:rPr>
              <w:rFonts w:ascii="Cambria Math" w:hAnsi="Cambria Math"/>
            </w:rPr>
            <m:t>…</m:t>
          </m:r>
          <m:r>
            <m:rPr>
              <m:sty m:val="p"/>
            </m:rPr>
            <w:br/>
          </m:r>
        </m:oMath>
        <m:oMath>
          <m:sSubSup>
            <m:sSubSupPr>
              <m:ctrlPr>
                <w:rPr>
                  <w:rFonts w:ascii="Cambria Math" w:hAnsi="Cambria Math"/>
                  <w:b/>
                </w:rPr>
              </m:ctrlPr>
            </m:sSubSupPr>
            <m:e>
              <m:r>
                <m:rPr>
                  <m:sty m:val="bi"/>
                </m:rPr>
                <w:rPr>
                  <w:rFonts w:ascii="Cambria Math" w:hAnsi="Cambria Math"/>
                </w:rPr>
                <m:t>u</m:t>
              </m:r>
            </m:e>
            <m:sub>
              <m:r>
                <m:rPr>
                  <m:sty m:val="bi"/>
                </m:rPr>
                <w:rPr>
                  <w:rFonts w:ascii="Cambria Math" w:hAnsi="Cambria Math"/>
                </w:rPr>
                <m:t>i</m:t>
              </m:r>
            </m:sub>
            <m:sup>
              <m:r>
                <m:rPr>
                  <m:sty m:val="bi"/>
                </m:rPr>
                <w:rPr>
                  <w:rFonts w:ascii="Cambria Math" w:hAnsi="Cambria Math"/>
                </w:rPr>
                <m:t>B</m:t>
              </m:r>
            </m:sup>
          </m:sSubSup>
          <m:r>
            <w:rPr>
              <w:rFonts w:ascii="Cambria Math" w:hAnsi="Cambria Math"/>
            </w:rPr>
            <m:t xml:space="preserve"> </m:t>
          </m:r>
          <m:r>
            <m:rPr>
              <m:aln/>
            </m:rPr>
            <w:rPr>
              <w:rFonts w:ascii="Cambria Math" w:hAnsi="Cambria Math"/>
            </w:rPr>
            <m:t>=</m:t>
          </m:r>
          <m:r>
            <m:rPr>
              <m:sty m:val="p"/>
            </m:rPr>
            <w:rPr>
              <w:rFonts w:ascii="Cambria Math" w:hAnsi="Cambria Math"/>
            </w:rPr>
            <m:t xml:space="preserve"> f(</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n</m:t>
              </m:r>
            </m:sub>
            <m:sup>
              <m:r>
                <m:rPr>
                  <m:sty m:val="bi"/>
                </m:rPr>
                <w:rPr>
                  <w:rFonts w:ascii="Cambria Math" w:hAnsi="Cambria Math"/>
                </w:rPr>
                <m:t>T</m:t>
              </m:r>
            </m:sup>
          </m:sSubSup>
          <m:r>
            <w:rPr>
              <w:rFonts w:ascii="Cambria Math" w:hAnsi="Cambria Math"/>
            </w:rPr>
            <m:t xml:space="preserve"> * </m:t>
          </m:r>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n-1</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n</m:t>
              </m:r>
            </m:sub>
          </m:sSub>
          <m:r>
            <w:rPr>
              <w:rFonts w:ascii="Cambria Math" w:hAnsi="Cambria Math"/>
            </w:rPr>
            <m:t>)</m:t>
          </m:r>
        </m:oMath>
      </m:oMathPara>
    </w:p>
    <w:p w:rsidR="00562278" w:rsidRPr="00F03E9E" w:rsidRDefault="00562278" w:rsidP="00562278">
      <w:pPr>
        <w:spacing w:line="288" w:lineRule="auto"/>
        <w:rPr>
          <w:rFonts w:ascii="宋体" w:eastAsia="宋体" w:hAnsi="宋体"/>
          <w:sz w:val="24"/>
          <w:szCs w:val="24"/>
        </w:rPr>
      </w:pPr>
      <w:r w:rsidRPr="00F03E9E">
        <w:rPr>
          <w:rFonts w:ascii="宋体" w:eastAsia="宋体" w:hAnsi="宋体" w:hint="eastAsia"/>
          <w:sz w:val="24"/>
          <w:szCs w:val="24"/>
        </w:rPr>
        <w:t>其中</w:t>
      </w:r>
      <w:r>
        <w:rPr>
          <w:rFonts w:ascii="宋体" w:eastAsia="宋体" w:hAnsi="宋体" w:hint="eastAsia"/>
          <w:sz w:val="24"/>
          <w:szCs w:val="24"/>
        </w:rPr>
        <w:t>，</w:t>
      </w:r>
      <m:oMath>
        <m:sSub>
          <m:sSubPr>
            <m:ctrlPr>
              <w:rPr>
                <w:rFonts w:ascii="Cambria Math" w:eastAsia="宋体" w:hAnsi="Cambria Math"/>
                <w:b/>
                <w:sz w:val="24"/>
                <w:szCs w:val="24"/>
              </w:rPr>
            </m:ctrlPr>
          </m:sSubPr>
          <m:e>
            <m:r>
              <m:rPr>
                <m:sty m:val="bi"/>
              </m:rPr>
              <w:rPr>
                <w:rFonts w:ascii="Cambria Math" w:eastAsia="宋体" w:hAnsi="Cambria Math" w:hint="eastAsia"/>
                <w:sz w:val="24"/>
                <w:szCs w:val="24"/>
              </w:rPr>
              <m:t>W</m:t>
            </m:r>
          </m:e>
          <m:sub>
            <m:r>
              <m:rPr>
                <m:sty m:val="bi"/>
              </m:rPr>
              <w:rPr>
                <w:rFonts w:ascii="Cambria Math" w:eastAsia="宋体" w:hAnsi="Cambria Math"/>
                <w:sz w:val="24"/>
                <w:szCs w:val="24"/>
              </w:rPr>
              <m:t>i</m:t>
            </m:r>
          </m:sub>
        </m:sSub>
      </m:oMath>
      <w:r w:rsidRPr="00F03E9E">
        <w:rPr>
          <w:rFonts w:ascii="宋体" w:eastAsia="宋体" w:hAnsi="宋体" w:hint="eastAsia"/>
          <w:sz w:val="24"/>
          <w:szCs w:val="24"/>
        </w:rPr>
        <w:t>和</w:t>
      </w:r>
      <m:oMath>
        <m:sSub>
          <m:sSubPr>
            <m:ctrlPr>
              <w:rPr>
                <w:rFonts w:ascii="Cambria Math" w:eastAsia="宋体" w:hAnsi="Cambria Math"/>
                <w:b/>
                <w:i/>
                <w:sz w:val="24"/>
                <w:szCs w:val="24"/>
              </w:rPr>
            </m:ctrlPr>
          </m:sSubPr>
          <m:e>
            <m:r>
              <m:rPr>
                <m:sty m:val="bi"/>
              </m:rPr>
              <w:rPr>
                <w:rFonts w:ascii="Cambria Math" w:eastAsia="宋体" w:hAnsi="Cambria Math"/>
                <w:sz w:val="24"/>
                <w:szCs w:val="24"/>
              </w:rPr>
              <m:t>b</m:t>
            </m:r>
          </m:e>
          <m:sub>
            <m:r>
              <m:rPr>
                <m:sty m:val="bi"/>
              </m:rPr>
              <w:rPr>
                <w:rFonts w:ascii="Cambria Math" w:eastAsia="宋体" w:hAnsi="Cambria Math"/>
                <w:sz w:val="24"/>
                <w:szCs w:val="24"/>
              </w:rPr>
              <m:t>i</m:t>
            </m:r>
          </m:sub>
        </m:sSub>
      </m:oMath>
      <w:r w:rsidRPr="00F03E9E">
        <w:rPr>
          <w:rFonts w:ascii="宋体" w:eastAsia="宋体" w:hAnsi="宋体" w:hint="eastAsia"/>
          <w:sz w:val="24"/>
          <w:szCs w:val="24"/>
        </w:rPr>
        <w:t>分别是第</w:t>
      </w:r>
      <m:oMath>
        <m:r>
          <m:rPr>
            <m:sty m:val="p"/>
          </m:rPr>
          <w:rPr>
            <w:rFonts w:ascii="Cambria Math" w:eastAsia="宋体" w:hAnsi="Cambria Math" w:hint="eastAsia"/>
            <w:sz w:val="24"/>
            <w:szCs w:val="24"/>
          </w:rPr>
          <m:t>i</m:t>
        </m:r>
      </m:oMath>
      <w:r w:rsidRPr="00F03E9E">
        <w:rPr>
          <w:rFonts w:ascii="宋体" w:eastAsia="宋体" w:hAnsi="宋体" w:hint="eastAsia"/>
          <w:sz w:val="24"/>
          <w:szCs w:val="24"/>
        </w:rPr>
        <w:t>层的权重矩阵和偏置，</w:t>
      </w:r>
      <m:oMath>
        <m:r>
          <m:rPr>
            <m:sty m:val="p"/>
          </m:rPr>
          <w:rPr>
            <w:rFonts w:ascii="Cambria Math" w:eastAsia="宋体" w:hAnsi="Cambria Math"/>
            <w:sz w:val="24"/>
            <w:szCs w:val="24"/>
          </w:rPr>
          <m:t>f</m:t>
        </m:r>
      </m:oMath>
      <w:r w:rsidRPr="00F03E9E">
        <w:rPr>
          <w:rFonts w:ascii="宋体" w:eastAsia="宋体" w:hAnsi="宋体" w:hint="eastAsia"/>
          <w:sz w:val="24"/>
          <w:szCs w:val="24"/>
        </w:rPr>
        <w:t>是隐藏层的激活函数。从图</w:t>
      </w:r>
      <w:r>
        <w:rPr>
          <w:rFonts w:ascii="宋体" w:eastAsia="宋体" w:hAnsi="宋体" w:hint="eastAsia"/>
          <w:sz w:val="24"/>
          <w:szCs w:val="24"/>
        </w:rPr>
        <w:t>2</w:t>
      </w:r>
      <w:r>
        <w:rPr>
          <w:rFonts w:ascii="宋体" w:eastAsia="宋体" w:hAnsi="宋体"/>
          <w:sz w:val="24"/>
          <w:szCs w:val="24"/>
        </w:rPr>
        <w:t>-4</w:t>
      </w:r>
      <w:r w:rsidRPr="00F03E9E">
        <w:rPr>
          <w:rFonts w:ascii="宋体" w:eastAsia="宋体" w:hAnsi="宋体" w:hint="eastAsia"/>
          <w:sz w:val="24"/>
          <w:szCs w:val="24"/>
        </w:rPr>
        <w:t>中的架构可以看出，对于用户和物品的每个</w:t>
      </w:r>
      <w:proofErr w:type="gramStart"/>
      <w:r w:rsidRPr="00F03E9E">
        <w:rPr>
          <w:rFonts w:ascii="宋体" w:eastAsia="宋体" w:hAnsi="宋体" w:hint="eastAsia"/>
          <w:sz w:val="24"/>
          <w:szCs w:val="24"/>
        </w:rPr>
        <w:t>方面级</w:t>
      </w:r>
      <w:proofErr w:type="gramEnd"/>
      <w:r w:rsidRPr="00F03E9E">
        <w:rPr>
          <w:rFonts w:ascii="宋体" w:eastAsia="宋体" w:hAnsi="宋体" w:hint="eastAsia"/>
          <w:sz w:val="24"/>
          <w:szCs w:val="24"/>
        </w:rPr>
        <w:t>相似性矩阵，均存在相应的MLP学习该</w:t>
      </w:r>
      <w:proofErr w:type="gramStart"/>
      <w:r w:rsidRPr="00F03E9E">
        <w:rPr>
          <w:rFonts w:ascii="宋体" w:eastAsia="宋体" w:hAnsi="宋体" w:hint="eastAsia"/>
          <w:sz w:val="24"/>
          <w:szCs w:val="24"/>
        </w:rPr>
        <w:t>方面级隐</w:t>
      </w:r>
      <w:proofErr w:type="gramEnd"/>
      <w:r w:rsidRPr="00F03E9E">
        <w:rPr>
          <w:rFonts w:ascii="宋体" w:eastAsia="宋体" w:hAnsi="宋体" w:hint="eastAsia"/>
          <w:sz w:val="24"/>
          <w:szCs w:val="24"/>
        </w:rPr>
        <w:t>因子。</w:t>
      </w:r>
    </w:p>
    <w:p w:rsidR="00562278" w:rsidRPr="004F2295" w:rsidRDefault="007F5391" w:rsidP="004F2295">
      <w:pPr>
        <w:pStyle w:val="3"/>
        <w:ind w:firstLine="482"/>
        <w:rPr>
          <w:rFonts w:ascii="黑体" w:hAnsi="黑体"/>
        </w:rPr>
      </w:pPr>
      <w:bookmarkStart w:id="27" w:name="_Toc9434807"/>
      <w:r w:rsidRPr="004F2295">
        <w:rPr>
          <w:rFonts w:ascii="黑体" w:hAnsi="黑体"/>
        </w:rPr>
        <w:lastRenderedPageBreak/>
        <w:t>3.1</w:t>
      </w:r>
      <w:r w:rsidR="00562278" w:rsidRPr="004F2295">
        <w:rPr>
          <w:rFonts w:ascii="黑体" w:hAnsi="黑体"/>
        </w:rPr>
        <w:t xml:space="preserve">.4 </w:t>
      </w:r>
      <w:r w:rsidR="00562278" w:rsidRPr="004F2295">
        <w:rPr>
          <w:rFonts w:ascii="黑体" w:hAnsi="黑体" w:hint="eastAsia"/>
        </w:rPr>
        <w:t>基于注意力机制的</w:t>
      </w:r>
      <w:proofErr w:type="gramStart"/>
      <w:r w:rsidR="00562278" w:rsidRPr="004F2295">
        <w:rPr>
          <w:rFonts w:ascii="黑体" w:hAnsi="黑体" w:hint="eastAsia"/>
        </w:rPr>
        <w:t>方面级隐</w:t>
      </w:r>
      <w:proofErr w:type="gramEnd"/>
      <w:r w:rsidR="00562278" w:rsidRPr="004F2295">
        <w:rPr>
          <w:rFonts w:ascii="黑体" w:hAnsi="黑体" w:hint="eastAsia"/>
        </w:rPr>
        <w:t>因子融合</w:t>
      </w:r>
      <w:bookmarkEnd w:id="27"/>
    </w:p>
    <w:p w:rsidR="00562278" w:rsidRPr="00524EB4" w:rsidRDefault="00562278" w:rsidP="00562278">
      <w:pPr>
        <w:spacing w:line="288" w:lineRule="auto"/>
        <w:ind w:firstLineChars="200" w:firstLine="480"/>
        <w:rPr>
          <w:rFonts w:ascii="宋体" w:eastAsia="宋体" w:hAnsi="宋体"/>
          <w:sz w:val="24"/>
          <w:szCs w:val="24"/>
        </w:rPr>
      </w:pPr>
      <w:r w:rsidRPr="00524EB4">
        <w:rPr>
          <w:rFonts w:ascii="宋体" w:eastAsia="宋体" w:hAnsi="宋体" w:hint="eastAsia"/>
          <w:sz w:val="24"/>
          <w:szCs w:val="24"/>
        </w:rPr>
        <w:t>已</w:t>
      </w:r>
      <w:r>
        <w:rPr>
          <w:rFonts w:ascii="宋体" w:eastAsia="宋体" w:hAnsi="宋体" w:hint="eastAsia"/>
          <w:sz w:val="24"/>
          <w:szCs w:val="24"/>
        </w:rPr>
        <w:t>获得</w:t>
      </w:r>
      <w:r w:rsidRPr="00524EB4">
        <w:rPr>
          <w:rFonts w:ascii="宋体" w:eastAsia="宋体" w:hAnsi="宋体" w:hint="eastAsia"/>
          <w:sz w:val="24"/>
          <w:szCs w:val="24"/>
        </w:rPr>
        <w:t>用户和物品的</w:t>
      </w:r>
      <w:proofErr w:type="gramStart"/>
      <w:r w:rsidRPr="00524EB4">
        <w:rPr>
          <w:rFonts w:ascii="宋体" w:eastAsia="宋体" w:hAnsi="宋体" w:hint="eastAsia"/>
          <w:sz w:val="24"/>
          <w:szCs w:val="24"/>
        </w:rPr>
        <w:t>方面级隐</w:t>
      </w:r>
      <w:proofErr w:type="gramEnd"/>
      <w:r w:rsidRPr="00524EB4">
        <w:rPr>
          <w:rFonts w:ascii="宋体" w:eastAsia="宋体" w:hAnsi="宋体" w:hint="eastAsia"/>
          <w:sz w:val="24"/>
          <w:szCs w:val="24"/>
        </w:rPr>
        <w:t>因子后，接下来需要将它们融合形成最终的</w:t>
      </w:r>
      <w:r>
        <w:rPr>
          <w:rFonts w:ascii="宋体" w:eastAsia="宋体" w:hAnsi="宋体" w:hint="eastAsia"/>
          <w:sz w:val="24"/>
          <w:szCs w:val="24"/>
        </w:rPr>
        <w:t>表示</w:t>
      </w:r>
      <w:r w:rsidRPr="00524EB4">
        <w:rPr>
          <w:rFonts w:ascii="宋体" w:eastAsia="宋体" w:hAnsi="宋体" w:hint="eastAsia"/>
          <w:sz w:val="24"/>
          <w:szCs w:val="24"/>
        </w:rPr>
        <w:t>。比较简单的方法是直接拼接所有</w:t>
      </w:r>
      <w:proofErr w:type="gramStart"/>
      <w:r w:rsidRPr="00524EB4">
        <w:rPr>
          <w:rFonts w:ascii="宋体" w:eastAsia="宋体" w:hAnsi="宋体" w:hint="eastAsia"/>
          <w:sz w:val="24"/>
          <w:szCs w:val="24"/>
        </w:rPr>
        <w:t>方面级隐</w:t>
      </w:r>
      <w:proofErr w:type="gramEnd"/>
      <w:r w:rsidRPr="00524EB4">
        <w:rPr>
          <w:rFonts w:ascii="宋体" w:eastAsia="宋体" w:hAnsi="宋体" w:hint="eastAsia"/>
          <w:sz w:val="24"/>
          <w:szCs w:val="24"/>
        </w:rPr>
        <w:t>因子</w:t>
      </w:r>
      <w:r>
        <w:rPr>
          <w:rFonts w:ascii="宋体" w:eastAsia="宋体" w:hAnsi="宋体" w:hint="eastAsia"/>
          <w:sz w:val="24"/>
          <w:szCs w:val="24"/>
        </w:rPr>
        <w:t>，或者</w:t>
      </w:r>
      <w:r w:rsidRPr="00524EB4">
        <w:rPr>
          <w:rFonts w:ascii="宋体" w:eastAsia="宋体" w:hAnsi="宋体" w:hint="eastAsia"/>
          <w:sz w:val="24"/>
          <w:szCs w:val="24"/>
        </w:rPr>
        <w:t>平均所有</w:t>
      </w:r>
      <w:proofErr w:type="gramStart"/>
      <w:r w:rsidRPr="00524EB4">
        <w:rPr>
          <w:rFonts w:ascii="宋体" w:eastAsia="宋体" w:hAnsi="宋体" w:hint="eastAsia"/>
          <w:sz w:val="24"/>
          <w:szCs w:val="24"/>
        </w:rPr>
        <w:t>方面级隐</w:t>
      </w:r>
      <w:proofErr w:type="gramEnd"/>
      <w:r w:rsidRPr="00524EB4">
        <w:rPr>
          <w:rFonts w:ascii="宋体" w:eastAsia="宋体" w:hAnsi="宋体" w:hint="eastAsia"/>
          <w:sz w:val="24"/>
          <w:szCs w:val="24"/>
        </w:rPr>
        <w:t>因子</w:t>
      </w:r>
      <w:r>
        <w:rPr>
          <w:rFonts w:ascii="宋体" w:eastAsia="宋体" w:hAnsi="宋体" w:hint="eastAsia"/>
          <w:sz w:val="24"/>
          <w:szCs w:val="24"/>
        </w:rPr>
        <w:t>。</w:t>
      </w:r>
      <w:r w:rsidRPr="00524EB4">
        <w:rPr>
          <w:rFonts w:ascii="宋体" w:eastAsia="宋体" w:hAnsi="宋体" w:hint="eastAsia"/>
          <w:sz w:val="24"/>
          <w:szCs w:val="24"/>
        </w:rPr>
        <w:t>但是</w:t>
      </w:r>
      <w:r>
        <w:rPr>
          <w:rFonts w:ascii="宋体" w:eastAsia="宋体" w:hAnsi="宋体" w:hint="eastAsia"/>
          <w:sz w:val="24"/>
          <w:szCs w:val="24"/>
        </w:rPr>
        <w:t>，</w:t>
      </w:r>
      <w:r w:rsidRPr="00524EB4">
        <w:rPr>
          <w:rFonts w:ascii="宋体" w:eastAsia="宋体" w:hAnsi="宋体" w:hint="eastAsia"/>
          <w:sz w:val="24"/>
          <w:szCs w:val="24"/>
        </w:rPr>
        <w:t>这两种方法都没有区分不同方面的重要性。这</w:t>
      </w:r>
      <w:r>
        <w:rPr>
          <w:rFonts w:ascii="宋体" w:eastAsia="宋体" w:hAnsi="宋体" w:hint="eastAsia"/>
          <w:sz w:val="24"/>
          <w:szCs w:val="24"/>
        </w:rPr>
        <w:t>显然</w:t>
      </w:r>
      <w:r w:rsidRPr="00524EB4">
        <w:rPr>
          <w:rFonts w:ascii="宋体" w:eastAsia="宋体" w:hAnsi="宋体" w:hint="eastAsia"/>
          <w:sz w:val="24"/>
          <w:szCs w:val="24"/>
        </w:rPr>
        <w:t>是不合理的，因为并非</w:t>
      </w:r>
      <w:r>
        <w:rPr>
          <w:rFonts w:ascii="宋体" w:eastAsia="宋体" w:hAnsi="宋体" w:hint="eastAsia"/>
          <w:sz w:val="24"/>
          <w:szCs w:val="24"/>
        </w:rPr>
        <w:t>所有</w:t>
      </w:r>
      <w:r w:rsidRPr="00524EB4">
        <w:rPr>
          <w:rFonts w:ascii="宋体" w:eastAsia="宋体" w:hAnsi="宋体" w:hint="eastAsia"/>
          <w:sz w:val="24"/>
          <w:szCs w:val="24"/>
        </w:rPr>
        <w:t>方面对于推荐都是有意义的。因此，考虑利用先进的注意力机制融合</w:t>
      </w:r>
      <w:proofErr w:type="gramStart"/>
      <w:r w:rsidRPr="00524EB4">
        <w:rPr>
          <w:rFonts w:ascii="宋体" w:eastAsia="宋体" w:hAnsi="宋体" w:hint="eastAsia"/>
          <w:sz w:val="24"/>
          <w:szCs w:val="24"/>
        </w:rPr>
        <w:t>方面级隐</w:t>
      </w:r>
      <w:proofErr w:type="gramEnd"/>
      <w:r w:rsidRPr="00524EB4">
        <w:rPr>
          <w:rFonts w:ascii="宋体" w:eastAsia="宋体" w:hAnsi="宋体" w:hint="eastAsia"/>
          <w:sz w:val="24"/>
          <w:szCs w:val="24"/>
        </w:rPr>
        <w:t>因子。</w:t>
      </w:r>
    </w:p>
    <w:p w:rsidR="00562278" w:rsidRPr="00524EB4" w:rsidRDefault="00562278" w:rsidP="00562278">
      <w:pPr>
        <w:spacing w:line="288" w:lineRule="auto"/>
        <w:ind w:firstLineChars="200" w:firstLine="480"/>
        <w:rPr>
          <w:rFonts w:ascii="宋体" w:eastAsia="宋体" w:hAnsi="宋体"/>
          <w:sz w:val="24"/>
          <w:szCs w:val="24"/>
        </w:rPr>
      </w:pPr>
      <w:r w:rsidRPr="00524EB4">
        <w:rPr>
          <w:rFonts w:ascii="宋体" w:eastAsia="宋体" w:hAnsi="宋体" w:hint="eastAsia"/>
          <w:sz w:val="24"/>
          <w:szCs w:val="24"/>
        </w:rPr>
        <w:t>注意力机制在多种机器学习任务中都表现出了优越的特性，如机器翻译</w:t>
      </w:r>
      <w:r w:rsidR="000C6DED">
        <w:rPr>
          <w:rFonts w:ascii="宋体" w:eastAsia="宋体" w:hAnsi="宋体"/>
          <w:sz w:val="24"/>
          <w:szCs w:val="24"/>
          <w:vertAlign w:val="superscript"/>
        </w:rPr>
        <w:t>[30</w:t>
      </w:r>
      <w:r w:rsidRPr="00FE180D">
        <w:rPr>
          <w:rFonts w:ascii="宋体" w:eastAsia="宋体" w:hAnsi="宋体"/>
          <w:sz w:val="24"/>
          <w:szCs w:val="24"/>
          <w:vertAlign w:val="superscript"/>
        </w:rPr>
        <w:t>]</w:t>
      </w:r>
      <w:r w:rsidRPr="00524EB4">
        <w:rPr>
          <w:rFonts w:ascii="宋体" w:eastAsia="宋体" w:hAnsi="宋体" w:hint="eastAsia"/>
          <w:sz w:val="24"/>
          <w:szCs w:val="24"/>
        </w:rPr>
        <w:t>。基于注意力机制</w:t>
      </w:r>
      <w:r>
        <w:rPr>
          <w:rFonts w:ascii="宋体" w:eastAsia="宋体" w:hAnsi="宋体" w:hint="eastAsia"/>
          <w:sz w:val="24"/>
          <w:szCs w:val="24"/>
        </w:rPr>
        <w:t>，</w:t>
      </w:r>
      <w:r w:rsidRPr="00524EB4">
        <w:rPr>
          <w:rFonts w:ascii="宋体" w:eastAsia="宋体" w:hAnsi="宋体" w:hint="eastAsia"/>
          <w:sz w:val="24"/>
          <w:szCs w:val="24"/>
        </w:rPr>
        <w:t>可以为所有</w:t>
      </w:r>
      <w:proofErr w:type="gramStart"/>
      <w:r w:rsidRPr="00524EB4">
        <w:rPr>
          <w:rFonts w:ascii="宋体" w:eastAsia="宋体" w:hAnsi="宋体" w:hint="eastAsia"/>
          <w:sz w:val="24"/>
          <w:szCs w:val="24"/>
        </w:rPr>
        <w:t>方面级隐</w:t>
      </w:r>
      <w:proofErr w:type="gramEnd"/>
      <w:r w:rsidRPr="00524EB4">
        <w:rPr>
          <w:rFonts w:ascii="宋体" w:eastAsia="宋体" w:hAnsi="宋体" w:hint="eastAsia"/>
          <w:sz w:val="24"/>
          <w:szCs w:val="24"/>
        </w:rPr>
        <w:t>因子分配合适的权重：较高（较低）权重反映相应方面对于推荐是信息量充足（信息量匮乏）的。具体地，利用用户的品牌方面</w:t>
      </w:r>
      <w:proofErr w:type="gramStart"/>
      <w:r w:rsidRPr="00524EB4">
        <w:rPr>
          <w:rFonts w:ascii="宋体" w:eastAsia="宋体" w:hAnsi="宋体" w:hint="eastAsia"/>
          <w:sz w:val="24"/>
          <w:szCs w:val="24"/>
        </w:rPr>
        <w:t>隐</w:t>
      </w:r>
      <w:proofErr w:type="gramEnd"/>
      <w:r w:rsidRPr="00524EB4">
        <w:rPr>
          <w:rFonts w:ascii="宋体" w:eastAsia="宋体" w:hAnsi="宋体" w:hint="eastAsia"/>
          <w:sz w:val="24"/>
          <w:szCs w:val="24"/>
        </w:rPr>
        <w:t>因子</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524EB4">
        <w:rPr>
          <w:rFonts w:ascii="宋体" w:eastAsia="宋体" w:hAnsi="宋体" w:hint="eastAsia"/>
          <w:sz w:val="24"/>
          <w:szCs w:val="24"/>
        </w:rPr>
        <w:t>，</w:t>
      </w:r>
      <w:r>
        <w:rPr>
          <w:rFonts w:ascii="宋体" w:eastAsia="宋体" w:hAnsi="宋体" w:hint="eastAsia"/>
          <w:sz w:val="24"/>
          <w:szCs w:val="24"/>
        </w:rPr>
        <w:t>通过</w:t>
      </w:r>
      <w:r w:rsidRPr="00524EB4">
        <w:rPr>
          <w:rFonts w:ascii="宋体" w:eastAsia="宋体" w:hAnsi="宋体" w:hint="eastAsia"/>
          <w:sz w:val="24"/>
          <w:szCs w:val="24"/>
        </w:rPr>
        <w:t>双层注意力网络计算相应权重：</w:t>
      </w:r>
    </w:p>
    <w:p w:rsidR="00562278" w:rsidRPr="00AD1F34" w:rsidRDefault="00BF527A" w:rsidP="007E3F30">
      <w:pPr>
        <w:spacing w:before="100" w:beforeAutospacing="1" w:after="100" w:afterAutospacing="1" w:line="288" w:lineRule="auto"/>
        <w:jc w:val="center"/>
      </w:pPr>
      <m:oMathPara>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B</m:t>
              </m:r>
            </m:sup>
          </m:sSubSup>
          <m:r>
            <w:rPr>
              <w:rFonts w:ascii="Cambria Math" w:hAnsi="Cambria Math"/>
            </w:rPr>
            <m:t xml:space="preserve"> =</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2</m:t>
              </m:r>
            </m:sub>
            <m:sup>
              <m:r>
                <m:rPr>
                  <m:sty m:val="bi"/>
                </m:rPr>
                <w:rPr>
                  <w:rFonts w:ascii="Cambria Math" w:hAnsi="Cambria Math"/>
                </w:rPr>
                <m:t>T</m:t>
              </m:r>
            </m:sup>
          </m:sSubSup>
          <m:r>
            <w:rPr>
              <w:rFonts w:ascii="Cambria Math" w:hAnsi="Cambria Math"/>
            </w:rPr>
            <m:t xml:space="preserve"> </m:t>
          </m:r>
          <m:r>
            <m:rPr>
              <m:sty m:val="p"/>
            </m:rPr>
            <w:rPr>
              <w:rFonts w:ascii="Cambria Math" w:hAnsi="Cambria Math"/>
            </w:rPr>
            <m:t>f</m:t>
          </m:r>
          <m:d>
            <m:dPr>
              <m:ctrlPr>
                <w:rPr>
                  <w:rFonts w:ascii="Cambria Math" w:hAnsi="Cambria Math"/>
                </w:rPr>
              </m:ctrlPr>
            </m:dPr>
            <m:e>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1</m:t>
                  </m:r>
                </m:sub>
                <m:sup>
                  <m:r>
                    <m:rPr>
                      <m:sty m:val="bi"/>
                    </m:rPr>
                    <w:rPr>
                      <w:rFonts w:ascii="Cambria Math" w:hAnsi="Cambria Math"/>
                    </w:rPr>
                    <m:t>T</m:t>
                  </m:r>
                </m:sup>
              </m:sSubSup>
              <m:r>
                <w:rPr>
                  <w:rFonts w:ascii="Cambria Math" w:hAnsi="Cambria Math"/>
                </w:rPr>
                <m:t xml:space="preserve"> * </m:t>
              </m:r>
              <m:sSubSup>
                <m:sSubSupPr>
                  <m:ctrlPr>
                    <w:rPr>
                      <w:rFonts w:ascii="Cambria Math" w:hAnsi="Cambria Math"/>
                      <w:b/>
                    </w:rPr>
                  </m:ctrlPr>
                </m:sSubSupPr>
                <m:e>
                  <m:r>
                    <m:rPr>
                      <m:sty m:val="bi"/>
                    </m:rPr>
                    <w:rPr>
                      <w:rFonts w:ascii="Cambria Math" w:hAnsi="Cambria Math"/>
                    </w:rPr>
                    <m:t>u</m:t>
                  </m:r>
                </m:e>
                <m:sub>
                  <m:r>
                    <m:rPr>
                      <m:sty m:val="bi"/>
                    </m:rPr>
                    <w:rPr>
                      <w:rFonts w:ascii="Cambria Math" w:hAnsi="Cambria Math"/>
                    </w:rPr>
                    <m:t>i</m:t>
                  </m:r>
                </m:sub>
                <m:sup>
                  <m:r>
                    <m:rPr>
                      <m:sty m:val="bi"/>
                    </m:rPr>
                    <w:rPr>
                      <w:rFonts w:ascii="Cambria Math" w:hAnsi="Cambria Math"/>
                    </w:rPr>
                    <m:t>B</m:t>
                  </m:r>
                </m:sup>
              </m:sSubSup>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ctrlPr>
                <w:rPr>
                  <w:rFonts w:ascii="Cambria Math" w:hAnsi="Cambria Math"/>
                  <w:i/>
                </w:rPr>
              </m:ctrlPr>
            </m:e>
          </m:d>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2</m:t>
              </m:r>
            </m:sub>
          </m:sSub>
        </m:oMath>
      </m:oMathPara>
    </w:p>
    <w:p w:rsidR="00562278" w:rsidRPr="00491B5A" w:rsidRDefault="00562278" w:rsidP="00562278">
      <w:pPr>
        <w:spacing w:line="288" w:lineRule="auto"/>
        <w:rPr>
          <w:rFonts w:ascii="宋体" w:eastAsia="宋体" w:hAnsi="宋体"/>
          <w:sz w:val="24"/>
          <w:szCs w:val="24"/>
        </w:rPr>
      </w:pPr>
      <w:r w:rsidRPr="00491B5A">
        <w:rPr>
          <w:rFonts w:ascii="宋体" w:eastAsia="宋体" w:hAnsi="宋体" w:hint="eastAsia"/>
          <w:sz w:val="24"/>
          <w:szCs w:val="24"/>
        </w:rPr>
        <w:t>其中，</w:t>
      </w:r>
      <m:oMath>
        <m:r>
          <m:rPr>
            <m:sty m:val="b"/>
          </m:rPr>
          <w:rPr>
            <w:rFonts w:ascii="Cambria Math" w:eastAsia="宋体" w:hAnsi="Cambria Math" w:hint="eastAsia"/>
            <w:sz w:val="24"/>
            <w:szCs w:val="24"/>
          </w:rPr>
          <m:t>W</m:t>
        </m:r>
      </m:oMath>
      <w:r w:rsidRPr="00491B5A">
        <w:rPr>
          <w:rFonts w:ascii="宋体" w:eastAsia="宋体" w:hAnsi="宋体" w:hint="eastAsia"/>
          <w:sz w:val="24"/>
          <w:szCs w:val="24"/>
        </w:rPr>
        <w:t>是权重矩阵，</w:t>
      </w:r>
      <m:oMath>
        <m:r>
          <m:rPr>
            <m:sty m:val="b"/>
          </m:rPr>
          <w:rPr>
            <w:rFonts w:ascii="Cambria Math" w:eastAsia="宋体" w:hAnsi="Cambria Math" w:hint="eastAsia"/>
            <w:sz w:val="24"/>
            <w:szCs w:val="24"/>
          </w:rPr>
          <m:t>b</m:t>
        </m:r>
      </m:oMath>
      <w:r w:rsidRPr="00491B5A">
        <w:rPr>
          <w:rFonts w:ascii="宋体" w:eastAsia="宋体" w:hAnsi="宋体" w:hint="eastAsia"/>
          <w:sz w:val="24"/>
          <w:szCs w:val="24"/>
        </w:rPr>
        <w:t>是偏置。</w:t>
      </w:r>
    </w:p>
    <w:p w:rsidR="00562278" w:rsidRPr="00491B5A" w:rsidRDefault="00562278" w:rsidP="00562278">
      <w:pPr>
        <w:spacing w:line="288" w:lineRule="auto"/>
        <w:ind w:firstLineChars="200" w:firstLine="480"/>
        <w:rPr>
          <w:rFonts w:ascii="宋体" w:eastAsia="宋体" w:hAnsi="宋体"/>
          <w:sz w:val="24"/>
          <w:szCs w:val="24"/>
        </w:rPr>
      </w:pPr>
      <w:r w:rsidRPr="00491B5A">
        <w:rPr>
          <w:rFonts w:ascii="宋体" w:eastAsia="宋体" w:hAnsi="宋体" w:hint="eastAsia"/>
          <w:sz w:val="24"/>
          <w:szCs w:val="24"/>
        </w:rPr>
        <w:t>利用Softmax函数归一化</w:t>
      </w:r>
      <w:r>
        <w:rPr>
          <w:rFonts w:ascii="宋体" w:eastAsia="宋体" w:hAnsi="宋体" w:hint="eastAsia"/>
          <w:sz w:val="24"/>
          <w:szCs w:val="24"/>
        </w:rPr>
        <w:t>，从而</w:t>
      </w:r>
      <w:r w:rsidRPr="00491B5A">
        <w:rPr>
          <w:rFonts w:ascii="宋体" w:eastAsia="宋体" w:hAnsi="宋体" w:hint="eastAsia"/>
          <w:sz w:val="24"/>
          <w:szCs w:val="24"/>
        </w:rPr>
        <w:t>获得</w:t>
      </w:r>
      <w:r>
        <w:rPr>
          <w:rFonts w:ascii="宋体" w:eastAsia="宋体" w:hAnsi="宋体" w:hint="eastAsia"/>
          <w:sz w:val="24"/>
          <w:szCs w:val="24"/>
        </w:rPr>
        <w:t>各</w:t>
      </w:r>
      <w:r w:rsidRPr="00491B5A">
        <w:rPr>
          <w:rFonts w:ascii="宋体" w:eastAsia="宋体" w:hAnsi="宋体" w:hint="eastAsia"/>
          <w:sz w:val="24"/>
          <w:szCs w:val="24"/>
        </w:rPr>
        <w:t>方</w:t>
      </w:r>
      <w:proofErr w:type="gramStart"/>
      <w:r w:rsidRPr="00491B5A">
        <w:rPr>
          <w:rFonts w:ascii="宋体" w:eastAsia="宋体" w:hAnsi="宋体" w:hint="eastAsia"/>
          <w:sz w:val="24"/>
          <w:szCs w:val="24"/>
        </w:rPr>
        <w:t>面级隐</w:t>
      </w:r>
      <w:proofErr w:type="gramEnd"/>
      <w:r w:rsidRPr="00491B5A">
        <w:rPr>
          <w:rFonts w:ascii="宋体" w:eastAsia="宋体" w:hAnsi="宋体" w:hint="eastAsia"/>
          <w:sz w:val="24"/>
          <w:szCs w:val="24"/>
        </w:rPr>
        <w:t>因子的最终权重，</w:t>
      </w:r>
      <w:proofErr w:type="gramStart"/>
      <w:r w:rsidRPr="00491B5A">
        <w:rPr>
          <w:rFonts w:ascii="宋体" w:eastAsia="宋体" w:hAnsi="宋体" w:hint="eastAsia"/>
          <w:sz w:val="24"/>
          <w:szCs w:val="24"/>
        </w:rPr>
        <w:t>即方面</w:t>
      </w:r>
      <w:proofErr w:type="gramEnd"/>
      <m:oMath>
        <m:r>
          <m:rPr>
            <m:sty m:val="p"/>
          </m:rPr>
          <w:rPr>
            <w:rFonts w:ascii="Cambria Math" w:eastAsia="宋体" w:hAnsi="Cambria Math" w:hint="eastAsia"/>
            <w:sz w:val="24"/>
            <w:szCs w:val="24"/>
          </w:rPr>
          <m:t>a</m:t>
        </m:r>
      </m:oMath>
      <w:r w:rsidRPr="00491B5A">
        <w:rPr>
          <w:rFonts w:ascii="宋体" w:eastAsia="宋体" w:hAnsi="宋体" w:hint="eastAsia"/>
          <w:sz w:val="24"/>
          <w:szCs w:val="24"/>
        </w:rPr>
        <w:t>对用户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491B5A">
        <w:rPr>
          <w:rFonts w:ascii="宋体" w:eastAsia="宋体" w:hAnsi="宋体" w:hint="eastAsia"/>
          <w:sz w:val="24"/>
          <w:szCs w:val="24"/>
        </w:rPr>
        <w:t>最终</w:t>
      </w:r>
      <w:r>
        <w:rPr>
          <w:rFonts w:ascii="宋体" w:eastAsia="宋体" w:hAnsi="宋体" w:hint="eastAsia"/>
          <w:sz w:val="24"/>
          <w:szCs w:val="24"/>
        </w:rPr>
        <w:t>表示</w:t>
      </w:r>
      <w:r w:rsidRPr="00491B5A">
        <w:rPr>
          <w:rFonts w:ascii="宋体" w:eastAsia="宋体" w:hAnsi="宋体" w:hint="eastAsia"/>
          <w:sz w:val="24"/>
          <w:szCs w:val="24"/>
        </w:rPr>
        <w:t>的贡献：</w:t>
      </w:r>
    </w:p>
    <w:p w:rsidR="00562278" w:rsidRDefault="00BF527A" w:rsidP="007E3F30">
      <w:pPr>
        <w:spacing w:before="100" w:beforeAutospacing="1" w:after="100" w:afterAutospacing="1" w:line="288" w:lineRule="auto"/>
        <w:jc w:val="center"/>
      </w:pPr>
      <m:oMath>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a</m:t>
            </m:r>
          </m:sup>
        </m:sSubSup>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exp⁡</m:t>
            </m:r>
            <m: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a</m:t>
                </m:r>
              </m:sup>
            </m:sSubSup>
            <m:r>
              <w:rPr>
                <w:rFonts w:ascii="Cambria Math" w:hAnsi="Cambria Math"/>
              </w:rPr>
              <m:t>)</m:t>
            </m:r>
          </m:num>
          <m:den>
            <m:nary>
              <m:naryPr>
                <m:chr m:val="∑"/>
                <m:limLoc m:val="subSup"/>
                <m:supHide m:val="1"/>
                <m:ctrlPr>
                  <w:rPr>
                    <w:rFonts w:ascii="Cambria Math" w:hAnsi="Cambria Math"/>
                    <w:i/>
                  </w:rPr>
                </m:ctrlPr>
              </m:naryPr>
              <m:sub>
                <m:r>
                  <w:rPr>
                    <w:rFonts w:ascii="Cambria Math" w:hAnsi="Cambria Math"/>
                  </w:rPr>
                  <m:t>n∈</m:t>
                </m:r>
                <m:r>
                  <m:rPr>
                    <m:scr m:val="double-struck"/>
                  </m:rPr>
                  <w:rPr>
                    <w:rFonts w:ascii="Cambria Math" w:hAnsi="Cambria Math"/>
                  </w:rPr>
                  <m:t>A</m:t>
                </m:r>
              </m:sub>
              <m:sup/>
              <m:e>
                <m:r>
                  <m:rPr>
                    <m:sty m:val="p"/>
                  </m:rPr>
                  <w:rPr>
                    <w:rFonts w:ascii="Cambria Math" w:hAnsi="Cambria Math"/>
                  </w:rPr>
                  <m:t>exp⁡</m:t>
                </m:r>
                <m: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n</m:t>
                    </m:r>
                  </m:sup>
                </m:sSubSup>
                <m:r>
                  <w:rPr>
                    <w:rFonts w:ascii="Cambria Math" w:hAnsi="Cambria Math"/>
                  </w:rPr>
                  <m:t>)</m:t>
                </m:r>
              </m:e>
            </m:nary>
          </m:den>
        </m:f>
      </m:oMath>
      <w:r w:rsidR="00562278">
        <w:rPr>
          <w:rFonts w:hint="eastAsia"/>
        </w:rPr>
        <w:t xml:space="preserve"> </w:t>
      </w:r>
    </w:p>
    <w:p w:rsidR="00562278" w:rsidRPr="00491B5A" w:rsidRDefault="00562278" w:rsidP="00562278">
      <w:pPr>
        <w:spacing w:line="288" w:lineRule="auto"/>
        <w:rPr>
          <w:rFonts w:ascii="宋体" w:eastAsia="宋体" w:hAnsi="宋体"/>
          <w:sz w:val="24"/>
          <w:szCs w:val="24"/>
        </w:rPr>
      </w:pPr>
      <w:r w:rsidRPr="00491B5A">
        <w:rPr>
          <w:rFonts w:ascii="宋体" w:eastAsia="宋体" w:hAnsi="宋体" w:hint="eastAsia"/>
          <w:sz w:val="24"/>
          <w:szCs w:val="24"/>
        </w:rPr>
        <w:t>其中，</w:t>
      </w:r>
      <m:oMath>
        <m:r>
          <m:rPr>
            <m:scr m:val="double-struck"/>
            <m:sty m:val="p"/>
          </m:rPr>
          <w:rPr>
            <w:rFonts w:ascii="Cambria Math" w:eastAsia="宋体" w:hAnsi="Cambria Math"/>
            <w:sz w:val="24"/>
            <w:szCs w:val="24"/>
          </w:rPr>
          <m:t>A</m:t>
        </m:r>
      </m:oMath>
      <w:r w:rsidRPr="00491B5A">
        <w:rPr>
          <w:rFonts w:ascii="宋体" w:eastAsia="宋体" w:hAnsi="宋体" w:hint="eastAsia"/>
          <w:sz w:val="24"/>
          <w:szCs w:val="24"/>
        </w:rPr>
        <w:t>是方面集合。</w:t>
      </w:r>
    </w:p>
    <w:p w:rsidR="00562278" w:rsidRPr="00491B5A" w:rsidRDefault="00562278" w:rsidP="00562278">
      <w:pPr>
        <w:spacing w:line="288" w:lineRule="auto"/>
        <w:ind w:firstLineChars="200" w:firstLine="480"/>
        <w:rPr>
          <w:rFonts w:ascii="宋体" w:eastAsia="宋体" w:hAnsi="宋体"/>
          <w:sz w:val="24"/>
          <w:szCs w:val="24"/>
        </w:rPr>
      </w:pPr>
      <w:r w:rsidRPr="00491B5A">
        <w:rPr>
          <w:rFonts w:ascii="宋体" w:eastAsia="宋体" w:hAnsi="宋体" w:hint="eastAsia"/>
          <w:sz w:val="24"/>
          <w:szCs w:val="24"/>
        </w:rPr>
        <w:t>获得用户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491B5A">
        <w:rPr>
          <w:rFonts w:ascii="宋体" w:eastAsia="宋体" w:hAnsi="宋体" w:hint="eastAsia"/>
          <w:sz w:val="24"/>
          <w:szCs w:val="24"/>
        </w:rPr>
        <w:t>的所有</w:t>
      </w:r>
      <w:proofErr w:type="gramStart"/>
      <w:r w:rsidRPr="00491B5A">
        <w:rPr>
          <w:rFonts w:ascii="宋体" w:eastAsia="宋体" w:hAnsi="宋体" w:hint="eastAsia"/>
          <w:sz w:val="24"/>
          <w:szCs w:val="24"/>
        </w:rPr>
        <w:t>方面级隐</w:t>
      </w:r>
      <w:proofErr w:type="gramEnd"/>
      <w:r w:rsidRPr="00491B5A">
        <w:rPr>
          <w:rFonts w:ascii="宋体" w:eastAsia="宋体" w:hAnsi="宋体" w:hint="eastAsia"/>
          <w:sz w:val="24"/>
          <w:szCs w:val="24"/>
        </w:rPr>
        <w:t>因子的权重</w:t>
      </w:r>
      <m:oMath>
        <m:sSub>
          <m:sSubPr>
            <m:ctrlPr>
              <w:rPr>
                <w:rFonts w:ascii="Cambria Math" w:eastAsia="宋体" w:hAnsi="Cambria Math"/>
                <w:sz w:val="24"/>
                <w:szCs w:val="24"/>
              </w:rPr>
            </m:ctrlPr>
          </m:sSubPr>
          <m:e>
            <m:r>
              <w:rPr>
                <w:rFonts w:ascii="Cambria Math" w:eastAsia="宋体" w:hAnsi="Cambria Math" w:hint="eastAsia"/>
                <w:sz w:val="24"/>
                <w:szCs w:val="24"/>
              </w:rPr>
              <m:t>w</m:t>
            </m:r>
            <m:ctrlPr>
              <w:rPr>
                <w:rFonts w:ascii="Cambria Math" w:eastAsia="宋体" w:hAnsi="Cambria Math" w:hint="eastAsia"/>
                <w:sz w:val="24"/>
                <w:szCs w:val="24"/>
              </w:rPr>
            </m:ctrlPr>
          </m:e>
          <m:sub>
            <m:r>
              <w:rPr>
                <w:rFonts w:ascii="Cambria Math" w:eastAsia="宋体" w:hAnsi="Cambria Math"/>
                <w:sz w:val="24"/>
                <w:szCs w:val="24"/>
              </w:rPr>
              <m:t>i</m:t>
            </m:r>
          </m:sub>
        </m:sSub>
      </m:oMath>
      <w:r w:rsidRPr="00491B5A">
        <w:rPr>
          <w:rFonts w:ascii="宋体" w:eastAsia="宋体" w:hAnsi="宋体" w:hint="eastAsia"/>
          <w:sz w:val="24"/>
          <w:szCs w:val="24"/>
        </w:rPr>
        <w:t>后，可以计算最终</w:t>
      </w:r>
      <w:r>
        <w:rPr>
          <w:rFonts w:ascii="宋体" w:eastAsia="宋体" w:hAnsi="宋体" w:hint="eastAsia"/>
          <w:sz w:val="24"/>
          <w:szCs w:val="24"/>
        </w:rPr>
        <w:t>表示</w:t>
      </w:r>
      <m:oMath>
        <m:sSub>
          <m:sSubPr>
            <m:ctrlPr>
              <w:rPr>
                <w:rFonts w:ascii="Cambria Math" w:eastAsia="宋体" w:hAnsi="Cambria Math"/>
                <w:b/>
                <w:sz w:val="24"/>
                <w:szCs w:val="24"/>
              </w:rPr>
            </m:ctrlPr>
          </m:sSub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Sub>
      </m:oMath>
      <w:r w:rsidRPr="00491B5A">
        <w:rPr>
          <w:rFonts w:ascii="宋体" w:eastAsia="宋体" w:hAnsi="宋体" w:hint="eastAsia"/>
          <w:sz w:val="24"/>
          <w:szCs w:val="24"/>
        </w:rPr>
        <w:t>：</w:t>
      </w:r>
    </w:p>
    <w:p w:rsidR="00562278" w:rsidRPr="00951A78" w:rsidRDefault="00BF527A" w:rsidP="007E3F30">
      <w:pPr>
        <w:spacing w:before="100" w:beforeAutospacing="1" w:after="100" w:afterAutospacing="1" w:line="288" w:lineRule="auto"/>
        <w:jc w:val="center"/>
        <w:rPr>
          <w:b/>
        </w:rPr>
      </w:pPr>
      <m:oMathPara>
        <m:oMath>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i</m:t>
              </m:r>
            </m:sub>
          </m:sSub>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a∈</m:t>
              </m:r>
              <m:r>
                <m:rPr>
                  <m:scr m:val="double-struck"/>
                </m:rPr>
                <w:rPr>
                  <w:rFonts w:ascii="Cambria Math" w:hAnsi="Cambria Math"/>
                </w:rPr>
                <m:t>A</m:t>
              </m:r>
            </m:sub>
            <m:sup/>
            <m:e>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a</m:t>
                  </m:r>
                </m:sup>
              </m:sSubSup>
              <m:r>
                <w:rPr>
                  <w:rFonts w:ascii="Cambria Math" w:hAnsi="Cambria Math"/>
                </w:rPr>
                <m:t xml:space="preserve"> ∙ </m:t>
              </m:r>
            </m:e>
          </m:nary>
          <m:sSubSup>
            <m:sSubSupPr>
              <m:ctrlPr>
                <w:rPr>
                  <w:rFonts w:ascii="Cambria Math" w:hAnsi="Cambria Math"/>
                  <w:b/>
                </w:rPr>
              </m:ctrlPr>
            </m:sSubSupPr>
            <m:e>
              <m:r>
                <m:rPr>
                  <m:sty m:val="bi"/>
                </m:rPr>
                <w:rPr>
                  <w:rFonts w:ascii="Cambria Math" w:hAnsi="Cambria Math"/>
                </w:rPr>
                <m:t>u</m:t>
              </m:r>
            </m:e>
            <m:sub>
              <m:r>
                <m:rPr>
                  <m:sty m:val="bi"/>
                </m:rPr>
                <w:rPr>
                  <w:rFonts w:ascii="Cambria Math" w:hAnsi="Cambria Math"/>
                </w:rPr>
                <m:t>i</m:t>
              </m:r>
            </m:sub>
            <m:sup>
              <m:r>
                <m:rPr>
                  <m:sty m:val="bi"/>
                </m:rPr>
                <w:rPr>
                  <w:rFonts w:ascii="Cambria Math" w:hAnsi="Cambria Math"/>
                </w:rPr>
                <m:t>a</m:t>
              </m:r>
            </m:sup>
          </m:sSubSup>
        </m:oMath>
      </m:oMathPara>
    </w:p>
    <w:p w:rsidR="00562278" w:rsidRPr="004F2295" w:rsidRDefault="007F5391" w:rsidP="004F2295">
      <w:pPr>
        <w:pStyle w:val="3"/>
        <w:ind w:firstLine="482"/>
        <w:rPr>
          <w:rFonts w:ascii="黑体" w:hAnsi="黑体"/>
        </w:rPr>
      </w:pPr>
      <w:bookmarkStart w:id="28" w:name="_Toc9434808"/>
      <w:r w:rsidRPr="004F2295">
        <w:rPr>
          <w:rFonts w:ascii="黑体" w:hAnsi="黑体"/>
        </w:rPr>
        <w:t>3.1</w:t>
      </w:r>
      <w:r w:rsidR="00562278" w:rsidRPr="004F2295">
        <w:rPr>
          <w:rFonts w:ascii="黑体" w:hAnsi="黑体"/>
        </w:rPr>
        <w:t xml:space="preserve">.5 </w:t>
      </w:r>
      <w:r w:rsidR="00562278" w:rsidRPr="004F2295">
        <w:rPr>
          <w:rFonts w:ascii="黑体" w:hAnsi="黑体" w:hint="eastAsia"/>
        </w:rPr>
        <w:t>模型优化</w:t>
      </w:r>
      <w:bookmarkEnd w:id="28"/>
    </w:p>
    <w:p w:rsidR="00562278" w:rsidRPr="008F7696" w:rsidRDefault="00562278" w:rsidP="00562278">
      <w:pPr>
        <w:spacing w:line="288" w:lineRule="auto"/>
        <w:ind w:firstLineChars="200" w:firstLine="480"/>
        <w:rPr>
          <w:rFonts w:ascii="宋体" w:eastAsia="宋体" w:hAnsi="宋体"/>
          <w:sz w:val="24"/>
          <w:szCs w:val="24"/>
        </w:rPr>
      </w:pPr>
      <w:r w:rsidRPr="008F7696">
        <w:rPr>
          <w:rFonts w:ascii="宋体" w:eastAsia="宋体" w:hAnsi="宋体" w:hint="eastAsia"/>
          <w:sz w:val="24"/>
          <w:szCs w:val="24"/>
        </w:rPr>
        <w:t>将T</w:t>
      </w:r>
      <w:r w:rsidRPr="008F7696">
        <w:rPr>
          <w:rFonts w:ascii="宋体" w:eastAsia="宋体" w:hAnsi="宋体"/>
          <w:sz w:val="24"/>
          <w:szCs w:val="24"/>
        </w:rPr>
        <w:t>op-N</w:t>
      </w:r>
      <w:r w:rsidRPr="008F7696">
        <w:rPr>
          <w:rFonts w:ascii="宋体" w:eastAsia="宋体" w:hAnsi="宋体" w:hint="eastAsia"/>
          <w:sz w:val="24"/>
          <w:szCs w:val="24"/>
        </w:rPr>
        <w:t>推荐建模为分类问题，该问题预测用户与物品间的交互概率。为确保输出值是概率，需要将输出</w:t>
      </w:r>
      <m:oMath>
        <m:acc>
          <m:accPr>
            <m:ctrlPr>
              <w:rPr>
                <w:rFonts w:ascii="Cambria Math" w:eastAsia="宋体" w:hAnsi="Cambria Math"/>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ij</m:t>
                </m:r>
              </m:sub>
            </m:sSub>
          </m:e>
        </m:acc>
      </m:oMath>
      <w:r w:rsidRPr="008F7696">
        <w:rPr>
          <w:rFonts w:ascii="宋体" w:eastAsia="宋体" w:hAnsi="宋体" w:hint="eastAsia"/>
          <w:sz w:val="24"/>
          <w:szCs w:val="24"/>
        </w:rPr>
        <w:t>约束在</w:t>
      </w:r>
      <m:oMath>
        <m:d>
          <m:dPr>
            <m:begChr m:val="["/>
            <m:endChr m:val="]"/>
            <m:ctrlPr>
              <w:rPr>
                <w:rFonts w:ascii="Cambria Math" w:eastAsia="宋体" w:hAnsi="Cambria Math"/>
                <w:sz w:val="24"/>
                <w:szCs w:val="24"/>
              </w:rPr>
            </m:ctrlPr>
          </m:dPr>
          <m:e>
            <m:r>
              <w:rPr>
                <w:rFonts w:ascii="Cambria Math" w:eastAsia="宋体" w:hAnsi="Cambria Math"/>
                <w:sz w:val="24"/>
                <w:szCs w:val="24"/>
              </w:rPr>
              <m:t>0, 1</m:t>
            </m:r>
          </m:e>
        </m:d>
      </m:oMath>
      <w:r w:rsidRPr="008F7696">
        <w:rPr>
          <w:rFonts w:ascii="宋体" w:eastAsia="宋体" w:hAnsi="宋体" w:hint="eastAsia"/>
          <w:sz w:val="24"/>
          <w:szCs w:val="24"/>
        </w:rPr>
        <w:t>内。使用Logistic函数作为输出层的激活函数，根据下式计算用户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8F7696">
        <w:rPr>
          <w:rFonts w:ascii="宋体" w:eastAsia="宋体" w:hAnsi="宋体" w:hint="eastAsia"/>
          <w:sz w:val="24"/>
          <w:szCs w:val="24"/>
        </w:rPr>
        <w:t>和物品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j</m:t>
            </m:r>
          </m:sub>
        </m:sSub>
      </m:oMath>
      <w:r w:rsidRPr="008F7696">
        <w:rPr>
          <w:rFonts w:ascii="宋体" w:eastAsia="宋体" w:hAnsi="宋体" w:hint="eastAsia"/>
          <w:sz w:val="24"/>
          <w:szCs w:val="24"/>
        </w:rPr>
        <w:t>间的交互概率：</w:t>
      </w:r>
    </w:p>
    <w:p w:rsidR="00562278" w:rsidRPr="009B09C9" w:rsidRDefault="00BF527A" w:rsidP="007E3F30">
      <w:pPr>
        <w:spacing w:before="100" w:beforeAutospacing="1" w:after="100" w:afterAutospacing="1" w:line="288" w:lineRule="auto"/>
        <w:jc w:val="center"/>
      </w:pPr>
      <m:oMathPara>
        <m:oMath>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r>
            <w:rPr>
              <w:rFonts w:ascii="Cambria Math" w:hAnsi="Cambria Math"/>
            </w:rPr>
            <m:t>= sigmoid</m:t>
          </m:r>
          <m:d>
            <m:dPr>
              <m:ctrlPr>
                <w:rPr>
                  <w:rFonts w:ascii="Cambria Math" w:hAnsi="Cambria Math"/>
                  <w:i/>
                </w:rPr>
              </m:ctrlPr>
            </m:dPr>
            <m:e>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i</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j</m:t>
                  </m:r>
                </m:sub>
              </m:sSub>
            </m:e>
          </m:d>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 xml:space="preserve">1 + </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i</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j</m:t>
                      </m:r>
                    </m:sub>
                  </m:sSub>
                </m:sup>
              </m:sSup>
            </m:den>
          </m:f>
        </m:oMath>
      </m:oMathPara>
    </w:p>
    <w:p w:rsidR="00562278" w:rsidRPr="008F7696" w:rsidRDefault="00562278" w:rsidP="00562278">
      <w:pPr>
        <w:spacing w:line="288" w:lineRule="auto"/>
        <w:rPr>
          <w:rFonts w:ascii="宋体" w:eastAsia="宋体" w:hAnsi="宋体"/>
          <w:sz w:val="24"/>
          <w:szCs w:val="24"/>
        </w:rPr>
      </w:pPr>
      <w:r w:rsidRPr="008F7696">
        <w:rPr>
          <w:rFonts w:ascii="宋体" w:eastAsia="宋体" w:hAnsi="宋体" w:hint="eastAsia"/>
          <w:sz w:val="24"/>
          <w:szCs w:val="24"/>
        </w:rPr>
        <w:t>其中</w:t>
      </w:r>
      <w:r>
        <w:rPr>
          <w:rFonts w:ascii="宋体" w:eastAsia="宋体" w:hAnsi="宋体" w:hint="eastAsia"/>
          <w:sz w:val="24"/>
          <w:szCs w:val="24"/>
        </w:rPr>
        <w:t>，</w:t>
      </w:r>
      <m:oMath>
        <m:sSub>
          <m:sSubPr>
            <m:ctrlPr>
              <w:rPr>
                <w:rFonts w:ascii="Cambria Math" w:eastAsia="宋体" w:hAnsi="Cambria Math"/>
                <w:b/>
                <w:sz w:val="24"/>
                <w:szCs w:val="24"/>
              </w:rPr>
            </m:ctrlPr>
          </m:sSub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Sub>
      </m:oMath>
      <w:r w:rsidRPr="008F7696">
        <w:rPr>
          <w:rFonts w:ascii="宋体" w:eastAsia="宋体" w:hAnsi="宋体" w:hint="eastAsia"/>
          <w:sz w:val="24"/>
          <w:szCs w:val="24"/>
        </w:rPr>
        <w:t>和</w:t>
      </w:r>
      <m:oMath>
        <m:sSub>
          <m:sSubPr>
            <m:ctrlPr>
              <w:rPr>
                <w:rFonts w:ascii="Cambria Math" w:eastAsia="宋体" w:hAnsi="Cambria Math"/>
                <w:b/>
                <w:i/>
                <w:sz w:val="24"/>
                <w:szCs w:val="24"/>
              </w:rPr>
            </m:ctrlPr>
          </m:sSubPr>
          <m:e>
            <m:r>
              <m:rPr>
                <m:sty m:val="bi"/>
              </m:rPr>
              <w:rPr>
                <w:rFonts w:ascii="Cambria Math" w:eastAsia="宋体" w:hAnsi="Cambria Math"/>
                <w:sz w:val="24"/>
                <w:szCs w:val="24"/>
              </w:rPr>
              <m:t>v</m:t>
            </m:r>
          </m:e>
          <m:sub>
            <m:r>
              <m:rPr>
                <m:sty m:val="bi"/>
              </m:rPr>
              <w:rPr>
                <w:rFonts w:ascii="Cambria Math" w:eastAsia="宋体" w:hAnsi="Cambria Math"/>
                <w:sz w:val="24"/>
                <w:szCs w:val="24"/>
              </w:rPr>
              <m:t>j</m:t>
            </m:r>
          </m:sub>
        </m:sSub>
      </m:oMath>
      <w:r w:rsidRPr="008F7696">
        <w:rPr>
          <w:rFonts w:ascii="宋体" w:eastAsia="宋体" w:hAnsi="宋体" w:hint="eastAsia"/>
          <w:sz w:val="24"/>
          <w:szCs w:val="24"/>
        </w:rPr>
        <w:t>分别是用户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8F7696">
        <w:rPr>
          <w:rFonts w:ascii="宋体" w:eastAsia="宋体" w:hAnsi="宋体" w:hint="eastAsia"/>
          <w:sz w:val="24"/>
          <w:szCs w:val="24"/>
        </w:rPr>
        <w:t>和物品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j</m:t>
            </m:r>
          </m:sub>
        </m:sSub>
      </m:oMath>
      <w:r w:rsidRPr="008F7696">
        <w:rPr>
          <w:rFonts w:ascii="宋体" w:eastAsia="宋体" w:hAnsi="宋体" w:hint="eastAsia"/>
          <w:sz w:val="24"/>
          <w:szCs w:val="24"/>
        </w:rPr>
        <w:t>的最终表示。</w:t>
      </w:r>
    </w:p>
    <w:p w:rsidR="00562278" w:rsidRPr="008F7696" w:rsidRDefault="00562278" w:rsidP="00562278">
      <w:pPr>
        <w:spacing w:line="288" w:lineRule="auto"/>
        <w:ind w:firstLineChars="200" w:firstLine="480"/>
        <w:rPr>
          <w:rFonts w:ascii="宋体" w:eastAsia="宋体" w:hAnsi="宋体"/>
          <w:sz w:val="24"/>
          <w:szCs w:val="24"/>
        </w:rPr>
      </w:pPr>
      <w:r w:rsidRPr="008F7696">
        <w:rPr>
          <w:rFonts w:ascii="宋体" w:eastAsia="宋体" w:hAnsi="宋体" w:hint="eastAsia"/>
          <w:sz w:val="24"/>
          <w:szCs w:val="24"/>
        </w:rPr>
        <w:t>在所有训练集上，似然函数是：</w:t>
      </w:r>
    </w:p>
    <w:p w:rsidR="00562278" w:rsidRPr="009A118F" w:rsidRDefault="00562278" w:rsidP="007E3F30">
      <w:pPr>
        <w:spacing w:before="100" w:beforeAutospacing="1" w:after="100" w:afterAutospacing="1" w:line="288" w:lineRule="auto"/>
        <w:jc w:val="cente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 xml:space="preserve">γ, </m:t>
              </m:r>
              <m:sSup>
                <m:sSupPr>
                  <m:ctrlPr>
                    <w:rPr>
                      <w:rFonts w:ascii="Cambria Math" w:hAnsi="Cambria Math"/>
                    </w:rPr>
                  </m:ctrlPr>
                </m:sSupPr>
                <m:e>
                  <m:r>
                    <w:rPr>
                      <w:rFonts w:ascii="Cambria Math" w:hAnsi="Cambria Math"/>
                    </w:rPr>
                    <m:t>γ</m:t>
                  </m:r>
                </m:e>
                <m:sup>
                  <m:r>
                    <w:rPr>
                      <w:rFonts w:ascii="Cambria Math" w:hAnsi="Cambria Math"/>
                    </w:rPr>
                    <m:t>-</m:t>
                  </m:r>
                </m:sup>
              </m:sSup>
            </m:e>
            <m:e>
              <m:r>
                <m:rPr>
                  <m:sty m:val="p"/>
                </m:rPr>
                <w:rPr>
                  <w:rFonts w:ascii="Cambria Math" w:hAnsi="Cambria Math"/>
                </w:rPr>
                <m:t>θ</m:t>
              </m:r>
            </m:e>
          </m:d>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i, j</m:t>
              </m:r>
              <m:r>
                <w:rPr>
                  <w:rFonts w:ascii="Cambria Math" w:hAnsi="Cambria Math" w:hint="eastAsia"/>
                </w:rPr>
                <m:t>∈</m:t>
              </m:r>
              <m:r>
                <w:rPr>
                  <w:rFonts w:ascii="Cambria Math" w:hAnsi="Cambria Math"/>
                </w:rPr>
                <m:t>γ</m:t>
              </m:r>
            </m:sub>
            <m:sup/>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e>
          </m:nary>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r>
                <m:rPr>
                  <m:sty m:val="p"/>
                </m:rPr>
                <w:rPr>
                  <w:rFonts w:ascii="Cambria Math" w:hAnsi="Cambria Math"/>
                </w:rPr>
                <m:t>,</m:t>
              </m:r>
              <m:r>
                <w:rPr>
                  <w:rFonts w:ascii="Cambria Math" w:hAnsi="Cambria Math"/>
                </w:rPr>
                <m:t xml:space="preserve">  k∈</m:t>
              </m:r>
              <m:sSup>
                <m:sSupPr>
                  <m:ctrlPr>
                    <w:rPr>
                      <w:rFonts w:ascii="Cambria Math" w:hAnsi="Cambria Math"/>
                      <w:i/>
                    </w:rPr>
                  </m:ctrlPr>
                </m:sSupPr>
                <m:e>
                  <m:r>
                    <w:rPr>
                      <w:rFonts w:ascii="Cambria Math" w:hAnsi="Cambria Math"/>
                    </w:rPr>
                    <m:t>γ</m:t>
                  </m:r>
                </m:e>
                <m:sup>
                  <m:r>
                    <w:rPr>
                      <w:rFonts w:ascii="Cambria Math" w:hAnsi="Cambria Math"/>
                    </w:rPr>
                    <m:t>-</m:t>
                  </m:r>
                </m:sup>
              </m:sSup>
            </m:sub>
            <m:sup/>
            <m:e>
              <m:r>
                <w:rPr>
                  <w:rFonts w:ascii="Cambria Math" w:hAnsi="Cambria Math"/>
                </w:rPr>
                <m:t xml:space="preserve">(1 -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ik</m:t>
                      </m:r>
                    </m:sub>
                  </m:sSub>
                </m:e>
              </m:acc>
              <m:r>
                <w:rPr>
                  <w:rFonts w:ascii="Cambria Math" w:hAnsi="Cambria Math"/>
                </w:rPr>
                <m:t>)</m:t>
              </m:r>
            </m:e>
          </m:nary>
        </m:oMath>
      </m:oMathPara>
    </w:p>
    <w:p w:rsidR="00562278" w:rsidRPr="008F7696" w:rsidRDefault="00562278" w:rsidP="00562278">
      <w:pPr>
        <w:spacing w:line="288" w:lineRule="auto"/>
        <w:rPr>
          <w:rFonts w:ascii="宋体" w:eastAsia="宋体" w:hAnsi="宋体"/>
          <w:sz w:val="24"/>
          <w:szCs w:val="24"/>
        </w:rPr>
      </w:pPr>
      <w:r w:rsidRPr="008F7696">
        <w:rPr>
          <w:rFonts w:ascii="宋体" w:eastAsia="宋体" w:hAnsi="宋体" w:hint="eastAsia"/>
          <w:sz w:val="24"/>
          <w:szCs w:val="24"/>
        </w:rPr>
        <w:t>其中</w:t>
      </w:r>
      <w:r>
        <w:rPr>
          <w:rFonts w:ascii="宋体" w:eastAsia="宋体" w:hAnsi="宋体" w:hint="eastAsia"/>
          <w:sz w:val="24"/>
          <w:szCs w:val="24"/>
        </w:rPr>
        <w:t>，</w:t>
      </w:r>
      <m:oMath>
        <m:r>
          <m:rPr>
            <m:sty m:val="p"/>
          </m:rPr>
          <w:rPr>
            <w:rFonts w:ascii="Cambria Math" w:eastAsia="宋体" w:hAnsi="Cambria Math"/>
            <w:sz w:val="24"/>
            <w:szCs w:val="24"/>
          </w:rPr>
          <m:t>γ</m:t>
        </m:r>
      </m:oMath>
      <w:r w:rsidRPr="008F7696">
        <w:rPr>
          <w:rFonts w:ascii="宋体" w:eastAsia="宋体" w:hAnsi="宋体" w:hint="eastAsia"/>
          <w:sz w:val="24"/>
          <w:szCs w:val="24"/>
        </w:rPr>
        <w:t>和</w:t>
      </w:r>
      <m:oMath>
        <m:sSup>
          <m:sSupPr>
            <m:ctrlPr>
              <w:rPr>
                <w:rFonts w:ascii="Cambria Math" w:eastAsia="宋体" w:hAnsi="Cambria Math"/>
                <w:sz w:val="24"/>
                <w:szCs w:val="24"/>
              </w:rPr>
            </m:ctrlPr>
          </m:sSupPr>
          <m:e>
            <m:r>
              <w:rPr>
                <w:rFonts w:ascii="Cambria Math" w:eastAsia="宋体" w:hAnsi="Cambria Math"/>
                <w:sz w:val="24"/>
                <w:szCs w:val="24"/>
              </w:rPr>
              <m:t>γ</m:t>
            </m:r>
          </m:e>
          <m:sup>
            <m:r>
              <w:rPr>
                <w:rFonts w:ascii="Cambria Math" w:eastAsia="宋体" w:hAnsi="Cambria Math"/>
                <w:sz w:val="24"/>
                <w:szCs w:val="24"/>
              </w:rPr>
              <m:t>-</m:t>
            </m:r>
          </m:sup>
        </m:sSup>
      </m:oMath>
      <w:r w:rsidRPr="008F7696">
        <w:rPr>
          <w:rFonts w:ascii="宋体" w:eastAsia="宋体" w:hAnsi="宋体" w:hint="eastAsia"/>
          <w:sz w:val="24"/>
          <w:szCs w:val="24"/>
        </w:rPr>
        <w:t>分别是正负实例集合，</w:t>
      </w:r>
      <m:oMath>
        <m:r>
          <m:rPr>
            <m:sty m:val="p"/>
          </m:rPr>
          <w:rPr>
            <w:rFonts w:ascii="Cambria Math" w:eastAsia="宋体" w:hAnsi="Cambria Math"/>
            <w:sz w:val="24"/>
            <w:szCs w:val="24"/>
          </w:rPr>
          <m:t>θ</m:t>
        </m:r>
      </m:oMath>
      <w:r w:rsidRPr="008F7696">
        <w:rPr>
          <w:rFonts w:ascii="宋体" w:eastAsia="宋体" w:hAnsi="宋体" w:hint="eastAsia"/>
          <w:sz w:val="24"/>
          <w:szCs w:val="24"/>
        </w:rPr>
        <w:t>是参数集合。</w:t>
      </w:r>
    </w:p>
    <w:p w:rsidR="00562278" w:rsidRPr="008F7696" w:rsidRDefault="00562278" w:rsidP="00562278">
      <w:pPr>
        <w:spacing w:line="288" w:lineRule="auto"/>
        <w:ind w:firstLineChars="200" w:firstLine="480"/>
        <w:rPr>
          <w:rFonts w:ascii="宋体" w:eastAsia="宋体" w:hAnsi="宋体"/>
          <w:sz w:val="24"/>
          <w:szCs w:val="24"/>
        </w:rPr>
      </w:pPr>
      <w:r w:rsidRPr="008F7696">
        <w:rPr>
          <w:rFonts w:ascii="宋体" w:eastAsia="宋体" w:hAnsi="宋体" w:hint="eastAsia"/>
          <w:sz w:val="24"/>
          <w:szCs w:val="24"/>
        </w:rPr>
        <w:lastRenderedPageBreak/>
        <w:t>利用似然函数的负对数形式，得到point</w:t>
      </w:r>
      <w:r w:rsidRPr="008F7696">
        <w:rPr>
          <w:rFonts w:ascii="宋体" w:eastAsia="宋体" w:hAnsi="宋体"/>
          <w:sz w:val="24"/>
          <w:szCs w:val="24"/>
        </w:rPr>
        <w:t>-</w:t>
      </w:r>
      <w:r w:rsidRPr="008F7696">
        <w:rPr>
          <w:rFonts w:ascii="宋体" w:eastAsia="宋体" w:hAnsi="宋体" w:hint="eastAsia"/>
          <w:sz w:val="24"/>
          <w:szCs w:val="24"/>
        </w:rPr>
        <w:t>wise损失函数：</w:t>
      </w:r>
    </w:p>
    <w:p w:rsidR="00562278" w:rsidRPr="00F70C30" w:rsidRDefault="00562278" w:rsidP="007E3F30">
      <w:pPr>
        <w:spacing w:before="100" w:beforeAutospacing="1" w:after="100" w:afterAutospacing="1" w:line="288" w:lineRule="auto"/>
        <w:jc w:val="center"/>
      </w:pPr>
      <m:oMathPara>
        <m:oMath>
          <m:r>
            <m:rPr>
              <m:sty m:val="p"/>
            </m:rPr>
            <w:rPr>
              <w:rFonts w:ascii="Cambria Math" w:hAnsi="Cambria Math"/>
            </w:rPr>
            <m:t xml:space="preserve">Loss = </m:t>
          </m:r>
          <m:nary>
            <m:naryPr>
              <m:chr m:val="∑"/>
              <m:limLoc m:val="undOvr"/>
              <m:supHide m:val="1"/>
              <m:ctrlPr>
                <w:rPr>
                  <w:rFonts w:ascii="Cambria Math" w:hAnsi="Cambria Math"/>
                  <w:i/>
                </w:rPr>
              </m:ctrlPr>
            </m:naryPr>
            <m:sub>
              <m:r>
                <w:rPr>
                  <w:rFonts w:ascii="Cambria Math" w:hAnsi="Cambria Math"/>
                </w:rPr>
                <m:t>i, j∈γ∪</m:t>
              </m:r>
              <m:sSup>
                <m:sSupPr>
                  <m:ctrlPr>
                    <w:rPr>
                      <w:rFonts w:ascii="Cambria Math" w:hAnsi="Cambria Math"/>
                      <w:i/>
                    </w:rPr>
                  </m:ctrlPr>
                </m:sSupPr>
                <m:e>
                  <m:r>
                    <w:rPr>
                      <w:rFonts w:ascii="Cambria Math" w:hAnsi="Cambria Math"/>
                    </w:rPr>
                    <m:t>γ</m:t>
                  </m:r>
                </m:e>
                <m:sup>
                  <m:r>
                    <w:rPr>
                      <w:rFonts w:ascii="Cambria Math" w:hAnsi="Cambria Math"/>
                    </w:rPr>
                    <m:t>-</m:t>
                  </m:r>
                </m:sup>
              </m:sSup>
            </m:sub>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log</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r>
                <w:rPr>
                  <w:rFonts w:ascii="Cambria Math" w:hAnsi="Cambria Math"/>
                </w:rPr>
                <m:t xml:space="preserve"> + (1 - </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r>
                <m:rPr>
                  <m:sty m:val="p"/>
                </m:rPr>
                <w:rPr>
                  <w:rFonts w:ascii="Cambria Math" w:hAnsi="Cambria Math"/>
                </w:rPr>
                <m:t>log⁡</m:t>
              </m:r>
              <m:r>
                <w:rPr>
                  <w:rFonts w:ascii="Cambria Math" w:hAnsi="Cambria Math"/>
                </w:rPr>
                <m:t xml:space="preserve">(1 -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r>
                <w:rPr>
                  <w:rFonts w:ascii="Cambria Math" w:hAnsi="Cambria Math"/>
                </w:rPr>
                <m:t xml:space="preserve">)) </m:t>
              </m:r>
            </m:e>
          </m:nary>
        </m:oMath>
      </m:oMathPara>
    </w:p>
    <w:p w:rsidR="00562278" w:rsidRPr="008F7696" w:rsidRDefault="00562278" w:rsidP="00562278">
      <w:pPr>
        <w:spacing w:line="288" w:lineRule="auto"/>
        <w:rPr>
          <w:rFonts w:ascii="宋体" w:eastAsia="宋体" w:hAnsi="宋体"/>
          <w:sz w:val="24"/>
          <w:szCs w:val="24"/>
        </w:rPr>
      </w:pPr>
      <w:r w:rsidRPr="008F7696">
        <w:rPr>
          <w:rFonts w:ascii="宋体" w:eastAsia="宋体" w:hAnsi="宋体" w:hint="eastAsia"/>
          <w:sz w:val="24"/>
          <w:szCs w:val="24"/>
        </w:rPr>
        <w:t>其中</w:t>
      </w:r>
      <w:r>
        <w:rPr>
          <w:rFonts w:ascii="宋体" w:eastAsia="宋体" w:hAnsi="宋体" w:hint="eastAsia"/>
          <w:sz w:val="24"/>
          <w:szCs w:val="24"/>
        </w:rPr>
        <w:t>，</w:t>
      </w:r>
      <m:oMath>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ij</m:t>
            </m:r>
          </m:sub>
        </m:sSub>
      </m:oMath>
      <w:r w:rsidRPr="008F7696">
        <w:rPr>
          <w:rFonts w:ascii="宋体" w:eastAsia="宋体" w:hAnsi="宋体" w:hint="eastAsia"/>
          <w:sz w:val="24"/>
          <w:szCs w:val="24"/>
        </w:rPr>
        <w:t>是实例的ground</w:t>
      </w:r>
      <w:r w:rsidRPr="008F7696">
        <w:rPr>
          <w:rFonts w:ascii="宋体" w:eastAsia="宋体" w:hAnsi="宋体"/>
          <w:sz w:val="24"/>
          <w:szCs w:val="24"/>
        </w:rPr>
        <w:t xml:space="preserve"> </w:t>
      </w:r>
      <w:r w:rsidRPr="008F7696">
        <w:rPr>
          <w:rFonts w:ascii="宋体" w:eastAsia="宋体" w:hAnsi="宋体" w:hint="eastAsia"/>
          <w:sz w:val="24"/>
          <w:szCs w:val="24"/>
        </w:rPr>
        <w:t>truth，</w:t>
      </w:r>
      <m:oMath>
        <m:acc>
          <m:accPr>
            <m:ctrlPr>
              <w:rPr>
                <w:rFonts w:ascii="Cambria Math" w:eastAsia="宋体" w:hAnsi="Cambria Math"/>
                <w:i/>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ij</m:t>
                </m:r>
              </m:sub>
            </m:sSub>
          </m:e>
        </m:acc>
      </m:oMath>
      <w:r w:rsidRPr="008F7696">
        <w:rPr>
          <w:rFonts w:ascii="宋体" w:eastAsia="宋体" w:hAnsi="宋体" w:hint="eastAsia"/>
          <w:sz w:val="24"/>
          <w:szCs w:val="24"/>
        </w:rPr>
        <w:t>是预测结果。上式</w:t>
      </w:r>
      <w:r>
        <w:rPr>
          <w:rFonts w:ascii="宋体" w:eastAsia="宋体" w:hAnsi="宋体" w:hint="eastAsia"/>
          <w:sz w:val="24"/>
          <w:szCs w:val="24"/>
        </w:rPr>
        <w:t>即为</w:t>
      </w:r>
      <w:r w:rsidRPr="008F7696">
        <w:rPr>
          <w:rFonts w:ascii="宋体" w:eastAsia="宋体" w:hAnsi="宋体" w:hint="eastAsia"/>
          <w:sz w:val="24"/>
          <w:szCs w:val="24"/>
        </w:rPr>
        <w:t>模型的目标函数，可以通过随机梯度下降或其变种技术来优化。</w:t>
      </w:r>
    </w:p>
    <w:p w:rsidR="00526DF9" w:rsidRDefault="00D013A7" w:rsidP="00526DF9">
      <w:pPr>
        <w:pStyle w:val="2"/>
        <w:spacing w:before="100" w:beforeAutospacing="1" w:after="100" w:afterAutospacing="1"/>
        <w:rPr>
          <w:rFonts w:ascii="黑体" w:hAnsi="黑体"/>
        </w:rPr>
      </w:pPr>
      <w:bookmarkStart w:id="29" w:name="_Toc9434809"/>
      <w:r w:rsidRPr="00B031F9">
        <w:rPr>
          <w:rFonts w:ascii="黑体" w:hAnsi="黑体" w:hint="eastAsia"/>
        </w:rPr>
        <w:t>3</w:t>
      </w:r>
      <w:r w:rsidRPr="00B031F9">
        <w:rPr>
          <w:rFonts w:ascii="黑体" w:hAnsi="黑体"/>
        </w:rPr>
        <w:t>.2</w:t>
      </w:r>
      <w:r w:rsidR="00167CE3">
        <w:rPr>
          <w:rFonts w:ascii="黑体" w:hAnsi="黑体"/>
        </w:rPr>
        <w:t xml:space="preserve">  </w:t>
      </w:r>
      <w:r w:rsidR="00526DF9">
        <w:rPr>
          <w:rFonts w:ascii="黑体" w:hAnsi="黑体" w:hint="eastAsia"/>
        </w:rPr>
        <w:t>改进模型ACFML</w:t>
      </w:r>
      <w:bookmarkEnd w:id="29"/>
    </w:p>
    <w:p w:rsidR="00526DF9" w:rsidRPr="00526DF9" w:rsidRDefault="00526DF9" w:rsidP="00526DF9">
      <w:pPr>
        <w:pStyle w:val="3"/>
        <w:ind w:firstLine="482"/>
        <w:rPr>
          <w:rFonts w:ascii="黑体" w:hAnsi="黑体"/>
        </w:rPr>
      </w:pPr>
      <w:bookmarkStart w:id="30" w:name="_Toc9434810"/>
      <w:r>
        <w:rPr>
          <w:rFonts w:ascii="黑体" w:hAnsi="黑体"/>
        </w:rPr>
        <w:t>3.2.1</w:t>
      </w:r>
      <w:r w:rsidRPr="004F2295">
        <w:rPr>
          <w:rFonts w:ascii="黑体" w:hAnsi="黑体"/>
        </w:rPr>
        <w:t xml:space="preserve"> </w:t>
      </w:r>
      <w:r>
        <w:rPr>
          <w:rFonts w:ascii="黑体" w:hAnsi="黑体" w:hint="eastAsia"/>
        </w:rPr>
        <w:t>NeuACF问题分析</w:t>
      </w:r>
      <w:bookmarkEnd w:id="30"/>
    </w:p>
    <w:p w:rsidR="0040153D" w:rsidRDefault="0040153D" w:rsidP="0040153D">
      <w:pPr>
        <w:spacing w:line="288" w:lineRule="auto"/>
        <w:ind w:firstLineChars="200" w:firstLine="480"/>
        <w:rPr>
          <w:rFonts w:asciiTheme="minorEastAsia" w:hAnsiTheme="minorEastAsia"/>
          <w:sz w:val="24"/>
          <w:szCs w:val="24"/>
        </w:rPr>
      </w:pPr>
      <w:r w:rsidRPr="0040153D">
        <w:rPr>
          <w:rFonts w:asciiTheme="minorEastAsia" w:hAnsiTheme="minorEastAsia" w:hint="eastAsia"/>
          <w:sz w:val="24"/>
          <w:szCs w:val="24"/>
        </w:rPr>
        <w:t>NeuACF中，用户和物品的交互可能性是利用embedding间</w:t>
      </w:r>
      <w:proofErr w:type="gramStart"/>
      <w:r w:rsidRPr="0040153D">
        <w:rPr>
          <w:rFonts w:asciiTheme="minorEastAsia" w:hAnsiTheme="minorEastAsia" w:hint="eastAsia"/>
          <w:sz w:val="24"/>
          <w:szCs w:val="24"/>
        </w:rPr>
        <w:t>的点积度量</w:t>
      </w:r>
      <w:proofErr w:type="gramEnd"/>
      <w:r w:rsidRPr="0040153D">
        <w:rPr>
          <w:rFonts w:asciiTheme="minorEastAsia" w:hAnsiTheme="minorEastAsia" w:hint="eastAsia"/>
          <w:sz w:val="24"/>
          <w:szCs w:val="24"/>
        </w:rPr>
        <w:t>的。由于</w:t>
      </w:r>
      <w:proofErr w:type="gramStart"/>
      <w:r w:rsidRPr="0040153D">
        <w:rPr>
          <w:rFonts w:asciiTheme="minorEastAsia" w:hAnsiTheme="minorEastAsia" w:hint="eastAsia"/>
          <w:sz w:val="24"/>
          <w:szCs w:val="24"/>
        </w:rPr>
        <w:t>点积本身</w:t>
      </w:r>
      <w:proofErr w:type="gramEnd"/>
      <w:r w:rsidRPr="0040153D">
        <w:rPr>
          <w:rFonts w:asciiTheme="minorEastAsia" w:hAnsiTheme="minorEastAsia" w:hint="eastAsia"/>
          <w:sz w:val="24"/>
          <w:szCs w:val="24"/>
        </w:rPr>
        <w:t>所固有的缺陷——不满足三角不等式，可能导致相似性的传递特征被破坏，从而限制模型效果的提升。与此同时，NeuACF使用point-wise损失函数，关注于评分信息的绝对数值。但对于Top-N推荐而言，相对交互可能性更为重要。接下来，本节具体分析以上两点问题可能对于模型效果产生的不良影响。</w:t>
      </w:r>
    </w:p>
    <w:p w:rsidR="0040153D" w:rsidRPr="0040153D" w:rsidRDefault="0040153D" w:rsidP="0040153D">
      <w:pPr>
        <w:spacing w:line="288" w:lineRule="auto"/>
        <w:ind w:firstLineChars="200" w:firstLine="480"/>
        <w:jc w:val="center"/>
        <w:rPr>
          <w:rFonts w:asciiTheme="minorEastAsia" w:hAnsiTheme="minorEastAsia"/>
          <w:sz w:val="24"/>
          <w:szCs w:val="24"/>
        </w:rPr>
      </w:pPr>
      <w:r w:rsidRPr="0040153D">
        <w:rPr>
          <w:rFonts w:asciiTheme="minorEastAsia" w:hAnsiTheme="minorEastAsia"/>
          <w:noProof/>
          <w:sz w:val="24"/>
          <w:szCs w:val="24"/>
        </w:rPr>
        <w:drawing>
          <wp:inline distT="0" distB="0" distL="0" distR="0" wp14:anchorId="1DF59A19" wp14:editId="72258214">
            <wp:extent cx="2115238" cy="1625040"/>
            <wp:effectExtent l="0" t="0" r="571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3158" cy="1646490"/>
                    </a:xfrm>
                    <a:prstGeom prst="rect">
                      <a:avLst/>
                    </a:prstGeom>
                  </pic:spPr>
                </pic:pic>
              </a:graphicData>
            </a:graphic>
          </wp:inline>
        </w:drawing>
      </w:r>
    </w:p>
    <w:p w:rsidR="0040153D" w:rsidRPr="0040153D" w:rsidRDefault="0040153D" w:rsidP="0040153D">
      <w:pPr>
        <w:spacing w:line="288" w:lineRule="auto"/>
        <w:ind w:firstLineChars="200" w:firstLine="420"/>
        <w:jc w:val="center"/>
        <w:rPr>
          <w:rFonts w:ascii="楷体" w:eastAsia="楷体" w:hAnsi="楷体"/>
        </w:rPr>
      </w:pPr>
      <w:r w:rsidRPr="0040153D">
        <w:rPr>
          <w:rFonts w:ascii="楷体" w:eastAsia="楷体" w:hAnsi="楷体"/>
        </w:rPr>
        <w:t>图</w:t>
      </w:r>
      <w:r w:rsidRPr="0040153D">
        <w:rPr>
          <w:rFonts w:ascii="楷体" w:eastAsia="楷体" w:hAnsi="楷体" w:hint="eastAsia"/>
        </w:rPr>
        <w:t>3-</w:t>
      </w:r>
      <w:r w:rsidRPr="0040153D">
        <w:rPr>
          <w:rFonts w:ascii="楷体" w:eastAsia="楷体" w:hAnsi="楷体"/>
        </w:rPr>
        <w:t>3</w:t>
      </w:r>
      <w:r w:rsidRPr="0040153D">
        <w:rPr>
          <w:rFonts w:ascii="楷体" w:eastAsia="楷体" w:hAnsi="楷体" w:hint="eastAsia"/>
        </w:rPr>
        <w:t xml:space="preserve"> 矩阵分解</w:t>
      </w:r>
      <w:proofErr w:type="gramStart"/>
      <w:r w:rsidRPr="0040153D">
        <w:rPr>
          <w:rFonts w:ascii="楷体" w:eastAsia="楷体" w:hAnsi="楷体" w:hint="eastAsia"/>
        </w:rPr>
        <w:t>稳定解</w:t>
      </w:r>
      <w:proofErr w:type="gramEnd"/>
      <w:r w:rsidRPr="0040153D">
        <w:rPr>
          <w:rFonts w:ascii="楷体" w:eastAsia="楷体" w:hAnsi="楷体" w:hint="eastAsia"/>
        </w:rPr>
        <w:t>示意图</w:t>
      </w:r>
    </w:p>
    <w:p w:rsidR="0040153D" w:rsidRPr="0040153D" w:rsidRDefault="0040153D" w:rsidP="0040153D">
      <w:pPr>
        <w:spacing w:line="288" w:lineRule="auto"/>
        <w:ind w:firstLineChars="200" w:firstLine="480"/>
        <w:rPr>
          <w:rFonts w:asciiTheme="minorEastAsia" w:hAnsiTheme="minorEastAsia"/>
          <w:sz w:val="24"/>
          <w:szCs w:val="24"/>
        </w:rPr>
      </w:pPr>
      <w:r w:rsidRPr="0040153D">
        <w:rPr>
          <w:rFonts w:asciiTheme="minorEastAsia" w:hAnsiTheme="minorEastAsia" w:hint="eastAsia"/>
          <w:sz w:val="24"/>
          <w:szCs w:val="24"/>
        </w:rPr>
        <w:t>首先，如图3-</w:t>
      </w:r>
      <w:r w:rsidRPr="0040153D">
        <w:rPr>
          <w:rFonts w:asciiTheme="minorEastAsia" w:hAnsiTheme="minorEastAsia"/>
          <w:sz w:val="24"/>
          <w:szCs w:val="24"/>
        </w:rPr>
        <w:t>3</w:t>
      </w:r>
      <w:r w:rsidRPr="0040153D">
        <w:rPr>
          <w:rFonts w:asciiTheme="minorEastAsia" w:hAnsiTheme="minorEastAsia" w:hint="eastAsia"/>
          <w:sz w:val="24"/>
          <w:szCs w:val="24"/>
        </w:rPr>
        <w:t>所示，</w:t>
      </w:r>
      <m:oMath>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1</m:t>
            </m:r>
          </m:sub>
        </m:sSub>
      </m:oMath>
      <w:r w:rsidRPr="0040153D">
        <w:rPr>
          <w:rFonts w:asciiTheme="minorEastAsia" w:hAnsiTheme="minorEastAsia" w:hint="eastAsia"/>
          <w:sz w:val="24"/>
          <w:szCs w:val="24"/>
        </w:rPr>
        <w:t>、</w:t>
      </w:r>
      <m:oMath>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2</m:t>
            </m:r>
          </m:sub>
        </m:sSub>
      </m:oMath>
      <w:r w:rsidRPr="0040153D">
        <w:rPr>
          <w:rFonts w:asciiTheme="minorEastAsia" w:hAnsiTheme="minorEastAsia" w:hint="eastAsia"/>
          <w:sz w:val="24"/>
          <w:szCs w:val="24"/>
        </w:rPr>
        <w:t>和</w:t>
      </w:r>
      <m:oMath>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sub>
        </m:sSub>
      </m:oMath>
      <w:r w:rsidRPr="0040153D">
        <w:rPr>
          <w:rFonts w:asciiTheme="minorEastAsia" w:hAnsiTheme="minorEastAsia" w:hint="eastAsia"/>
          <w:sz w:val="24"/>
          <w:szCs w:val="24"/>
        </w:rPr>
        <w:t>是三个规模相同的用户组。其中，</w:t>
      </w:r>
      <m:oMath>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1</m:t>
            </m:r>
          </m:sub>
        </m:sSub>
      </m:oMath>
      <w:r w:rsidRPr="0040153D">
        <w:rPr>
          <w:rFonts w:asciiTheme="minorEastAsia" w:hAnsiTheme="minorEastAsia" w:hint="eastAsia"/>
          <w:sz w:val="24"/>
          <w:szCs w:val="24"/>
        </w:rPr>
        <w:t>喜欢物品</w:t>
      </w:r>
      <m:oMath>
        <m:sSub>
          <m:sSubPr>
            <m:ctrlPr>
              <w:rPr>
                <w:rFonts w:ascii="Cambria Math" w:hAnsi="Cambria Math"/>
                <w:sz w:val="24"/>
                <w:szCs w:val="24"/>
              </w:rPr>
            </m:ctrlPr>
          </m:sSubPr>
          <m:e>
            <m:r>
              <m:rPr>
                <m:sty m:val="bi"/>
              </m:rPr>
              <w:rPr>
                <w:rFonts w:ascii="Cambria Math" w:hAnsi="Cambria Math" w:hint="eastAsia"/>
                <w:sz w:val="24"/>
                <w:szCs w:val="24"/>
              </w:rPr>
              <m:t>v</m:t>
            </m:r>
          </m:e>
          <m:sub>
            <m:r>
              <m:rPr>
                <m:sty m:val="bi"/>
              </m:rPr>
              <w:rPr>
                <w:rFonts w:ascii="Cambria Math" w:hAnsi="Cambria Math"/>
                <w:sz w:val="24"/>
                <w:szCs w:val="24"/>
              </w:rPr>
              <m:t>1</m:t>
            </m:r>
          </m:sub>
        </m:sSub>
      </m:oMath>
      <w:r w:rsidRPr="0040153D">
        <w:rPr>
          <w:rFonts w:asciiTheme="minorEastAsia" w:hAnsiTheme="minorEastAsia" w:hint="eastAsia"/>
          <w:sz w:val="24"/>
          <w:szCs w:val="24"/>
        </w:rPr>
        <w:t>,</w:t>
      </w:r>
      <m:oMath>
        <m:r>
          <m:rPr>
            <m:sty m:val="b"/>
          </m:rPr>
          <w:rPr>
            <w:rFonts w:ascii="Cambria Math" w:hAnsi="Cambria Math"/>
            <w:sz w:val="24"/>
            <w:szCs w:val="24"/>
          </w:rPr>
          <m:t xml:space="preserve"> </m:t>
        </m:r>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2</m:t>
            </m:r>
          </m:sub>
        </m:sSub>
      </m:oMath>
      <w:r w:rsidRPr="0040153D">
        <w:rPr>
          <w:rFonts w:asciiTheme="minorEastAsia" w:hAnsiTheme="minorEastAsia" w:hint="eastAsia"/>
          <w:sz w:val="24"/>
          <w:szCs w:val="24"/>
        </w:rPr>
        <w:t>喜欢物品</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oMath>
      <w:r w:rsidRPr="0040153D">
        <w:rPr>
          <w:rFonts w:asciiTheme="minorEastAsia" w:hAnsiTheme="minorEastAsia" w:hint="eastAsia"/>
          <w:sz w:val="24"/>
          <w:szCs w:val="24"/>
        </w:rPr>
        <w:t>,</w:t>
      </w:r>
      <m:oMath>
        <m:r>
          <m:rPr>
            <m:sty m:val="b"/>
          </m:rPr>
          <w:rPr>
            <w:rFonts w:ascii="Cambria Math" w:hAnsi="Cambria Math"/>
            <w:sz w:val="24"/>
            <w:szCs w:val="24"/>
          </w:rPr>
          <m:t xml:space="preserve"> </m:t>
        </m:r>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sub>
        </m:sSub>
      </m:oMath>
      <w:r w:rsidRPr="0040153D">
        <w:rPr>
          <w:rFonts w:asciiTheme="minorEastAsia" w:hAnsiTheme="minorEastAsia" w:hint="eastAsia"/>
          <w:sz w:val="24"/>
          <w:szCs w:val="24"/>
        </w:rPr>
        <w:t>喜欢物品</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1</m:t>
            </m:r>
          </m:sub>
        </m:sSub>
      </m:oMath>
      <w:r w:rsidRPr="0040153D">
        <w:rPr>
          <w:rFonts w:asciiTheme="minorEastAsia" w:hAnsiTheme="minorEastAsia" w:hint="eastAsia"/>
          <w:sz w:val="24"/>
          <w:szCs w:val="24"/>
        </w:rPr>
        <w:t>和</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oMath>
      <w:r w:rsidRPr="0040153D">
        <w:rPr>
          <w:rFonts w:asciiTheme="minorEastAsia" w:hAnsiTheme="minorEastAsia" w:hint="eastAsia"/>
          <w:sz w:val="24"/>
          <w:szCs w:val="24"/>
        </w:rPr>
        <w:t>。图3</w:t>
      </w:r>
      <w:r w:rsidRPr="0040153D">
        <w:rPr>
          <w:rFonts w:asciiTheme="minorEastAsia" w:hAnsiTheme="minorEastAsia"/>
          <w:sz w:val="24"/>
          <w:szCs w:val="24"/>
        </w:rPr>
        <w:t>-3</w:t>
      </w:r>
      <w:r w:rsidRPr="0040153D">
        <w:rPr>
          <w:rFonts w:asciiTheme="minorEastAsia" w:hAnsiTheme="minorEastAsia" w:hint="eastAsia"/>
          <w:sz w:val="24"/>
          <w:szCs w:val="24"/>
        </w:rPr>
        <w:t>左半部分展示了在矩阵分解框架下的一组稳定解，即当用户喜欢物品时，用户和物品间</w:t>
      </w:r>
      <w:proofErr w:type="gramStart"/>
      <w:r w:rsidRPr="0040153D">
        <w:rPr>
          <w:rFonts w:asciiTheme="minorEastAsia" w:hAnsiTheme="minorEastAsia" w:hint="eastAsia"/>
          <w:sz w:val="24"/>
          <w:szCs w:val="24"/>
        </w:rPr>
        <w:t>的点积等于</w:t>
      </w:r>
      <w:proofErr w:type="gramEnd"/>
      <w:r w:rsidRPr="0040153D">
        <w:rPr>
          <w:rFonts w:asciiTheme="minorEastAsia" w:hAnsiTheme="minorEastAsia" w:hint="eastAsia"/>
          <w:sz w:val="24"/>
          <w:szCs w:val="24"/>
        </w:rPr>
        <w:t>2，</w:t>
      </w:r>
      <w:proofErr w:type="gramStart"/>
      <w:r w:rsidRPr="0040153D">
        <w:rPr>
          <w:rFonts w:asciiTheme="minorEastAsia" w:hAnsiTheme="minorEastAsia" w:hint="eastAsia"/>
          <w:sz w:val="24"/>
          <w:szCs w:val="24"/>
        </w:rPr>
        <w:t>否则点积等于</w:t>
      </w:r>
      <w:proofErr w:type="gramEnd"/>
      <w:r w:rsidRPr="0040153D">
        <w:rPr>
          <w:rFonts w:asciiTheme="minorEastAsia" w:hAnsiTheme="minorEastAsia" w:hint="eastAsia"/>
          <w:sz w:val="24"/>
          <w:szCs w:val="24"/>
        </w:rPr>
        <w:t>0。可以观察到，虽然用户</w:t>
      </w:r>
      <m:oMath>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sub>
        </m:sSub>
      </m:oMath>
      <w:r w:rsidRPr="0040153D">
        <w:rPr>
          <w:rFonts w:asciiTheme="minorEastAsia" w:hAnsiTheme="minorEastAsia" w:hint="eastAsia"/>
          <w:sz w:val="24"/>
          <w:szCs w:val="24"/>
        </w:rPr>
        <w:t>同时喜欢物品</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1</m:t>
            </m:r>
          </m:sub>
        </m:sSub>
      </m:oMath>
      <w:r w:rsidRPr="0040153D">
        <w:rPr>
          <w:rFonts w:asciiTheme="minorEastAsia" w:hAnsiTheme="minorEastAsia" w:hint="eastAsia"/>
          <w:sz w:val="24"/>
          <w:szCs w:val="24"/>
        </w:rPr>
        <w:t>和</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oMath>
      <w:r w:rsidRPr="0040153D">
        <w:rPr>
          <w:rFonts w:asciiTheme="minorEastAsia" w:hAnsiTheme="minorEastAsia" w:hint="eastAsia"/>
          <w:sz w:val="24"/>
          <w:szCs w:val="24"/>
        </w:rPr>
        <w:t>，但是物品</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1</m:t>
            </m:r>
          </m:sub>
        </m:sSub>
      </m:oMath>
      <w:r w:rsidRPr="0040153D">
        <w:rPr>
          <w:rFonts w:asciiTheme="minorEastAsia" w:hAnsiTheme="minorEastAsia" w:hint="eastAsia"/>
          <w:sz w:val="24"/>
          <w:szCs w:val="24"/>
        </w:rPr>
        <w:t>和</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oMath>
      <w:r w:rsidRPr="0040153D">
        <w:rPr>
          <w:rFonts w:asciiTheme="minorEastAsia" w:hAnsiTheme="minorEastAsia" w:hint="eastAsia"/>
          <w:sz w:val="24"/>
          <w:szCs w:val="24"/>
        </w:rPr>
        <w:t>间</w:t>
      </w:r>
      <w:proofErr w:type="gramStart"/>
      <w:r w:rsidRPr="0040153D">
        <w:rPr>
          <w:rFonts w:asciiTheme="minorEastAsia" w:hAnsiTheme="minorEastAsia" w:hint="eastAsia"/>
          <w:sz w:val="24"/>
          <w:szCs w:val="24"/>
        </w:rPr>
        <w:t>的点积等于</w:t>
      </w:r>
      <w:proofErr w:type="gramEnd"/>
      <w:r w:rsidRPr="0040153D">
        <w:rPr>
          <w:rFonts w:asciiTheme="minorEastAsia" w:hAnsiTheme="minorEastAsia" w:hint="eastAsia"/>
          <w:sz w:val="24"/>
          <w:szCs w:val="24"/>
        </w:rPr>
        <w:t>0。这一点违反了三角不等式，即相似对</w:t>
      </w:r>
      <m:oMath>
        <m:r>
          <m:rPr>
            <m:sty m:val="p"/>
          </m:rPr>
          <w:rPr>
            <w:rFonts w:ascii="Cambria Math" w:hAnsi="Cambria Math"/>
            <w:sz w:val="24"/>
            <w:szCs w:val="24"/>
          </w:rPr>
          <m:t>(</m:t>
        </m:r>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sub>
        </m:sSub>
        <m:r>
          <m:rPr>
            <m:sty m:val="p"/>
          </m:rPr>
          <w:rPr>
            <w:rFonts w:ascii="Cambria Math" w:hAnsi="Cambria Math"/>
            <w:sz w:val="24"/>
            <w:szCs w:val="24"/>
          </w:rPr>
          <m:t xml:space="preserve">, </m:t>
        </m:r>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1</m:t>
            </m:r>
          </m:sub>
        </m:sSub>
        <m:r>
          <m:rPr>
            <m:sty m:val="p"/>
          </m:rPr>
          <w:rPr>
            <w:rFonts w:ascii="Cambria Math" w:hAnsi="Cambria Math"/>
            <w:sz w:val="24"/>
            <w:szCs w:val="24"/>
          </w:rPr>
          <m:t>)</m:t>
        </m:r>
      </m:oMath>
      <w:r w:rsidRPr="0040153D">
        <w:rPr>
          <w:rFonts w:asciiTheme="minorEastAsia" w:hAnsiTheme="minorEastAsia" w:hint="eastAsia"/>
          <w:sz w:val="24"/>
          <w:szCs w:val="24"/>
        </w:rPr>
        <w:t>和</w:t>
      </w:r>
      <m:oMath>
        <m:r>
          <m:rPr>
            <m:sty m:val="p"/>
          </m:rPr>
          <w:rPr>
            <w:rFonts w:ascii="Cambria Math" w:hAnsi="Cambria Math"/>
            <w:sz w:val="24"/>
            <w:szCs w:val="24"/>
          </w:rPr>
          <m:t>(</m:t>
        </m:r>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sub>
        </m:sSub>
        <m:r>
          <m:rPr>
            <m:sty m:val="p"/>
          </m:rPr>
          <w:rPr>
            <w:rFonts w:ascii="Cambria Math" w:hAnsi="Cambria Math"/>
            <w:sz w:val="24"/>
            <w:szCs w:val="24"/>
          </w:rPr>
          <m:t xml:space="preserve">, </m:t>
        </m:r>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r>
          <m:rPr>
            <m:sty m:val="p"/>
          </m:rPr>
          <w:rPr>
            <w:rFonts w:ascii="Cambria Math" w:hAnsi="Cambria Math"/>
            <w:sz w:val="24"/>
            <w:szCs w:val="24"/>
          </w:rPr>
          <m:t>)</m:t>
        </m:r>
      </m:oMath>
      <w:r w:rsidRPr="0040153D">
        <w:rPr>
          <w:rFonts w:asciiTheme="minorEastAsia" w:hAnsiTheme="minorEastAsia" w:hint="eastAsia"/>
          <w:sz w:val="24"/>
          <w:szCs w:val="24"/>
        </w:rPr>
        <w:t>间的相似关系无法传播到</w:t>
      </w:r>
      <m:oMath>
        <m:r>
          <m:rPr>
            <m:sty m:val="p"/>
          </m:rPr>
          <w:rPr>
            <w:rFonts w:ascii="Cambria Math" w:hAnsi="Cambria Math"/>
            <w:sz w:val="24"/>
            <w:szCs w:val="24"/>
          </w:rPr>
          <m:t>(</m:t>
        </m:r>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1</m:t>
            </m:r>
          </m:sub>
        </m:sSub>
        <m:r>
          <m:rPr>
            <m:sty m:val="p"/>
          </m:rPr>
          <w:rPr>
            <w:rFonts w:ascii="Cambria Math" w:hAnsi="Cambria Math"/>
            <w:sz w:val="24"/>
            <w:szCs w:val="24"/>
          </w:rPr>
          <m:t xml:space="preserve">, </m:t>
        </m:r>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r>
          <m:rPr>
            <m:sty m:val="p"/>
          </m:rPr>
          <w:rPr>
            <w:rFonts w:ascii="Cambria Math" w:hAnsi="Cambria Math"/>
            <w:sz w:val="24"/>
            <w:szCs w:val="24"/>
          </w:rPr>
          <m:t>)</m:t>
        </m:r>
      </m:oMath>
      <w:r w:rsidRPr="0040153D">
        <w:rPr>
          <w:rFonts w:asciiTheme="minorEastAsia" w:hAnsiTheme="minorEastAsia" w:hint="eastAsia"/>
          <w:sz w:val="24"/>
          <w:szCs w:val="24"/>
        </w:rPr>
        <w:t>。</w:t>
      </w:r>
    </w:p>
    <w:p w:rsidR="0040153D" w:rsidRDefault="0040153D" w:rsidP="0040153D">
      <w:pPr>
        <w:spacing w:line="288" w:lineRule="auto"/>
        <w:ind w:firstLineChars="200" w:firstLine="480"/>
        <w:rPr>
          <w:rFonts w:asciiTheme="minorEastAsia" w:hAnsiTheme="minorEastAsia"/>
          <w:sz w:val="24"/>
          <w:szCs w:val="24"/>
        </w:rPr>
      </w:pPr>
      <w:r w:rsidRPr="0040153D">
        <w:rPr>
          <w:rFonts w:asciiTheme="minorEastAsia" w:hAnsiTheme="minorEastAsia" w:hint="eastAsia"/>
          <w:sz w:val="24"/>
          <w:szCs w:val="24"/>
        </w:rPr>
        <w:t>这种相似性传播被打破的情况，可能造成两种后果。第一，尽管矩阵分解框架在两个轴上捕获了最突出的隐因子，但是并没有反映用户</w:t>
      </w:r>
      <m:oMath>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sub>
        </m:sSub>
      </m:oMath>
      <w:r w:rsidRPr="0040153D">
        <w:rPr>
          <w:rFonts w:asciiTheme="minorEastAsia" w:hAnsiTheme="minorEastAsia" w:hint="eastAsia"/>
          <w:sz w:val="24"/>
          <w:szCs w:val="24"/>
        </w:rPr>
        <w:t>的反馈信息中包含的更细粒度偏好。第二，隐因子不能准确捕获用户-用户或物品-物品间的相似性，而这对于缓解协同过滤的数据稀疏性问题至关重要。</w:t>
      </w:r>
    </w:p>
    <w:p w:rsidR="006C69BE" w:rsidRDefault="00F16247" w:rsidP="0040153D">
      <w:pPr>
        <w:spacing w:line="288" w:lineRule="auto"/>
        <w:ind w:firstLineChars="200" w:firstLine="480"/>
        <w:rPr>
          <w:rFonts w:asciiTheme="minorEastAsia" w:hAnsiTheme="minorEastAsia"/>
          <w:sz w:val="24"/>
          <w:szCs w:val="24"/>
        </w:rPr>
      </w:pPr>
      <w:r w:rsidRPr="00F6074A">
        <w:rPr>
          <w:rFonts w:asciiTheme="minorEastAsia" w:hAnsiTheme="minorEastAsia" w:hint="eastAsia"/>
          <w:sz w:val="24"/>
          <w:szCs w:val="24"/>
        </w:rPr>
        <w:t>其次，point-wise</w:t>
      </w:r>
      <w:r w:rsidR="00DC6E5D">
        <w:rPr>
          <w:rFonts w:asciiTheme="minorEastAsia" w:hAnsiTheme="minorEastAsia" w:hint="eastAsia"/>
          <w:sz w:val="24"/>
          <w:szCs w:val="24"/>
        </w:rPr>
        <w:t>损失函数</w:t>
      </w:r>
      <w:r w:rsidR="003D50C6" w:rsidRPr="003D50C6">
        <w:rPr>
          <w:rFonts w:asciiTheme="minorEastAsia" w:hAnsiTheme="minorEastAsia" w:hint="eastAsia"/>
          <w:sz w:val="24"/>
          <w:szCs w:val="24"/>
        </w:rPr>
        <w:t>作为预测结果与ground truth的交叉熵，更为关注分数的绝对数值</w:t>
      </w:r>
      <w:r w:rsidRPr="00F6074A">
        <w:rPr>
          <w:rFonts w:asciiTheme="minorEastAsia" w:hAnsiTheme="minorEastAsia" w:hint="eastAsia"/>
          <w:sz w:val="24"/>
          <w:szCs w:val="24"/>
        </w:rPr>
        <w:t>。</w:t>
      </w:r>
      <w:r w:rsidR="00DC6E5D">
        <w:rPr>
          <w:rFonts w:asciiTheme="minorEastAsia" w:hAnsiTheme="minorEastAsia" w:hint="eastAsia"/>
          <w:sz w:val="24"/>
          <w:szCs w:val="24"/>
        </w:rPr>
        <w:t>而这种损失函数形式</w:t>
      </w:r>
      <w:r w:rsidRPr="00F6074A">
        <w:rPr>
          <w:rFonts w:asciiTheme="minorEastAsia" w:hAnsiTheme="minorEastAsia" w:hint="eastAsia"/>
          <w:sz w:val="24"/>
          <w:szCs w:val="24"/>
        </w:rPr>
        <w:t>对于推荐任务而言，存在</w:t>
      </w:r>
      <w:r w:rsidR="00BA0D0C">
        <w:rPr>
          <w:rFonts w:asciiTheme="minorEastAsia" w:hAnsiTheme="minorEastAsia" w:hint="eastAsia"/>
          <w:sz w:val="24"/>
          <w:szCs w:val="24"/>
        </w:rPr>
        <w:t>两点</w:t>
      </w:r>
      <w:r w:rsidRPr="00F6074A">
        <w:rPr>
          <w:rFonts w:asciiTheme="minorEastAsia" w:hAnsiTheme="minorEastAsia" w:hint="eastAsia"/>
          <w:sz w:val="24"/>
          <w:szCs w:val="24"/>
        </w:rPr>
        <w:t>不足。</w:t>
      </w:r>
      <w:r w:rsidR="00DE1FED">
        <w:rPr>
          <w:rFonts w:asciiTheme="minorEastAsia" w:hAnsiTheme="minorEastAsia" w:hint="eastAsia"/>
          <w:sz w:val="24"/>
          <w:szCs w:val="24"/>
        </w:rPr>
        <w:t>第</w:t>
      </w:r>
      <w:r w:rsidR="00BA0D0C">
        <w:rPr>
          <w:rFonts w:asciiTheme="minorEastAsia" w:hAnsiTheme="minorEastAsia" w:hint="eastAsia"/>
          <w:sz w:val="24"/>
          <w:szCs w:val="24"/>
        </w:rPr>
        <w:t>一</w:t>
      </w:r>
      <w:r w:rsidRPr="00F6074A">
        <w:rPr>
          <w:rFonts w:asciiTheme="minorEastAsia" w:hAnsiTheme="minorEastAsia" w:hint="eastAsia"/>
          <w:sz w:val="24"/>
          <w:szCs w:val="24"/>
        </w:rPr>
        <w:t>，推荐产生的结果往往是一个物品列表，即Top-N推荐，因此追求的是排序的准确性，而非精确打分数值，只需相对打分即可。</w:t>
      </w:r>
      <w:r w:rsidR="00DE1FED">
        <w:rPr>
          <w:rFonts w:asciiTheme="minorEastAsia" w:hAnsiTheme="minorEastAsia" w:hint="eastAsia"/>
          <w:sz w:val="24"/>
          <w:szCs w:val="24"/>
        </w:rPr>
        <w:t>第</w:t>
      </w:r>
      <w:r w:rsidR="00BA0D0C">
        <w:rPr>
          <w:rFonts w:asciiTheme="minorEastAsia" w:hAnsiTheme="minorEastAsia" w:hint="eastAsia"/>
          <w:sz w:val="24"/>
          <w:szCs w:val="24"/>
        </w:rPr>
        <w:t>二</w:t>
      </w:r>
      <w:r w:rsidRPr="00F6074A">
        <w:rPr>
          <w:rFonts w:asciiTheme="minorEastAsia" w:hAnsiTheme="minorEastAsia" w:hint="eastAsia"/>
          <w:sz w:val="24"/>
          <w:szCs w:val="24"/>
        </w:rPr>
        <w:t>，</w:t>
      </w:r>
      <w:r w:rsidR="00F6074A" w:rsidRPr="00F6074A">
        <w:rPr>
          <w:rFonts w:asciiTheme="minorEastAsia" w:hAnsiTheme="minorEastAsia" w:hint="eastAsia"/>
          <w:sz w:val="24"/>
          <w:szCs w:val="24"/>
        </w:rPr>
        <w:t>point-wise损失函数没有建模预测物品列表中的排序信息，可能会无意中过分强调那些不重要的物品，即排序结果后部，用户并不喜爱</w:t>
      </w:r>
      <w:r w:rsidR="00F6074A" w:rsidRPr="00F6074A">
        <w:rPr>
          <w:rFonts w:asciiTheme="minorEastAsia" w:hAnsiTheme="minorEastAsia" w:hint="eastAsia"/>
          <w:sz w:val="24"/>
          <w:szCs w:val="24"/>
        </w:rPr>
        <w:lastRenderedPageBreak/>
        <w:t>的物品。</w:t>
      </w:r>
      <w:r w:rsidR="00DC6E5D">
        <w:rPr>
          <w:rFonts w:asciiTheme="minorEastAsia" w:hAnsiTheme="minorEastAsia" w:hint="eastAsia"/>
          <w:sz w:val="24"/>
          <w:szCs w:val="24"/>
        </w:rPr>
        <w:t>因此，Top-N推荐效果可能受到限制。</w:t>
      </w:r>
    </w:p>
    <w:p w:rsidR="00526DF9" w:rsidRPr="00526DF9" w:rsidRDefault="00526DF9" w:rsidP="00526DF9">
      <w:pPr>
        <w:pStyle w:val="3"/>
        <w:ind w:firstLine="482"/>
        <w:rPr>
          <w:rFonts w:ascii="黑体" w:hAnsi="黑体"/>
        </w:rPr>
      </w:pPr>
      <w:bookmarkStart w:id="31" w:name="_Toc9434811"/>
      <w:r>
        <w:rPr>
          <w:rFonts w:ascii="黑体" w:hAnsi="黑体"/>
        </w:rPr>
        <w:t>3.2.2</w:t>
      </w:r>
      <w:r w:rsidRPr="004F2295">
        <w:rPr>
          <w:rFonts w:ascii="黑体" w:hAnsi="黑体"/>
        </w:rPr>
        <w:t xml:space="preserve"> </w:t>
      </w:r>
      <w:r>
        <w:rPr>
          <w:rFonts w:ascii="黑体" w:hAnsi="黑体" w:hint="eastAsia"/>
        </w:rPr>
        <w:t>改进方案</w:t>
      </w:r>
      <w:bookmarkEnd w:id="31"/>
    </w:p>
    <w:p w:rsidR="004D2945" w:rsidRPr="005F1E3B" w:rsidRDefault="004D2945" w:rsidP="005F1E3B">
      <w:pPr>
        <w:spacing w:line="288" w:lineRule="auto"/>
        <w:ind w:firstLineChars="200" w:firstLine="480"/>
        <w:rPr>
          <w:rFonts w:asciiTheme="minorEastAsia" w:hAnsiTheme="minorEastAsia"/>
          <w:sz w:val="24"/>
          <w:szCs w:val="24"/>
        </w:rPr>
      </w:pPr>
      <w:r w:rsidRPr="005F1E3B">
        <w:rPr>
          <w:rFonts w:asciiTheme="minorEastAsia" w:hAnsiTheme="minorEastAsia" w:hint="eastAsia"/>
          <w:sz w:val="24"/>
          <w:szCs w:val="24"/>
        </w:rPr>
        <w:t>针对已分析的两点问题，本节阐述具体</w:t>
      </w:r>
      <w:r w:rsidR="002C5D14">
        <w:rPr>
          <w:rFonts w:asciiTheme="minorEastAsia" w:hAnsiTheme="minorEastAsia" w:hint="eastAsia"/>
          <w:sz w:val="24"/>
          <w:szCs w:val="24"/>
        </w:rPr>
        <w:t>的改进</w:t>
      </w:r>
      <w:r w:rsidRPr="005F1E3B">
        <w:rPr>
          <w:rFonts w:asciiTheme="minorEastAsia" w:hAnsiTheme="minorEastAsia" w:hint="eastAsia"/>
          <w:sz w:val="24"/>
          <w:szCs w:val="24"/>
        </w:rPr>
        <w:t>方案及相应理论基础。</w:t>
      </w:r>
    </w:p>
    <w:p w:rsidR="004D2945" w:rsidRPr="005F1E3B" w:rsidRDefault="004D2945" w:rsidP="005F1E3B">
      <w:pPr>
        <w:spacing w:line="288" w:lineRule="auto"/>
        <w:ind w:firstLineChars="200" w:firstLine="480"/>
        <w:rPr>
          <w:rFonts w:asciiTheme="minorEastAsia" w:hAnsiTheme="minorEastAsia"/>
          <w:sz w:val="24"/>
          <w:szCs w:val="24"/>
        </w:rPr>
      </w:pPr>
      <w:r w:rsidRPr="005F1E3B">
        <w:rPr>
          <w:rFonts w:asciiTheme="minorEastAsia" w:hAnsiTheme="minorEastAsia" w:hint="eastAsia"/>
          <w:sz w:val="24"/>
          <w:szCs w:val="24"/>
        </w:rPr>
        <w:t>首先，相似性的传递与协同过滤</w:t>
      </w:r>
      <w:r w:rsidR="002C5D14">
        <w:rPr>
          <w:rFonts w:asciiTheme="minorEastAsia" w:hAnsiTheme="minorEastAsia" w:hint="eastAsia"/>
          <w:sz w:val="24"/>
          <w:szCs w:val="24"/>
        </w:rPr>
        <w:t>技术</w:t>
      </w:r>
      <w:r w:rsidRPr="005F1E3B">
        <w:rPr>
          <w:rFonts w:asciiTheme="minorEastAsia" w:hAnsiTheme="minorEastAsia" w:hint="eastAsia"/>
          <w:sz w:val="24"/>
          <w:szCs w:val="24"/>
        </w:rPr>
        <w:t>密切相关。因为，在协同过滤中，也是通过已知的某些用户</w:t>
      </w:r>
      <w:r w:rsidR="002C5D14">
        <w:rPr>
          <w:rFonts w:asciiTheme="minorEastAsia" w:hAnsiTheme="minorEastAsia" w:hint="eastAsia"/>
          <w:sz w:val="24"/>
          <w:szCs w:val="24"/>
        </w:rPr>
        <w:t>-</w:t>
      </w:r>
      <w:r w:rsidRPr="005F1E3B">
        <w:rPr>
          <w:rFonts w:asciiTheme="minorEastAsia" w:hAnsiTheme="minorEastAsia" w:hint="eastAsia"/>
          <w:sz w:val="24"/>
          <w:szCs w:val="24"/>
        </w:rPr>
        <w:t>物品对间关系，来推断其他未知关系的用户</w:t>
      </w:r>
      <w:r w:rsidR="002C5D14">
        <w:rPr>
          <w:rFonts w:asciiTheme="minorEastAsia" w:hAnsiTheme="minorEastAsia" w:hint="eastAsia"/>
          <w:sz w:val="24"/>
          <w:szCs w:val="24"/>
        </w:rPr>
        <w:t>-</w:t>
      </w:r>
      <w:r w:rsidRPr="005F1E3B">
        <w:rPr>
          <w:rFonts w:asciiTheme="minorEastAsia" w:hAnsiTheme="minorEastAsia" w:hint="eastAsia"/>
          <w:sz w:val="24"/>
          <w:szCs w:val="24"/>
        </w:rPr>
        <w:t>物品对。正如上节所分析的那样，因三角不等式的性质未被满足，使用用户和物品间embedding</w:t>
      </w:r>
      <w:proofErr w:type="gramStart"/>
      <w:r w:rsidRPr="005F1E3B">
        <w:rPr>
          <w:rFonts w:asciiTheme="minorEastAsia" w:hAnsiTheme="minorEastAsia" w:hint="eastAsia"/>
          <w:sz w:val="24"/>
          <w:szCs w:val="24"/>
        </w:rPr>
        <w:t>的点积来</w:t>
      </w:r>
      <w:proofErr w:type="gramEnd"/>
      <w:r w:rsidRPr="005F1E3B">
        <w:rPr>
          <w:rFonts w:asciiTheme="minorEastAsia" w:hAnsiTheme="minorEastAsia" w:hint="eastAsia"/>
          <w:sz w:val="24"/>
          <w:szCs w:val="24"/>
        </w:rPr>
        <w:t>捕捉已有的评分信息，并非是一种度量学习方式。从而，导致相似性的传递过程可能被打破。</w:t>
      </w:r>
    </w:p>
    <w:p w:rsidR="00B77E5C" w:rsidRPr="005F1E3B" w:rsidRDefault="007D597A" w:rsidP="005F1E3B">
      <w:pPr>
        <w:spacing w:line="288" w:lineRule="auto"/>
        <w:ind w:leftChars="50" w:left="105" w:rightChars="50" w:right="105" w:firstLineChars="200" w:firstLine="480"/>
        <w:rPr>
          <w:rFonts w:asciiTheme="minorEastAsia" w:hAnsiTheme="minorEastAsia" w:cs="Times New Roman"/>
          <w:bCs/>
          <w:sz w:val="24"/>
          <w:szCs w:val="24"/>
        </w:rPr>
      </w:pPr>
      <w:r w:rsidRPr="005F1E3B">
        <w:rPr>
          <w:rFonts w:asciiTheme="minorEastAsia" w:hAnsiTheme="minorEastAsia" w:cs="Times New Roman" w:hint="eastAsia"/>
          <w:bCs/>
          <w:sz w:val="24"/>
          <w:szCs w:val="24"/>
        </w:rPr>
        <w:t>为此，引入距离的概念。距离，是许多机器学习算法的核心概念，如K-nearest</w:t>
      </w:r>
      <w:r w:rsidRPr="005F1E3B">
        <w:rPr>
          <w:rFonts w:asciiTheme="minorEastAsia" w:hAnsiTheme="minorEastAsia" w:cs="Times New Roman"/>
          <w:bCs/>
          <w:sz w:val="24"/>
          <w:szCs w:val="24"/>
        </w:rPr>
        <w:t xml:space="preserve"> </w:t>
      </w:r>
      <w:r w:rsidRPr="005F1E3B">
        <w:rPr>
          <w:rFonts w:asciiTheme="minorEastAsia" w:hAnsiTheme="minorEastAsia" w:cs="Times New Roman" w:hint="eastAsia"/>
          <w:bCs/>
          <w:sz w:val="24"/>
          <w:szCs w:val="24"/>
        </w:rPr>
        <w:t>neighbor（kNN）、K</w:t>
      </w:r>
      <w:r w:rsidRPr="005F1E3B">
        <w:rPr>
          <w:rFonts w:asciiTheme="minorEastAsia" w:hAnsiTheme="minorEastAsia" w:cs="Times New Roman"/>
          <w:bCs/>
          <w:sz w:val="24"/>
          <w:szCs w:val="24"/>
        </w:rPr>
        <w:t>-</w:t>
      </w:r>
      <w:r w:rsidRPr="005F1E3B">
        <w:rPr>
          <w:rFonts w:asciiTheme="minorEastAsia" w:hAnsiTheme="minorEastAsia" w:cs="Times New Roman" w:hint="eastAsia"/>
          <w:bCs/>
          <w:sz w:val="24"/>
          <w:szCs w:val="24"/>
        </w:rPr>
        <w:t>means等。度量学习利用距离定义的度量指标捕捉数据间的关系，从而使得相似对间距离较近，不相似对间距离较远。而度量学习所需满足的重要性质之一——三角不等式，自然地蕴含相似性的传递过程，即将已知的相似性信息通过距离传递给未知的点对，这与协同过滤的本质思想不谋而合。因此，本文考虑以用户-物品度量指标替换NeuACF中的</w:t>
      </w:r>
      <w:proofErr w:type="gramStart"/>
      <w:r w:rsidRPr="005F1E3B">
        <w:rPr>
          <w:rFonts w:asciiTheme="minorEastAsia" w:hAnsiTheme="minorEastAsia" w:cs="Times New Roman" w:hint="eastAsia"/>
          <w:bCs/>
          <w:sz w:val="24"/>
          <w:szCs w:val="24"/>
        </w:rPr>
        <w:t>点积估计</w:t>
      </w:r>
      <w:proofErr w:type="gramEnd"/>
      <w:r w:rsidRPr="005F1E3B">
        <w:rPr>
          <w:rFonts w:asciiTheme="minorEastAsia" w:hAnsiTheme="minorEastAsia" w:cs="Times New Roman" w:hint="eastAsia"/>
          <w:bCs/>
          <w:sz w:val="24"/>
          <w:szCs w:val="24"/>
        </w:rPr>
        <w:t>形式，在反映用户偏好的同时，捕捉用户-用户及物品-物品间的相似性，实现更全方位的信息传递。具体地，</w:t>
      </w:r>
      <w:r w:rsidR="00CD1A0E" w:rsidRPr="005F1E3B">
        <w:rPr>
          <w:rFonts w:asciiTheme="minorEastAsia" w:hAnsiTheme="minorEastAsia" w:cs="Times New Roman" w:hint="eastAsia"/>
          <w:bCs/>
          <w:sz w:val="24"/>
          <w:szCs w:val="24"/>
        </w:rPr>
        <w:t>对于已知相似关系的用户</w:t>
      </w:r>
      <w:r w:rsidR="002C5D14">
        <w:rPr>
          <w:rFonts w:asciiTheme="minorEastAsia" w:hAnsiTheme="minorEastAsia" w:cs="Times New Roman" w:hint="eastAsia"/>
          <w:bCs/>
          <w:sz w:val="24"/>
          <w:szCs w:val="24"/>
        </w:rPr>
        <w:t>-</w:t>
      </w:r>
      <w:r w:rsidR="00CD1A0E" w:rsidRPr="005F1E3B">
        <w:rPr>
          <w:rFonts w:asciiTheme="minorEastAsia" w:hAnsiTheme="minorEastAsia" w:cs="Times New Roman" w:hint="eastAsia"/>
          <w:bCs/>
          <w:sz w:val="24"/>
          <w:szCs w:val="24"/>
        </w:rPr>
        <w:t>物品对集合</w:t>
      </w:r>
      <m:oMath>
        <m:r>
          <m:rPr>
            <m:sty m:val="p"/>
          </m:rPr>
          <w:rPr>
            <w:rFonts w:ascii="Cambria Math" w:hAnsi="Cambria Math" w:cs="Times New Roman" w:hint="eastAsia"/>
            <w:sz w:val="24"/>
            <w:szCs w:val="24"/>
          </w:rPr>
          <m:t>S</m:t>
        </m:r>
      </m:oMath>
      <w:r w:rsidR="00CD1A0E" w:rsidRPr="005F1E3B">
        <w:rPr>
          <w:rFonts w:asciiTheme="minorEastAsia" w:hAnsiTheme="minorEastAsia" w:cs="Times New Roman" w:hint="eastAsia"/>
          <w:bCs/>
          <w:sz w:val="24"/>
          <w:szCs w:val="24"/>
        </w:rPr>
        <w:t>，度量指标将会使得</w:t>
      </w:r>
      <m:oMath>
        <m:r>
          <m:rPr>
            <m:sty m:val="p"/>
          </m:rPr>
          <w:rPr>
            <w:rFonts w:ascii="Cambria Math" w:hAnsi="Cambria Math" w:cs="Times New Roman" w:hint="eastAsia"/>
            <w:sz w:val="24"/>
            <w:szCs w:val="24"/>
          </w:rPr>
          <m:t>S</m:t>
        </m:r>
      </m:oMath>
      <w:r w:rsidR="00CD1A0E" w:rsidRPr="005F1E3B">
        <w:rPr>
          <w:rFonts w:asciiTheme="minorEastAsia" w:hAnsiTheme="minorEastAsia" w:cs="Times New Roman" w:hint="eastAsia"/>
          <w:bCs/>
          <w:sz w:val="24"/>
          <w:szCs w:val="24"/>
        </w:rPr>
        <w:t>中相应对的embedding距离较近，而不在</w:t>
      </w:r>
      <m:oMath>
        <m:r>
          <m:rPr>
            <m:sty m:val="p"/>
          </m:rPr>
          <w:rPr>
            <w:rFonts w:ascii="Cambria Math" w:hAnsi="Cambria Math" w:cs="Times New Roman" w:hint="eastAsia"/>
            <w:sz w:val="24"/>
            <w:szCs w:val="24"/>
          </w:rPr>
          <m:t>S</m:t>
        </m:r>
      </m:oMath>
      <w:r w:rsidR="00CD1A0E" w:rsidRPr="005F1E3B">
        <w:rPr>
          <w:rFonts w:asciiTheme="minorEastAsia" w:hAnsiTheme="minorEastAsia" w:cs="Times New Roman" w:hint="eastAsia"/>
          <w:bCs/>
          <w:sz w:val="24"/>
          <w:szCs w:val="24"/>
        </w:rPr>
        <w:t>中的点对距离较远。</w:t>
      </w:r>
      <w:r w:rsidR="007D6802" w:rsidRPr="005F1E3B">
        <w:rPr>
          <w:rFonts w:asciiTheme="minorEastAsia" w:hAnsiTheme="minorEastAsia" w:cs="Times New Roman" w:hint="eastAsia"/>
          <w:bCs/>
          <w:sz w:val="24"/>
          <w:szCs w:val="24"/>
        </w:rPr>
        <w:t>由于满足三角不等式，在此过程中会使得喜爱相同物品的用户</w:t>
      </w:r>
      <w:r w:rsidR="00070B89" w:rsidRPr="005F1E3B">
        <w:rPr>
          <w:rFonts w:asciiTheme="minorEastAsia" w:hAnsiTheme="minorEastAsia" w:cs="Times New Roman" w:hint="eastAsia"/>
          <w:bCs/>
          <w:sz w:val="24"/>
          <w:szCs w:val="24"/>
        </w:rPr>
        <w:t>聚成簇，且被相同用户喜爱的物品聚成簇。</w:t>
      </w:r>
      <w:r w:rsidR="00447FD6" w:rsidRPr="005F1E3B">
        <w:rPr>
          <w:rFonts w:asciiTheme="minorEastAsia" w:hAnsiTheme="minorEastAsia" w:cs="Times New Roman" w:hint="eastAsia"/>
          <w:bCs/>
          <w:sz w:val="24"/>
          <w:szCs w:val="24"/>
        </w:rPr>
        <w:t>最终，对于用户的kNN物品将是：该用户曾喜爱的物品或具有相同口味的相似用户曾喜爱的物品。</w:t>
      </w:r>
      <w:r w:rsidR="00B77E5C" w:rsidRPr="005F1E3B">
        <w:rPr>
          <w:rFonts w:asciiTheme="minorEastAsia" w:hAnsiTheme="minorEastAsia" w:cs="Times New Roman" w:hint="eastAsia"/>
          <w:bCs/>
          <w:sz w:val="24"/>
          <w:szCs w:val="24"/>
        </w:rPr>
        <w:t>换句话说，通过学习满足已知相似信息的度量指标，不仅可以将这些信息传播到其他未知的用户</w:t>
      </w:r>
      <w:r w:rsidR="002C5D14">
        <w:rPr>
          <w:rFonts w:asciiTheme="minorEastAsia" w:hAnsiTheme="minorEastAsia" w:cs="Times New Roman" w:hint="eastAsia"/>
          <w:bCs/>
          <w:sz w:val="24"/>
          <w:szCs w:val="24"/>
        </w:rPr>
        <w:t>-</w:t>
      </w:r>
      <w:r w:rsidR="00B77E5C" w:rsidRPr="005F1E3B">
        <w:rPr>
          <w:rFonts w:asciiTheme="minorEastAsia" w:hAnsiTheme="minorEastAsia" w:cs="Times New Roman" w:hint="eastAsia"/>
          <w:bCs/>
          <w:sz w:val="24"/>
          <w:szCs w:val="24"/>
        </w:rPr>
        <w:t xml:space="preserve">物品对，而且还可以传播给无法直接观察的用户-用户和物品-物品对。 </w:t>
      </w:r>
    </w:p>
    <w:p w:rsidR="00B77E5C" w:rsidRPr="005F1E3B" w:rsidRDefault="00B77E5C" w:rsidP="005F1E3B">
      <w:pPr>
        <w:spacing w:line="288" w:lineRule="auto"/>
        <w:ind w:leftChars="50" w:left="105" w:rightChars="50" w:right="105" w:firstLineChars="200" w:firstLine="480"/>
        <w:rPr>
          <w:rFonts w:asciiTheme="minorEastAsia" w:hAnsiTheme="minorEastAsia" w:cs="Times New Roman"/>
          <w:bCs/>
          <w:sz w:val="24"/>
          <w:szCs w:val="24"/>
        </w:rPr>
      </w:pPr>
      <w:r w:rsidRPr="005F1E3B">
        <w:rPr>
          <w:rFonts w:asciiTheme="minorEastAsia" w:hAnsiTheme="minorEastAsia" w:cs="Times New Roman" w:hint="eastAsia"/>
          <w:bCs/>
          <w:sz w:val="24"/>
          <w:szCs w:val="24"/>
        </w:rPr>
        <w:t>形式化而言，将用户</w:t>
      </w:r>
      <m:oMath>
        <m:r>
          <m:rPr>
            <m:sty m:val="p"/>
          </m:rPr>
          <w:rPr>
            <w:rFonts w:ascii="Cambria Math" w:hAnsi="Cambria Math" w:cs="Times New Roman" w:hint="eastAsia"/>
            <w:sz w:val="24"/>
            <w:szCs w:val="24"/>
          </w:rPr>
          <m:t>i</m:t>
        </m:r>
      </m:oMath>
      <w:r w:rsidRPr="005F1E3B">
        <w:rPr>
          <w:rFonts w:asciiTheme="minorEastAsia" w:hAnsiTheme="minorEastAsia" w:cs="Times New Roman" w:hint="eastAsia"/>
          <w:bCs/>
          <w:sz w:val="24"/>
          <w:szCs w:val="24"/>
        </w:rPr>
        <w:t>的embedding记为</w:t>
      </w:r>
      <m:oMath>
        <m:sSub>
          <m:sSubPr>
            <m:ctrlPr>
              <w:rPr>
                <w:rFonts w:ascii="Cambria Math" w:hAnsi="Cambria Math" w:cs="Times New Roman"/>
                <w:b/>
                <w:bCs/>
                <w:sz w:val="24"/>
                <w:szCs w:val="24"/>
              </w:rPr>
            </m:ctrlPr>
          </m:sSubPr>
          <m:e>
            <m:r>
              <m:rPr>
                <m:sty m:val="bi"/>
              </m:rPr>
              <w:rPr>
                <w:rFonts w:ascii="Cambria Math" w:hAnsi="Cambria Math" w:cs="Times New Roman" w:hint="eastAsia"/>
                <w:sz w:val="24"/>
                <w:szCs w:val="24"/>
              </w:rPr>
              <m:t>u</m:t>
            </m:r>
          </m:e>
          <m:sub>
            <m:r>
              <m:rPr>
                <m:sty m:val="bi"/>
              </m:rPr>
              <w:rPr>
                <w:rFonts w:ascii="Cambria Math" w:hAnsi="Cambria Math" w:cs="Times New Roman"/>
                <w:sz w:val="24"/>
                <w:szCs w:val="24"/>
              </w:rPr>
              <m:t>i</m:t>
            </m:r>
          </m:sub>
        </m:sSub>
      </m:oMath>
      <w:r w:rsidRPr="005F1E3B">
        <w:rPr>
          <w:rFonts w:asciiTheme="minorEastAsia" w:hAnsiTheme="minorEastAsia" w:cs="Times New Roman" w:hint="eastAsia"/>
          <w:bCs/>
          <w:sz w:val="24"/>
          <w:szCs w:val="24"/>
        </w:rPr>
        <w:t>，物品</w:t>
      </w:r>
      <m:oMath>
        <m:r>
          <m:rPr>
            <m:sty m:val="p"/>
          </m:rPr>
          <w:rPr>
            <w:rFonts w:ascii="Cambria Math" w:hAnsi="Cambria Math" w:cs="Times New Roman" w:hint="eastAsia"/>
            <w:sz w:val="24"/>
            <w:szCs w:val="24"/>
          </w:rPr>
          <m:t>j</m:t>
        </m:r>
      </m:oMath>
      <w:r w:rsidRPr="005F1E3B">
        <w:rPr>
          <w:rFonts w:asciiTheme="minorEastAsia" w:hAnsiTheme="minorEastAsia" w:cs="Times New Roman" w:hint="eastAsia"/>
          <w:bCs/>
          <w:sz w:val="24"/>
          <w:szCs w:val="24"/>
        </w:rPr>
        <w:t>的embedding记为</w:t>
      </w:r>
      <m:oMath>
        <m:sSub>
          <m:sSubPr>
            <m:ctrlPr>
              <w:rPr>
                <w:rFonts w:ascii="Cambria Math" w:hAnsi="Cambria Math" w:cs="Times New Roman"/>
                <w:b/>
                <w:bCs/>
                <w:sz w:val="24"/>
                <w:szCs w:val="24"/>
              </w:rPr>
            </m:ctrlPr>
          </m:sSubPr>
          <m:e>
            <m:r>
              <m:rPr>
                <m:sty m:val="bi"/>
              </m:rPr>
              <w:rPr>
                <w:rFonts w:ascii="Cambria Math" w:hAnsi="Cambria Math" w:cs="Times New Roman" w:hint="eastAsia"/>
                <w:sz w:val="24"/>
                <w:szCs w:val="24"/>
              </w:rPr>
              <m:t>v</m:t>
            </m:r>
          </m:e>
          <m:sub>
            <m:r>
              <m:rPr>
                <m:sty m:val="bi"/>
              </m:rPr>
              <w:rPr>
                <w:rFonts w:ascii="Cambria Math" w:hAnsi="Cambria Math" w:cs="Times New Roman"/>
                <w:sz w:val="24"/>
                <w:szCs w:val="24"/>
              </w:rPr>
              <m:t>j</m:t>
            </m:r>
          </m:sub>
        </m:sSub>
      </m:oMath>
      <w:r w:rsidRPr="005F1E3B">
        <w:rPr>
          <w:rFonts w:asciiTheme="minorEastAsia" w:hAnsiTheme="minorEastAsia" w:cs="Times New Roman" w:hint="eastAsia"/>
          <w:bCs/>
          <w:sz w:val="24"/>
          <w:szCs w:val="24"/>
        </w:rPr>
        <w:t>。以它们之间的欧几里</w:t>
      </w:r>
      <w:proofErr w:type="gramStart"/>
      <w:r w:rsidRPr="005F1E3B">
        <w:rPr>
          <w:rFonts w:asciiTheme="minorEastAsia" w:hAnsiTheme="minorEastAsia" w:cs="Times New Roman" w:hint="eastAsia"/>
          <w:bCs/>
          <w:sz w:val="24"/>
          <w:szCs w:val="24"/>
        </w:rPr>
        <w:t>得距离</w:t>
      </w:r>
      <w:proofErr w:type="gramEnd"/>
      <w:r w:rsidRPr="005F1E3B">
        <w:rPr>
          <w:rFonts w:asciiTheme="minorEastAsia" w:hAnsiTheme="minorEastAsia" w:cs="Times New Roman" w:hint="eastAsia"/>
          <w:bCs/>
          <w:sz w:val="24"/>
          <w:szCs w:val="24"/>
        </w:rPr>
        <w:t>作为度量指标，修改NeuACF打分函数：</w:t>
      </w:r>
    </w:p>
    <w:p w:rsidR="00B77E5C" w:rsidRDefault="00B77E5C" w:rsidP="007E3F30">
      <w:pPr>
        <w:spacing w:before="100" w:beforeAutospacing="1" w:after="100" w:afterAutospacing="1" w:line="288" w:lineRule="auto"/>
        <w:ind w:leftChars="50" w:left="105" w:rightChars="50" w:right="105" w:firstLineChars="200" w:firstLine="420"/>
        <w:jc w:val="center"/>
        <w:rPr>
          <w:rFonts w:ascii="宋体" w:eastAsia="宋体" w:hAnsi="宋体" w:cs="Times New Roman"/>
          <w:bCs/>
        </w:rPr>
      </w:pPr>
      <m:oMathPara>
        <m:oMath>
          <m:r>
            <m:rPr>
              <m:sty m:val="p"/>
            </m:rPr>
            <w:rPr>
              <w:rFonts w:ascii="Cambria Math" w:eastAsia="宋体" w:hAnsi="Cambria Math" w:cs="Times New Roman"/>
            </w:rPr>
            <m:t>d</m:t>
          </m:r>
          <m:d>
            <m:dPr>
              <m:ctrlPr>
                <w:rPr>
                  <w:rFonts w:ascii="Cambria Math" w:eastAsia="宋体" w:hAnsi="Cambria Math" w:cs="Times New Roman"/>
                  <w:bCs/>
                </w:rPr>
              </m:ctrlPr>
            </m:dPr>
            <m:e>
              <m:r>
                <m:rPr>
                  <m:sty m:val="p"/>
                </m:rPr>
                <w:rPr>
                  <w:rFonts w:ascii="Cambria Math" w:eastAsia="宋体" w:hAnsi="Cambria Math" w:cs="Times New Roman"/>
                </w:rPr>
                <m:t>i, j</m:t>
              </m:r>
            </m:e>
          </m:d>
          <m:r>
            <w:rPr>
              <w:rFonts w:ascii="Cambria Math" w:eastAsia="宋体" w:hAnsi="Cambria Math" w:cs="Times New Roman"/>
            </w:rPr>
            <m:t xml:space="preserve"> = </m:t>
          </m:r>
          <m:d>
            <m:dPr>
              <m:begChr m:val="‖"/>
              <m:endChr m:val=""/>
              <m:ctrlPr>
                <w:rPr>
                  <w:rFonts w:ascii="Cambria Math" w:eastAsia="宋体" w:hAnsi="Cambria Math" w:cs="Times New Roman"/>
                  <w:bCs/>
                  <w:i/>
                </w:rPr>
              </m:ctrlPr>
            </m:dPr>
            <m:e>
              <m:sSub>
                <m:sSubPr>
                  <m:ctrlPr>
                    <w:rPr>
                      <w:rFonts w:ascii="Cambria Math" w:eastAsia="宋体" w:hAnsi="Cambria Math" w:cs="Times New Roman"/>
                      <w:b/>
                      <w:bCs/>
                    </w:rPr>
                  </m:ctrlPr>
                </m:sSubPr>
                <m:e>
                  <m:r>
                    <m:rPr>
                      <m:sty m:val="bi"/>
                    </m:rPr>
                    <w:rPr>
                      <w:rFonts w:ascii="Cambria Math" w:eastAsia="宋体" w:hAnsi="Cambria Math" w:cs="Times New Roman" w:hint="eastAsia"/>
                    </w:rPr>
                    <m:t>u</m:t>
                  </m:r>
                </m:e>
                <m:sub>
                  <m:r>
                    <m:rPr>
                      <m:sty m:val="bi"/>
                    </m:rPr>
                    <w:rPr>
                      <w:rFonts w:ascii="Cambria Math" w:eastAsia="宋体" w:hAnsi="Cambria Math" w:cs="Times New Roman"/>
                    </w:rPr>
                    <m:t>i</m:t>
                  </m:r>
                </m:sub>
              </m:sSub>
            </m:e>
          </m:d>
          <m:r>
            <w:rPr>
              <w:rFonts w:ascii="Cambria Math" w:eastAsia="宋体" w:hAnsi="Cambria Math" w:cs="Times New Roman"/>
            </w:rPr>
            <m:t>-</m:t>
          </m:r>
          <m:d>
            <m:dPr>
              <m:begChr m:val=""/>
              <m:endChr m:val="‖"/>
              <m:ctrlPr>
                <w:rPr>
                  <w:rFonts w:ascii="Cambria Math" w:eastAsia="宋体" w:hAnsi="Cambria Math" w:cs="Times New Roman"/>
                  <w:bCs/>
                </w:rPr>
              </m:ctrlPr>
            </m:dPr>
            <m:e>
              <m:sSub>
                <m:sSubPr>
                  <m:ctrlPr>
                    <w:rPr>
                      <w:rFonts w:ascii="Cambria Math" w:eastAsia="宋体" w:hAnsi="Cambria Math" w:cs="Times New Roman"/>
                      <w:b/>
                      <w:bCs/>
                    </w:rPr>
                  </m:ctrlPr>
                </m:sSubPr>
                <m:e>
                  <m:r>
                    <m:rPr>
                      <m:sty m:val="bi"/>
                    </m:rPr>
                    <w:rPr>
                      <w:rFonts w:ascii="Cambria Math" w:eastAsia="宋体" w:hAnsi="Cambria Math" w:cs="Times New Roman" w:hint="eastAsia"/>
                    </w:rPr>
                    <m:t>v</m:t>
                  </m:r>
                </m:e>
                <m:sub>
                  <m:r>
                    <m:rPr>
                      <m:sty m:val="bi"/>
                    </m:rPr>
                    <w:rPr>
                      <w:rFonts w:ascii="Cambria Math" w:eastAsia="宋体" w:hAnsi="Cambria Math" w:cs="Times New Roman"/>
                    </w:rPr>
                    <m:t>j</m:t>
                  </m:r>
                </m:sub>
              </m:sSub>
            </m:e>
          </m:d>
        </m:oMath>
      </m:oMathPara>
    </w:p>
    <w:p w:rsidR="00CD1A0E" w:rsidRPr="005F1E3B" w:rsidRDefault="00023831" w:rsidP="002C5D14">
      <w:pPr>
        <w:spacing w:line="288" w:lineRule="auto"/>
        <w:ind w:rightChars="50" w:right="105"/>
        <w:rPr>
          <w:rFonts w:asciiTheme="minorEastAsia" w:hAnsiTheme="minorEastAsia" w:cs="Times New Roman"/>
          <w:bCs/>
          <w:sz w:val="24"/>
          <w:szCs w:val="24"/>
        </w:rPr>
      </w:pPr>
      <w:r w:rsidRPr="005F1E3B">
        <w:rPr>
          <w:rFonts w:asciiTheme="minorEastAsia" w:hAnsiTheme="minorEastAsia" w:cs="Times New Roman" w:hint="eastAsia"/>
          <w:bCs/>
          <w:sz w:val="24"/>
          <w:szCs w:val="24"/>
        </w:rPr>
        <w:t>从而满足用户</w:t>
      </w:r>
      <m:oMath>
        <m:r>
          <m:rPr>
            <m:sty m:val="p"/>
          </m:rPr>
          <w:rPr>
            <w:rFonts w:ascii="Cambria Math" w:hAnsi="Cambria Math" w:cs="Times New Roman" w:hint="eastAsia"/>
            <w:sz w:val="24"/>
            <w:szCs w:val="24"/>
          </w:rPr>
          <m:t>i</m:t>
        </m:r>
      </m:oMath>
      <w:r w:rsidRPr="005F1E3B">
        <w:rPr>
          <w:rFonts w:asciiTheme="minorEastAsia" w:hAnsiTheme="minorEastAsia" w:cs="Times New Roman" w:hint="eastAsia"/>
          <w:bCs/>
          <w:sz w:val="24"/>
          <w:szCs w:val="24"/>
        </w:rPr>
        <w:t>对不同物品的相对喜爱程度，即喜爱的物品将比不喜爱的物品更接近该用户。</w:t>
      </w:r>
    </w:p>
    <w:p w:rsidR="00562069" w:rsidRPr="00DD0192" w:rsidRDefault="00562069" w:rsidP="00DD0192">
      <w:pPr>
        <w:pStyle w:val="af3"/>
        <w:shd w:val="clear" w:color="auto" w:fill="FFFFFF"/>
        <w:spacing w:before="0" w:beforeAutospacing="0" w:after="0" w:afterAutospacing="0" w:line="288" w:lineRule="auto"/>
        <w:ind w:firstLineChars="200" w:firstLine="480"/>
        <w:jc w:val="both"/>
        <w:rPr>
          <w:rFonts w:asciiTheme="minorEastAsia" w:eastAsiaTheme="minorEastAsia" w:hAnsiTheme="minorEastAsia" w:cs="Arial"/>
          <w:color w:val="2F2F2F"/>
        </w:rPr>
      </w:pPr>
      <w:r w:rsidRPr="00DD0192">
        <w:rPr>
          <w:rFonts w:asciiTheme="minorEastAsia" w:eastAsiaTheme="minorEastAsia" w:hAnsiTheme="minorEastAsia" w:hint="eastAsia"/>
        </w:rPr>
        <w:t>其次，既然已经在模型中引入了度量学习，那么相应地需要使用适合于度量学习的</w:t>
      </w:r>
      <w:r w:rsidRPr="00DD0192">
        <w:rPr>
          <w:rFonts w:asciiTheme="minorEastAsia" w:eastAsiaTheme="minorEastAsia" w:hAnsiTheme="minorEastAsia" w:cs="Arial" w:hint="eastAsia"/>
          <w:color w:val="2F2F2F"/>
        </w:rPr>
        <w:t>损失函数，即pair-wise损失函数。其输入是一个三元组</w:t>
      </w:r>
      <m:oMath>
        <m:r>
          <m:rPr>
            <m:sty m:val="p"/>
          </m:rPr>
          <w:rPr>
            <w:rFonts w:ascii="Cambria Math" w:eastAsiaTheme="minorEastAsia" w:hAnsi="Cambria Math" w:cs="Arial"/>
            <w:color w:val="2F2F2F"/>
          </w:rPr>
          <m:t>&lt;i, j, k&gt;</m:t>
        </m:r>
      </m:oMath>
      <w:r w:rsidRPr="00DD0192">
        <w:rPr>
          <w:rFonts w:asciiTheme="minorEastAsia" w:eastAsiaTheme="minorEastAsia" w:hAnsiTheme="minorEastAsia" w:cs="Arial" w:hint="eastAsia"/>
          <w:color w:val="2F2F2F"/>
        </w:rPr>
        <w:t>，</w:t>
      </w:r>
      <m:oMath>
        <m:r>
          <m:rPr>
            <m:sty m:val="p"/>
          </m:rPr>
          <w:rPr>
            <w:rFonts w:ascii="Cambria Math" w:eastAsiaTheme="minorEastAsia" w:hAnsi="Cambria Math" w:cs="Arial" w:hint="eastAsia"/>
            <w:color w:val="2F2F2F"/>
          </w:rPr>
          <m:t>i</m:t>
        </m:r>
      </m:oMath>
      <w:r w:rsidRPr="00DD0192">
        <w:rPr>
          <w:rFonts w:asciiTheme="minorEastAsia" w:eastAsiaTheme="minorEastAsia" w:hAnsiTheme="minorEastAsia" w:cs="Arial" w:hint="eastAsia"/>
          <w:color w:val="2F2F2F"/>
        </w:rPr>
        <w:t>是目标对象，</w:t>
      </w:r>
      <m:oMath>
        <m:r>
          <m:rPr>
            <m:sty m:val="p"/>
          </m:rPr>
          <w:rPr>
            <w:rFonts w:ascii="Cambria Math" w:eastAsiaTheme="minorEastAsia" w:hAnsi="Cambria Math" w:cs="Arial" w:hint="eastAsia"/>
            <w:color w:val="2F2F2F"/>
          </w:rPr>
          <m:t>j</m:t>
        </m:r>
      </m:oMath>
      <w:r w:rsidRPr="00DD0192">
        <w:rPr>
          <w:rFonts w:asciiTheme="minorEastAsia" w:eastAsiaTheme="minorEastAsia" w:hAnsiTheme="minorEastAsia" w:cs="Arial" w:hint="eastAsia"/>
          <w:color w:val="2F2F2F"/>
        </w:rPr>
        <w:t>是正样本，即同类对象，</w:t>
      </w:r>
      <m:oMath>
        <m:r>
          <m:rPr>
            <m:sty m:val="p"/>
          </m:rPr>
          <w:rPr>
            <w:rFonts w:ascii="Cambria Math" w:eastAsiaTheme="minorEastAsia" w:hAnsi="Cambria Math" w:cs="Arial"/>
            <w:color w:val="2F2F2F"/>
          </w:rPr>
          <m:t>k</m:t>
        </m:r>
      </m:oMath>
      <w:r w:rsidRPr="00DD0192">
        <w:rPr>
          <w:rFonts w:asciiTheme="minorEastAsia" w:eastAsiaTheme="minorEastAsia" w:hAnsiTheme="minorEastAsia" w:cs="Arial" w:hint="eastAsia"/>
          <w:color w:val="2F2F2F"/>
        </w:rPr>
        <w:t>是负样本，即异类对象。对应于本文的推荐任务，也就是，</w:t>
      </w:r>
      <m:oMath>
        <m:r>
          <m:rPr>
            <m:sty m:val="p"/>
          </m:rPr>
          <w:rPr>
            <w:rFonts w:ascii="Cambria Math" w:eastAsiaTheme="minorEastAsia" w:hAnsi="Cambria Math" w:cs="Arial" w:hint="eastAsia"/>
            <w:color w:val="2F2F2F"/>
          </w:rPr>
          <m:t>i</m:t>
        </m:r>
      </m:oMath>
      <w:r w:rsidRPr="00DD0192">
        <w:rPr>
          <w:rFonts w:asciiTheme="minorEastAsia" w:eastAsiaTheme="minorEastAsia" w:hAnsiTheme="minorEastAsia" w:cs="Arial" w:hint="eastAsia"/>
          <w:color w:val="2F2F2F"/>
        </w:rPr>
        <w:t>是用户，</w:t>
      </w:r>
      <m:oMath>
        <m:r>
          <m:rPr>
            <m:sty m:val="p"/>
          </m:rPr>
          <w:rPr>
            <w:rFonts w:ascii="Cambria Math" w:eastAsiaTheme="minorEastAsia" w:hAnsi="Cambria Math" w:cs="Arial"/>
            <w:color w:val="2F2F2F"/>
          </w:rPr>
          <m:t>j</m:t>
        </m:r>
      </m:oMath>
      <w:r w:rsidRPr="00DD0192">
        <w:rPr>
          <w:rFonts w:asciiTheme="minorEastAsia" w:eastAsiaTheme="minorEastAsia" w:hAnsiTheme="minorEastAsia" w:cs="Arial" w:hint="eastAsia"/>
          <w:color w:val="2F2F2F"/>
        </w:rPr>
        <w:t>是用户喜爱的物品，</w:t>
      </w:r>
      <m:oMath>
        <m:r>
          <m:rPr>
            <m:sty m:val="p"/>
          </m:rPr>
          <w:rPr>
            <w:rFonts w:ascii="Cambria Math" w:eastAsiaTheme="minorEastAsia" w:hAnsi="Cambria Math" w:cs="Arial"/>
            <w:color w:val="2F2F2F"/>
          </w:rPr>
          <m:t>k</m:t>
        </m:r>
      </m:oMath>
      <w:r w:rsidRPr="00DD0192">
        <w:rPr>
          <w:rFonts w:asciiTheme="minorEastAsia" w:eastAsiaTheme="minorEastAsia" w:hAnsiTheme="minorEastAsia" w:cs="Arial" w:hint="eastAsia"/>
          <w:color w:val="2F2F2F"/>
        </w:rPr>
        <w:t>是用户不喜爱或</w:t>
      </w:r>
      <w:r w:rsidR="001754A1">
        <w:rPr>
          <w:rFonts w:asciiTheme="minorEastAsia" w:eastAsiaTheme="minorEastAsia" w:hAnsiTheme="minorEastAsia" w:cs="Arial" w:hint="eastAsia"/>
          <w:color w:val="2F2F2F"/>
        </w:rPr>
        <w:t>不清楚喜好关系</w:t>
      </w:r>
      <w:r w:rsidRPr="00DD0192">
        <w:rPr>
          <w:rFonts w:asciiTheme="minorEastAsia" w:eastAsiaTheme="minorEastAsia" w:hAnsiTheme="minorEastAsia" w:cs="Arial" w:hint="eastAsia"/>
          <w:color w:val="2F2F2F"/>
        </w:rPr>
        <w:t>的物品。有如下不等式：</w:t>
      </w:r>
    </w:p>
    <w:p w:rsidR="00562069" w:rsidRPr="00DD0192" w:rsidRDefault="00BF527A" w:rsidP="007E3F30">
      <w:pPr>
        <w:pStyle w:val="af3"/>
        <w:shd w:val="clear" w:color="auto" w:fill="FFFFFF"/>
        <w:spacing w:line="288" w:lineRule="auto"/>
        <w:jc w:val="center"/>
        <w:rPr>
          <w:rFonts w:asciiTheme="minorEastAsia" w:eastAsiaTheme="minorEastAsia" w:hAnsiTheme="minorEastAsia" w:cs="Arial"/>
          <w:color w:val="2F2F2F"/>
        </w:rPr>
      </w:pPr>
      <m:oMathPara>
        <m:oMath>
          <m:sSup>
            <m:sSupPr>
              <m:ctrlPr>
                <w:rPr>
                  <w:rFonts w:ascii="Cambria Math" w:eastAsiaTheme="minorEastAsia" w:hAnsi="Cambria Math" w:cs="Arial"/>
                  <w:color w:val="2F2F2F"/>
                </w:rPr>
              </m:ctrlPr>
            </m:sSupPr>
            <m:e>
              <m:r>
                <m:rPr>
                  <m:sty m:val="p"/>
                </m:rPr>
                <w:rPr>
                  <w:rFonts w:ascii="Cambria Math" w:eastAsiaTheme="minorEastAsia" w:hAnsi="Cambria Math" w:cs="Arial"/>
                  <w:color w:val="2F2F2F"/>
                </w:rPr>
                <m:t>d(i, j)</m:t>
              </m:r>
            </m:e>
            <m:sup>
              <m:r>
                <w:rPr>
                  <w:rFonts w:ascii="Cambria Math" w:eastAsiaTheme="minorEastAsia" w:hAnsi="Cambria Math" w:cs="Arial"/>
                  <w:color w:val="2F2F2F"/>
                </w:rPr>
                <m:t>2</m:t>
              </m:r>
            </m:sup>
          </m:sSup>
          <m:r>
            <w:rPr>
              <w:rFonts w:ascii="Cambria Math" w:eastAsiaTheme="minorEastAsia" w:hAnsi="Cambria Math" w:cs="Arial"/>
              <w:color w:val="2F2F2F"/>
            </w:rPr>
            <m:t xml:space="preserve"> + threshold &lt;</m:t>
          </m:r>
          <m:sSup>
            <m:sSupPr>
              <m:ctrlPr>
                <w:rPr>
                  <w:rFonts w:ascii="Cambria Math" w:eastAsiaTheme="minorEastAsia" w:hAnsi="Cambria Math" w:cs="Arial"/>
                  <w:i/>
                  <w:color w:val="2F2F2F"/>
                </w:rPr>
              </m:ctrlPr>
            </m:sSupPr>
            <m:e>
              <m:r>
                <w:rPr>
                  <w:rFonts w:ascii="Cambria Math" w:eastAsiaTheme="minorEastAsia" w:hAnsi="Cambria Math" w:cs="Arial"/>
                  <w:color w:val="2F2F2F"/>
                </w:rPr>
                <m:t>d(i, k)</m:t>
              </m:r>
            </m:e>
            <m:sup>
              <m:r>
                <w:rPr>
                  <w:rFonts w:ascii="Cambria Math" w:eastAsiaTheme="minorEastAsia" w:hAnsi="Cambria Math" w:cs="Arial"/>
                  <w:color w:val="2F2F2F"/>
                </w:rPr>
                <m:t>2</m:t>
              </m:r>
            </m:sup>
          </m:sSup>
        </m:oMath>
      </m:oMathPara>
    </w:p>
    <w:p w:rsidR="00B80E1B" w:rsidRPr="00DD0192" w:rsidRDefault="00B80E1B" w:rsidP="00236BC1">
      <w:pPr>
        <w:pStyle w:val="af3"/>
        <w:shd w:val="clear" w:color="auto" w:fill="FFFFFF"/>
        <w:spacing w:before="0" w:beforeAutospacing="0" w:after="0" w:afterAutospacing="0" w:line="288" w:lineRule="auto"/>
        <w:jc w:val="both"/>
        <w:rPr>
          <w:rFonts w:asciiTheme="minorEastAsia" w:eastAsiaTheme="minorEastAsia" w:hAnsiTheme="minorEastAsia" w:cs="Arial"/>
          <w:color w:val="2F2F2F"/>
        </w:rPr>
      </w:pPr>
      <w:r w:rsidRPr="00DD0192">
        <w:rPr>
          <w:rFonts w:asciiTheme="minorEastAsia" w:eastAsiaTheme="minorEastAsia" w:hAnsiTheme="minorEastAsia" w:cs="Arial" w:hint="eastAsia"/>
          <w:color w:val="2F2F2F"/>
        </w:rPr>
        <w:t>其中，</w:t>
      </w:r>
      <m:oMath>
        <m:r>
          <m:rPr>
            <m:sty m:val="p"/>
          </m:rPr>
          <w:rPr>
            <w:rFonts w:ascii="Cambria Math" w:eastAsiaTheme="minorEastAsia" w:hAnsi="Cambria Math" w:cs="Arial"/>
            <w:color w:val="2F2F2F"/>
          </w:rPr>
          <m:t>d</m:t>
        </m:r>
      </m:oMath>
      <w:r w:rsidRPr="00DD0192">
        <w:rPr>
          <w:rFonts w:asciiTheme="minorEastAsia" w:eastAsiaTheme="minorEastAsia" w:hAnsiTheme="minorEastAsia" w:cs="Arial" w:hint="eastAsia"/>
          <w:color w:val="2F2F2F"/>
        </w:rPr>
        <w:t>表示某种度量指标下的距离数值，threshold表示特定阈值。该不等式本质上定义了正负样本之间的距离关系，即正样本间的距离与阈值</w:t>
      </w:r>
      <w:r w:rsidR="00236BC1">
        <w:rPr>
          <w:rFonts w:asciiTheme="minorEastAsia" w:eastAsiaTheme="minorEastAsia" w:hAnsiTheme="minorEastAsia" w:cs="Arial" w:hint="eastAsia"/>
          <w:color w:val="2F2F2F"/>
        </w:rPr>
        <w:t>之</w:t>
      </w:r>
      <w:r w:rsidRPr="00DD0192">
        <w:rPr>
          <w:rFonts w:asciiTheme="minorEastAsia" w:eastAsiaTheme="minorEastAsia" w:hAnsiTheme="minorEastAsia" w:cs="Arial" w:hint="eastAsia"/>
          <w:color w:val="2F2F2F"/>
        </w:rPr>
        <w:t>和会小于负样本间的距离。因此，基于此种三元组输入和不等式理论，相应的pair-wise损失函数为：</w:t>
      </w:r>
    </w:p>
    <w:p w:rsidR="00B80E1B" w:rsidRPr="00DD0192" w:rsidRDefault="00B80E1B" w:rsidP="007E3F30">
      <w:pPr>
        <w:pStyle w:val="af3"/>
        <w:shd w:val="clear" w:color="auto" w:fill="FFFFFF"/>
        <w:spacing w:line="288" w:lineRule="auto"/>
        <w:jc w:val="center"/>
        <w:rPr>
          <w:rFonts w:asciiTheme="minorEastAsia" w:eastAsiaTheme="minorEastAsia" w:hAnsiTheme="minorEastAsia" w:cs="Arial"/>
          <w:color w:val="2F2F2F"/>
        </w:rPr>
      </w:pPr>
      <m:oMathPara>
        <m:oMath>
          <m:r>
            <m:rPr>
              <m:scr m:val="script"/>
              <m:sty m:val="p"/>
            </m:rPr>
            <w:rPr>
              <w:rFonts w:ascii="Cambria Math" w:eastAsiaTheme="minorEastAsia" w:hAnsi="Cambria Math" w:cs="Arial"/>
              <w:color w:val="2F2F2F"/>
            </w:rPr>
            <w:lastRenderedPageBreak/>
            <m:t>L</m:t>
          </m:r>
          <m:d>
            <m:dPr>
              <m:begChr m:val="（"/>
              <m:endChr m:val="）"/>
              <m:ctrlPr>
                <w:rPr>
                  <w:rFonts w:ascii="Cambria Math" w:eastAsiaTheme="minorEastAsia" w:hAnsi="Cambria Math" w:cs="Arial"/>
                  <w:color w:val="2F2F2F"/>
                </w:rPr>
              </m:ctrlPr>
            </m:dPr>
            <m:e>
              <m:r>
                <m:rPr>
                  <m:sty m:val="p"/>
                </m:rPr>
                <w:rPr>
                  <w:rFonts w:ascii="Cambria Math" w:eastAsiaTheme="minorEastAsia" w:hAnsi="Cambria Math" w:cs="Arial" w:hint="eastAsia"/>
                  <w:color w:val="2F2F2F"/>
                </w:rPr>
                <m:t>d</m:t>
              </m:r>
            </m:e>
          </m:d>
          <m:r>
            <w:rPr>
              <w:rFonts w:ascii="Cambria Math" w:eastAsiaTheme="minorEastAsia" w:hAnsi="Cambria Math" w:cs="Arial"/>
              <w:color w:val="2F2F2F"/>
            </w:rPr>
            <m:t xml:space="preserve"> = </m:t>
          </m:r>
          <m:nary>
            <m:naryPr>
              <m:chr m:val="∑"/>
              <m:limLoc m:val="undOvr"/>
              <m:supHide m:val="1"/>
              <m:ctrlPr>
                <w:rPr>
                  <w:rFonts w:ascii="Cambria Math" w:eastAsiaTheme="minorEastAsia" w:hAnsi="Cambria Math" w:cs="Arial"/>
                  <w:i/>
                  <w:color w:val="2F2F2F"/>
                </w:rPr>
              </m:ctrlPr>
            </m:naryPr>
            <m:sub>
              <m:d>
                <m:dPr>
                  <m:ctrlPr>
                    <w:rPr>
                      <w:rFonts w:ascii="Cambria Math" w:eastAsiaTheme="minorEastAsia" w:hAnsi="Cambria Math" w:cs="Arial"/>
                      <w:i/>
                      <w:color w:val="2F2F2F"/>
                    </w:rPr>
                  </m:ctrlPr>
                </m:dPr>
                <m:e>
                  <m:r>
                    <w:rPr>
                      <w:rFonts w:ascii="Cambria Math" w:eastAsiaTheme="minorEastAsia" w:hAnsi="Cambria Math" w:cs="Arial"/>
                      <w:color w:val="2F2F2F"/>
                    </w:rPr>
                    <m:t>i, j</m:t>
                  </m:r>
                </m:e>
              </m:d>
              <m:r>
                <w:rPr>
                  <w:rFonts w:ascii="Cambria Math" w:eastAsiaTheme="minorEastAsia" w:hAnsi="Cambria Math" w:cs="Arial"/>
                  <w:color w:val="2F2F2F"/>
                </w:rPr>
                <m:t>∈S</m:t>
              </m:r>
            </m:sub>
            <m:sup/>
            <m:e>
              <m:nary>
                <m:naryPr>
                  <m:chr m:val="∑"/>
                  <m:limLoc m:val="undOvr"/>
                  <m:supHide m:val="1"/>
                  <m:ctrlPr>
                    <w:rPr>
                      <w:rFonts w:ascii="Cambria Math" w:eastAsiaTheme="minorEastAsia" w:hAnsi="Cambria Math" w:cs="Arial"/>
                      <w:i/>
                      <w:color w:val="2F2F2F"/>
                    </w:rPr>
                  </m:ctrlPr>
                </m:naryPr>
                <m:sub>
                  <m:r>
                    <w:rPr>
                      <w:rFonts w:ascii="Cambria Math" w:eastAsiaTheme="minorEastAsia" w:hAnsi="Cambria Math" w:cs="Arial"/>
                      <w:color w:val="2F2F2F"/>
                    </w:rPr>
                    <m:t>(i, k)∉S</m:t>
                  </m:r>
                </m:sub>
                <m:sup/>
                <m:e>
                  <m:sSub>
                    <m:sSubPr>
                      <m:ctrlPr>
                        <w:rPr>
                          <w:rFonts w:ascii="Cambria Math" w:eastAsiaTheme="minorEastAsia" w:hAnsi="Cambria Math" w:cs="Arial"/>
                          <w:i/>
                          <w:color w:val="2F2F2F"/>
                        </w:rPr>
                      </m:ctrlPr>
                    </m:sSubPr>
                    <m:e>
                      <m:r>
                        <w:rPr>
                          <w:rFonts w:ascii="Cambria Math" w:eastAsiaTheme="minorEastAsia" w:hAnsi="Cambria Math" w:cs="Arial"/>
                          <w:color w:val="2F2F2F"/>
                        </w:rPr>
                        <m:t xml:space="preserve">[threshold + </m:t>
                      </m:r>
                      <m:sSup>
                        <m:sSupPr>
                          <m:ctrlPr>
                            <w:rPr>
                              <w:rFonts w:ascii="Cambria Math" w:eastAsiaTheme="minorEastAsia" w:hAnsi="Cambria Math" w:cs="Arial"/>
                              <w:i/>
                              <w:color w:val="2F2F2F"/>
                            </w:rPr>
                          </m:ctrlPr>
                        </m:sSupPr>
                        <m:e>
                          <m:r>
                            <w:rPr>
                              <w:rFonts w:ascii="Cambria Math" w:eastAsiaTheme="minorEastAsia" w:hAnsi="Cambria Math" w:cs="Arial"/>
                              <w:color w:val="2F2F2F"/>
                            </w:rPr>
                            <m:t>d</m:t>
                          </m:r>
                          <m:d>
                            <m:dPr>
                              <m:ctrlPr>
                                <w:rPr>
                                  <w:rFonts w:ascii="Cambria Math" w:eastAsiaTheme="minorEastAsia" w:hAnsi="Cambria Math" w:cs="Arial"/>
                                  <w:i/>
                                  <w:color w:val="2F2F2F"/>
                                </w:rPr>
                              </m:ctrlPr>
                            </m:dPr>
                            <m:e>
                              <m:r>
                                <w:rPr>
                                  <w:rFonts w:ascii="Cambria Math" w:eastAsiaTheme="minorEastAsia" w:hAnsi="Cambria Math" w:cs="Arial"/>
                                  <w:color w:val="2F2F2F"/>
                                </w:rPr>
                                <m:t>i, j</m:t>
                              </m:r>
                            </m:e>
                          </m:d>
                        </m:e>
                        <m:sup>
                          <m:r>
                            <w:rPr>
                              <w:rFonts w:ascii="Cambria Math" w:eastAsiaTheme="minorEastAsia" w:hAnsi="Cambria Math" w:cs="Arial"/>
                              <w:color w:val="2F2F2F"/>
                            </w:rPr>
                            <m:t>2</m:t>
                          </m:r>
                        </m:sup>
                      </m:sSup>
                      <m:r>
                        <w:rPr>
                          <w:rFonts w:ascii="Cambria Math" w:eastAsiaTheme="minorEastAsia" w:hAnsi="Cambria Math" w:cs="Arial"/>
                          <w:color w:val="2F2F2F"/>
                        </w:rPr>
                        <m:t xml:space="preserve"> -</m:t>
                      </m:r>
                      <m:sSup>
                        <m:sSupPr>
                          <m:ctrlPr>
                            <w:rPr>
                              <w:rFonts w:ascii="Cambria Math" w:eastAsiaTheme="minorEastAsia" w:hAnsi="Cambria Math" w:cs="Arial"/>
                              <w:i/>
                              <w:color w:val="2F2F2F"/>
                            </w:rPr>
                          </m:ctrlPr>
                        </m:sSupPr>
                        <m:e>
                          <m:r>
                            <w:rPr>
                              <w:rFonts w:ascii="Cambria Math" w:eastAsiaTheme="minorEastAsia" w:hAnsi="Cambria Math" w:cs="Arial"/>
                              <w:color w:val="2F2F2F"/>
                            </w:rPr>
                            <m:t>d(i, k)</m:t>
                          </m:r>
                        </m:e>
                        <m:sup>
                          <m:r>
                            <w:rPr>
                              <w:rFonts w:ascii="Cambria Math" w:eastAsiaTheme="minorEastAsia" w:hAnsi="Cambria Math" w:cs="Arial"/>
                              <w:color w:val="2F2F2F"/>
                            </w:rPr>
                            <m:t>2</m:t>
                          </m:r>
                        </m:sup>
                      </m:sSup>
                      <m:r>
                        <w:rPr>
                          <w:rFonts w:ascii="Cambria Math" w:eastAsiaTheme="minorEastAsia" w:hAnsi="Cambria Math" w:cs="Arial"/>
                          <w:color w:val="2F2F2F"/>
                        </w:rPr>
                        <m:t>]</m:t>
                      </m:r>
                    </m:e>
                    <m:sub>
                      <m:r>
                        <w:rPr>
                          <w:rFonts w:ascii="Cambria Math" w:eastAsiaTheme="minorEastAsia" w:hAnsi="Cambria Math" w:cs="Arial"/>
                          <w:color w:val="2F2F2F"/>
                        </w:rPr>
                        <m:t>+</m:t>
                      </m:r>
                    </m:sub>
                  </m:sSub>
                </m:e>
              </m:nary>
            </m:e>
          </m:nary>
        </m:oMath>
      </m:oMathPara>
    </w:p>
    <w:p w:rsidR="00B80E1B" w:rsidRPr="00DD0192" w:rsidRDefault="00BF527A" w:rsidP="007E3F30">
      <w:pPr>
        <w:pStyle w:val="af3"/>
        <w:shd w:val="clear" w:color="auto" w:fill="FFFFFF"/>
        <w:spacing w:line="288" w:lineRule="auto"/>
        <w:jc w:val="center"/>
        <w:rPr>
          <w:rFonts w:asciiTheme="minorEastAsia" w:eastAsiaTheme="minorEastAsia" w:hAnsiTheme="minorEastAsia" w:cs="Arial"/>
          <w:color w:val="2F2F2F"/>
        </w:rPr>
      </w:pPr>
      <m:oMathPara>
        <m:oMath>
          <m:sSub>
            <m:sSubPr>
              <m:ctrlPr>
                <w:rPr>
                  <w:rFonts w:ascii="Cambria Math" w:eastAsiaTheme="minorEastAsia" w:hAnsi="Cambria Math" w:cs="Arial"/>
                  <w:color w:val="2F2F2F"/>
                </w:rPr>
              </m:ctrlPr>
            </m:sSubPr>
            <m:e>
              <m:r>
                <m:rPr>
                  <m:sty m:val="p"/>
                </m:rPr>
                <w:rPr>
                  <w:rFonts w:ascii="Cambria Math" w:eastAsiaTheme="minorEastAsia" w:hAnsi="Cambria Math" w:cs="Arial"/>
                  <w:color w:val="2F2F2F"/>
                </w:rPr>
                <m:t>[z]</m:t>
              </m:r>
            </m:e>
            <m:sub>
              <m:r>
                <w:rPr>
                  <w:rFonts w:ascii="Cambria Math" w:eastAsiaTheme="minorEastAsia" w:hAnsi="Cambria Math" w:cs="Arial"/>
                  <w:color w:val="2F2F2F"/>
                </w:rPr>
                <m:t>+</m:t>
              </m:r>
            </m:sub>
          </m:sSub>
          <m:r>
            <w:rPr>
              <w:rFonts w:ascii="Cambria Math" w:eastAsiaTheme="minorEastAsia" w:hAnsi="Cambria Math" w:cs="Arial"/>
              <w:color w:val="2F2F2F"/>
            </w:rPr>
            <m:t>=</m:t>
          </m:r>
          <m:r>
            <m:rPr>
              <m:sty m:val="p"/>
            </m:rPr>
            <w:rPr>
              <w:rFonts w:ascii="Cambria Math" w:eastAsiaTheme="minorEastAsia" w:hAnsi="Cambria Math" w:cs="Arial"/>
              <w:color w:val="2F2F2F"/>
            </w:rPr>
            <m:t>max⁡</m:t>
          </m:r>
          <m:r>
            <w:rPr>
              <w:rFonts w:ascii="Cambria Math" w:eastAsiaTheme="minorEastAsia" w:hAnsi="Cambria Math" w:cs="Arial"/>
              <w:color w:val="2F2F2F"/>
            </w:rPr>
            <m:t>(z, 0)</m:t>
          </m:r>
        </m:oMath>
      </m:oMathPara>
    </w:p>
    <w:p w:rsidR="00372BF7" w:rsidRDefault="00697DD8" w:rsidP="00236BC1">
      <w:pPr>
        <w:pStyle w:val="af3"/>
        <w:shd w:val="clear" w:color="auto" w:fill="FFFFFF"/>
        <w:spacing w:before="0" w:beforeAutospacing="0" w:after="0" w:afterAutospacing="0" w:line="288" w:lineRule="auto"/>
        <w:jc w:val="both"/>
        <w:rPr>
          <w:rFonts w:asciiTheme="minorEastAsia" w:eastAsiaTheme="minorEastAsia" w:hAnsiTheme="minorEastAsia" w:cs="Arial"/>
          <w:color w:val="2F2F2F"/>
        </w:rPr>
      </w:pPr>
      <w:r w:rsidRPr="00DD0192">
        <w:rPr>
          <w:rFonts w:asciiTheme="minorEastAsia" w:eastAsiaTheme="minorEastAsia" w:hAnsiTheme="minorEastAsia" w:cs="Arial" w:hint="eastAsia"/>
          <w:color w:val="2F2F2F"/>
        </w:rPr>
        <w:t>其中，</w:t>
      </w:r>
      <m:oMath>
        <m:r>
          <m:rPr>
            <m:sty m:val="p"/>
          </m:rPr>
          <w:rPr>
            <w:rFonts w:ascii="Cambria Math" w:eastAsiaTheme="minorEastAsia" w:hAnsi="Cambria Math" w:cs="Arial" w:hint="eastAsia"/>
            <w:color w:val="2F2F2F"/>
          </w:rPr>
          <m:t>S</m:t>
        </m:r>
      </m:oMath>
      <w:r w:rsidRPr="00DD0192">
        <w:rPr>
          <w:rFonts w:asciiTheme="minorEastAsia" w:eastAsiaTheme="minorEastAsia" w:hAnsiTheme="minorEastAsia" w:cs="Arial" w:hint="eastAsia"/>
          <w:color w:val="2F2F2F"/>
        </w:rPr>
        <w:t>是正样本集合。因此</w:t>
      </w:r>
      <w:r w:rsidR="00236BC1">
        <w:rPr>
          <w:rFonts w:asciiTheme="minorEastAsia" w:eastAsiaTheme="minorEastAsia" w:hAnsiTheme="minorEastAsia" w:cs="Arial" w:hint="eastAsia"/>
          <w:color w:val="2F2F2F"/>
        </w:rPr>
        <w:t>，</w:t>
      </w:r>
      <w:r w:rsidRPr="00DD0192">
        <w:rPr>
          <w:rFonts w:asciiTheme="minorEastAsia" w:eastAsiaTheme="minorEastAsia" w:hAnsiTheme="minorEastAsia" w:cs="Arial" w:hint="eastAsia"/>
          <w:color w:val="2F2F2F"/>
        </w:rPr>
        <w:t>最终的优化目标是拉近正样本</w:t>
      </w:r>
      <m:oMath>
        <m:r>
          <m:rPr>
            <m:sty m:val="p"/>
          </m:rPr>
          <w:rPr>
            <w:rFonts w:ascii="Cambria Math" w:eastAsiaTheme="minorEastAsia" w:hAnsi="Cambria Math" w:cs="Arial"/>
            <w:color w:val="2F2F2F"/>
          </w:rPr>
          <m:t>(i, j)</m:t>
        </m:r>
      </m:oMath>
      <w:r w:rsidRPr="00DD0192">
        <w:rPr>
          <w:rFonts w:asciiTheme="minorEastAsia" w:eastAsiaTheme="minorEastAsia" w:hAnsiTheme="minorEastAsia" w:cs="Arial" w:hint="eastAsia"/>
          <w:color w:val="2F2F2F"/>
        </w:rPr>
        <w:t>的距离，</w:t>
      </w:r>
      <w:r w:rsidR="00236BC1">
        <w:rPr>
          <w:rFonts w:asciiTheme="minorEastAsia" w:eastAsiaTheme="minorEastAsia" w:hAnsiTheme="minorEastAsia" w:cs="Arial" w:hint="eastAsia"/>
          <w:color w:val="2F2F2F"/>
        </w:rPr>
        <w:t>推远</w:t>
      </w:r>
      <w:r w:rsidR="00F35FE1" w:rsidRPr="00DD0192">
        <w:rPr>
          <w:rFonts w:asciiTheme="minorEastAsia" w:eastAsiaTheme="minorEastAsia" w:hAnsiTheme="minorEastAsia" w:cs="Arial" w:hint="eastAsia"/>
          <w:color w:val="2F2F2F"/>
        </w:rPr>
        <w:t>负样本(</w:t>
      </w:r>
      <w:r w:rsidR="00F35FE1" w:rsidRPr="00DD0192">
        <w:rPr>
          <w:rFonts w:asciiTheme="minorEastAsia" w:eastAsiaTheme="minorEastAsia" w:hAnsiTheme="minorEastAsia" w:cs="Arial"/>
          <w:color w:val="2F2F2F"/>
        </w:rPr>
        <w:t>i, k)</w:t>
      </w:r>
      <w:r w:rsidR="00F35FE1" w:rsidRPr="00DD0192">
        <w:rPr>
          <w:rFonts w:asciiTheme="minorEastAsia" w:eastAsiaTheme="minorEastAsia" w:hAnsiTheme="minorEastAsia" w:cs="Arial" w:hint="eastAsia"/>
          <w:color w:val="2F2F2F"/>
        </w:rPr>
        <w:t>的距离。显然，只有括号内公式的值大于0时，才可以计算误差，并依据反向传播调节网络参数。</w:t>
      </w:r>
    </w:p>
    <w:p w:rsidR="00E26F68" w:rsidRPr="00526DF9" w:rsidRDefault="00E26F68" w:rsidP="00E26F68">
      <w:pPr>
        <w:pStyle w:val="3"/>
        <w:ind w:firstLine="482"/>
        <w:rPr>
          <w:rFonts w:ascii="黑体" w:hAnsi="黑体"/>
        </w:rPr>
      </w:pPr>
      <w:bookmarkStart w:id="32" w:name="_Toc9434812"/>
      <w:r>
        <w:rPr>
          <w:rFonts w:ascii="黑体" w:hAnsi="黑体"/>
        </w:rPr>
        <w:t>3.2.3</w:t>
      </w:r>
      <w:r w:rsidRPr="004F2295">
        <w:rPr>
          <w:rFonts w:ascii="黑体" w:hAnsi="黑体"/>
        </w:rPr>
        <w:t xml:space="preserve"> </w:t>
      </w:r>
      <w:r>
        <w:rPr>
          <w:rFonts w:ascii="黑体" w:hAnsi="黑体" w:hint="eastAsia"/>
        </w:rPr>
        <w:t>总体模型</w:t>
      </w:r>
      <w:bookmarkEnd w:id="32"/>
    </w:p>
    <w:p w:rsidR="00E26F68" w:rsidRDefault="00E26F68" w:rsidP="005A01FF">
      <w:pPr>
        <w:pStyle w:val="af3"/>
        <w:shd w:val="clear" w:color="auto" w:fill="FFFFFF"/>
        <w:spacing w:before="0" w:beforeAutospacing="0" w:after="0" w:afterAutospacing="0" w:line="288" w:lineRule="auto"/>
        <w:ind w:firstLineChars="200" w:firstLine="480"/>
        <w:jc w:val="both"/>
        <w:rPr>
          <w:rFonts w:asciiTheme="minorEastAsia" w:eastAsiaTheme="minorEastAsia" w:hAnsiTheme="minorEastAsia" w:cs="Arial"/>
          <w:color w:val="2F2F2F"/>
        </w:rPr>
      </w:pPr>
      <w:r>
        <w:rPr>
          <w:rFonts w:asciiTheme="minorEastAsia" w:eastAsiaTheme="minorEastAsia" w:hAnsiTheme="minorEastAsia" w:cs="Arial" w:hint="eastAsia"/>
          <w:color w:val="2F2F2F"/>
        </w:rPr>
        <w:t>保留NeuACF的模型框架，</w:t>
      </w:r>
      <w:proofErr w:type="gramStart"/>
      <w:r>
        <w:rPr>
          <w:rFonts w:asciiTheme="minorEastAsia" w:eastAsiaTheme="minorEastAsia" w:hAnsiTheme="minorEastAsia" w:cs="Arial" w:hint="eastAsia"/>
          <w:color w:val="2F2F2F"/>
        </w:rPr>
        <w:t>即方面级</w:t>
      </w:r>
      <w:proofErr w:type="gramEnd"/>
      <w:r>
        <w:rPr>
          <w:rFonts w:asciiTheme="minorEastAsia" w:eastAsiaTheme="minorEastAsia" w:hAnsiTheme="minorEastAsia" w:cs="Arial" w:hint="eastAsia"/>
          <w:color w:val="2F2F2F"/>
        </w:rPr>
        <w:t>相似性矩阵计算、</w:t>
      </w:r>
      <w:proofErr w:type="gramStart"/>
      <w:r>
        <w:rPr>
          <w:rFonts w:asciiTheme="minorEastAsia" w:eastAsiaTheme="minorEastAsia" w:hAnsiTheme="minorEastAsia" w:cs="Arial" w:hint="eastAsia"/>
          <w:color w:val="2F2F2F"/>
        </w:rPr>
        <w:t>方面级隐</w:t>
      </w:r>
      <w:proofErr w:type="gramEnd"/>
      <w:r>
        <w:rPr>
          <w:rFonts w:asciiTheme="minorEastAsia" w:eastAsiaTheme="minorEastAsia" w:hAnsiTheme="minorEastAsia" w:cs="Arial" w:hint="eastAsia"/>
          <w:color w:val="2F2F2F"/>
        </w:rPr>
        <w:t>因子学习和基于注意力机制的</w:t>
      </w:r>
      <w:proofErr w:type="gramStart"/>
      <w:r>
        <w:rPr>
          <w:rFonts w:asciiTheme="minorEastAsia" w:eastAsiaTheme="minorEastAsia" w:hAnsiTheme="minorEastAsia" w:cs="Arial" w:hint="eastAsia"/>
          <w:color w:val="2F2F2F"/>
        </w:rPr>
        <w:t>方面级隐</w:t>
      </w:r>
      <w:proofErr w:type="gramEnd"/>
      <w:r>
        <w:rPr>
          <w:rFonts w:asciiTheme="minorEastAsia" w:eastAsiaTheme="minorEastAsia" w:hAnsiTheme="minorEastAsia" w:cs="Arial" w:hint="eastAsia"/>
          <w:color w:val="2F2F2F"/>
        </w:rPr>
        <w:t>因子融合，只替换整个模型</w:t>
      </w:r>
      <w:r w:rsidR="005A01FF">
        <w:rPr>
          <w:rFonts w:asciiTheme="minorEastAsia" w:eastAsiaTheme="minorEastAsia" w:hAnsiTheme="minorEastAsia" w:cs="Arial" w:hint="eastAsia"/>
          <w:color w:val="2F2F2F"/>
        </w:rPr>
        <w:t>的</w:t>
      </w:r>
      <w:r>
        <w:rPr>
          <w:rFonts w:asciiTheme="minorEastAsia" w:eastAsiaTheme="minorEastAsia" w:hAnsiTheme="minorEastAsia" w:cs="Arial" w:hint="eastAsia"/>
          <w:color w:val="2F2F2F"/>
        </w:rPr>
        <w:t>优化模块。</w:t>
      </w:r>
    </w:p>
    <w:p w:rsidR="00E26F68" w:rsidRDefault="00E26F68" w:rsidP="005A01FF">
      <w:pPr>
        <w:pStyle w:val="af3"/>
        <w:shd w:val="clear" w:color="auto" w:fill="FFFFFF"/>
        <w:spacing w:before="0" w:beforeAutospacing="0" w:after="0" w:afterAutospacing="0" w:line="288" w:lineRule="auto"/>
        <w:ind w:firstLineChars="200" w:firstLine="480"/>
        <w:jc w:val="both"/>
        <w:rPr>
          <w:rFonts w:asciiTheme="minorEastAsia" w:eastAsiaTheme="minorEastAsia" w:hAnsiTheme="minorEastAsia" w:cs="Arial"/>
          <w:color w:val="2F2F2F"/>
        </w:rPr>
      </w:pPr>
      <w:r>
        <w:rPr>
          <w:rFonts w:asciiTheme="minorEastAsia" w:eastAsiaTheme="minorEastAsia" w:hAnsiTheme="minorEastAsia" w:cs="Arial" w:hint="eastAsia"/>
          <w:color w:val="2F2F2F"/>
        </w:rPr>
        <w:t>具体地，以欧几里</w:t>
      </w:r>
      <w:proofErr w:type="gramStart"/>
      <w:r>
        <w:rPr>
          <w:rFonts w:asciiTheme="minorEastAsia" w:eastAsiaTheme="minorEastAsia" w:hAnsiTheme="minorEastAsia" w:cs="Arial" w:hint="eastAsia"/>
          <w:color w:val="2F2F2F"/>
        </w:rPr>
        <w:t>得距离</w:t>
      </w:r>
      <w:proofErr w:type="gramEnd"/>
      <w:r>
        <w:rPr>
          <w:rFonts w:asciiTheme="minorEastAsia" w:eastAsiaTheme="minorEastAsia" w:hAnsiTheme="minorEastAsia" w:cs="Arial" w:hint="eastAsia"/>
          <w:color w:val="2F2F2F"/>
        </w:rPr>
        <w:t>定义的metric衡量用户和物品的交互可能性：</w:t>
      </w:r>
    </w:p>
    <w:p w:rsidR="00E26F68" w:rsidRDefault="00E26F68" w:rsidP="00E26F68">
      <w:pPr>
        <w:spacing w:before="100" w:beforeAutospacing="1" w:after="100" w:afterAutospacing="1" w:line="288" w:lineRule="auto"/>
        <w:ind w:leftChars="50" w:left="105" w:rightChars="50" w:right="105" w:firstLineChars="200" w:firstLine="420"/>
        <w:jc w:val="center"/>
        <w:rPr>
          <w:rFonts w:ascii="宋体" w:eastAsia="宋体" w:hAnsi="宋体" w:cs="Times New Roman"/>
          <w:bCs/>
        </w:rPr>
      </w:pPr>
      <m:oMathPara>
        <m:oMath>
          <m:r>
            <m:rPr>
              <m:sty m:val="p"/>
            </m:rPr>
            <w:rPr>
              <w:rFonts w:ascii="Cambria Math" w:eastAsia="宋体" w:hAnsi="Cambria Math" w:cs="Times New Roman"/>
            </w:rPr>
            <m:t>d</m:t>
          </m:r>
          <m:d>
            <m:dPr>
              <m:ctrlPr>
                <w:rPr>
                  <w:rFonts w:ascii="Cambria Math" w:eastAsia="宋体" w:hAnsi="Cambria Math" w:cs="Times New Roman"/>
                  <w:bCs/>
                </w:rPr>
              </m:ctrlPr>
            </m:dPr>
            <m:e>
              <m:r>
                <m:rPr>
                  <m:sty m:val="p"/>
                </m:rPr>
                <w:rPr>
                  <w:rFonts w:ascii="Cambria Math" w:eastAsia="宋体" w:hAnsi="Cambria Math" w:cs="Times New Roman"/>
                </w:rPr>
                <m:t>i, j</m:t>
              </m:r>
            </m:e>
          </m:d>
          <m:r>
            <w:rPr>
              <w:rFonts w:ascii="Cambria Math" w:eastAsia="宋体" w:hAnsi="Cambria Math" w:cs="Times New Roman"/>
            </w:rPr>
            <m:t xml:space="preserve"> = </m:t>
          </m:r>
          <m:d>
            <m:dPr>
              <m:begChr m:val="‖"/>
              <m:endChr m:val=""/>
              <m:ctrlPr>
                <w:rPr>
                  <w:rFonts w:ascii="Cambria Math" w:eastAsia="宋体" w:hAnsi="Cambria Math" w:cs="Times New Roman"/>
                  <w:bCs/>
                  <w:i/>
                </w:rPr>
              </m:ctrlPr>
            </m:dPr>
            <m:e>
              <m:sSub>
                <m:sSubPr>
                  <m:ctrlPr>
                    <w:rPr>
                      <w:rFonts w:ascii="Cambria Math" w:eastAsia="宋体" w:hAnsi="Cambria Math" w:cs="Times New Roman"/>
                      <w:b/>
                      <w:bCs/>
                    </w:rPr>
                  </m:ctrlPr>
                </m:sSubPr>
                <m:e>
                  <m:r>
                    <m:rPr>
                      <m:sty m:val="bi"/>
                    </m:rPr>
                    <w:rPr>
                      <w:rFonts w:ascii="Cambria Math" w:eastAsia="宋体" w:hAnsi="Cambria Math" w:cs="Times New Roman" w:hint="eastAsia"/>
                    </w:rPr>
                    <m:t>u</m:t>
                  </m:r>
                </m:e>
                <m:sub>
                  <m:r>
                    <m:rPr>
                      <m:sty m:val="bi"/>
                    </m:rPr>
                    <w:rPr>
                      <w:rFonts w:ascii="Cambria Math" w:eastAsia="宋体" w:hAnsi="Cambria Math" w:cs="Times New Roman"/>
                    </w:rPr>
                    <m:t>i</m:t>
                  </m:r>
                </m:sub>
              </m:sSub>
            </m:e>
          </m:d>
          <m:r>
            <w:rPr>
              <w:rFonts w:ascii="Cambria Math" w:eastAsia="宋体" w:hAnsi="Cambria Math" w:cs="Times New Roman"/>
            </w:rPr>
            <m:t>-</m:t>
          </m:r>
          <m:d>
            <m:dPr>
              <m:begChr m:val=""/>
              <m:endChr m:val="‖"/>
              <m:ctrlPr>
                <w:rPr>
                  <w:rFonts w:ascii="Cambria Math" w:eastAsia="宋体" w:hAnsi="Cambria Math" w:cs="Times New Roman"/>
                  <w:bCs/>
                </w:rPr>
              </m:ctrlPr>
            </m:dPr>
            <m:e>
              <m:sSub>
                <m:sSubPr>
                  <m:ctrlPr>
                    <w:rPr>
                      <w:rFonts w:ascii="Cambria Math" w:eastAsia="宋体" w:hAnsi="Cambria Math" w:cs="Times New Roman"/>
                      <w:b/>
                      <w:bCs/>
                    </w:rPr>
                  </m:ctrlPr>
                </m:sSubPr>
                <m:e>
                  <m:r>
                    <m:rPr>
                      <m:sty m:val="bi"/>
                    </m:rPr>
                    <w:rPr>
                      <w:rFonts w:ascii="Cambria Math" w:eastAsia="宋体" w:hAnsi="Cambria Math" w:cs="Times New Roman" w:hint="eastAsia"/>
                    </w:rPr>
                    <m:t>v</m:t>
                  </m:r>
                </m:e>
                <m:sub>
                  <m:r>
                    <m:rPr>
                      <m:sty m:val="bi"/>
                    </m:rPr>
                    <w:rPr>
                      <w:rFonts w:ascii="Cambria Math" w:eastAsia="宋体" w:hAnsi="Cambria Math" w:cs="Times New Roman"/>
                    </w:rPr>
                    <m:t>j</m:t>
                  </m:r>
                </m:sub>
              </m:sSub>
            </m:e>
          </m:d>
        </m:oMath>
      </m:oMathPara>
    </w:p>
    <w:p w:rsidR="00E26F68" w:rsidRPr="005A01FF" w:rsidRDefault="00E26F68" w:rsidP="005A01FF">
      <w:pPr>
        <w:spacing w:line="288" w:lineRule="auto"/>
        <w:rPr>
          <w:rFonts w:asciiTheme="minorEastAsia" w:hAnsiTheme="minorEastAsia"/>
          <w:sz w:val="24"/>
          <w:szCs w:val="24"/>
        </w:rPr>
      </w:pPr>
      <w:r w:rsidRPr="005A01FF">
        <w:rPr>
          <w:rFonts w:asciiTheme="minorEastAsia" w:hAnsiTheme="minorEastAsia" w:hint="eastAsia"/>
          <w:sz w:val="24"/>
          <w:szCs w:val="24"/>
        </w:rPr>
        <w:t>其中，</w:t>
      </w:r>
      <m:oMath>
        <m:sSub>
          <m:sSubPr>
            <m:ctrlPr>
              <w:rPr>
                <w:rFonts w:ascii="Cambria Math" w:hAnsi="Cambria Math"/>
                <w:b/>
                <w:sz w:val="24"/>
                <w:szCs w:val="24"/>
              </w:rPr>
            </m:ctrlPr>
          </m:sSubPr>
          <m:e>
            <m:r>
              <m:rPr>
                <m:sty m:val="bi"/>
              </m:rPr>
              <w:rPr>
                <w:rFonts w:ascii="Cambria Math" w:hAnsi="Cambria Math"/>
                <w:sz w:val="24"/>
                <w:szCs w:val="24"/>
              </w:rPr>
              <m:t>u</m:t>
            </m:r>
          </m:e>
          <m:sub>
            <m:r>
              <m:rPr>
                <m:sty m:val="bi"/>
              </m:rPr>
              <w:rPr>
                <w:rFonts w:ascii="Cambria Math" w:hAnsi="Cambria Math"/>
                <w:sz w:val="24"/>
                <w:szCs w:val="24"/>
              </w:rPr>
              <m:t>i</m:t>
            </m:r>
          </m:sub>
        </m:sSub>
      </m:oMath>
      <w:r w:rsidRPr="005A01FF">
        <w:rPr>
          <w:rFonts w:asciiTheme="minorEastAsia" w:hAnsiTheme="minorEastAsia" w:hint="eastAsia"/>
          <w:sz w:val="24"/>
          <w:szCs w:val="24"/>
        </w:rPr>
        <w:t>和</w:t>
      </w:r>
      <m:oMath>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j</m:t>
            </m:r>
          </m:sub>
        </m:sSub>
      </m:oMath>
      <w:r w:rsidRPr="005A01FF">
        <w:rPr>
          <w:rFonts w:asciiTheme="minorEastAsia" w:hAnsiTheme="minorEastAsia" w:hint="eastAsia"/>
          <w:sz w:val="24"/>
          <w:szCs w:val="24"/>
        </w:rPr>
        <w:t>分别是用户</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i</m:t>
            </m:r>
          </m:sub>
        </m:sSub>
      </m:oMath>
      <w:r w:rsidRPr="005A01FF">
        <w:rPr>
          <w:rFonts w:asciiTheme="minorEastAsia" w:hAnsiTheme="minorEastAsia" w:hint="eastAsia"/>
          <w:sz w:val="24"/>
          <w:szCs w:val="24"/>
        </w:rPr>
        <w:t>和物品</w:t>
      </w:r>
      <m:oMath>
        <m:sSub>
          <m:sSubPr>
            <m:ctrlPr>
              <w:rPr>
                <w:rFonts w:ascii="Cambria Math" w:hAnsi="Cambria Math"/>
                <w:sz w:val="24"/>
                <w:szCs w:val="24"/>
              </w:rPr>
            </m:ctrlPr>
          </m:sSubPr>
          <m:e>
            <m:r>
              <w:rPr>
                <w:rFonts w:ascii="Cambria Math" w:hAnsi="Cambria Math" w:hint="eastAsia"/>
                <w:sz w:val="24"/>
                <w:szCs w:val="24"/>
              </w:rPr>
              <m:t>I</m:t>
            </m:r>
          </m:e>
          <m:sub>
            <m:r>
              <w:rPr>
                <w:rFonts w:ascii="Cambria Math" w:hAnsi="Cambria Math"/>
                <w:sz w:val="24"/>
                <w:szCs w:val="24"/>
              </w:rPr>
              <m:t>j</m:t>
            </m:r>
          </m:sub>
        </m:sSub>
      </m:oMath>
      <w:r w:rsidRPr="005A01FF">
        <w:rPr>
          <w:rFonts w:asciiTheme="minorEastAsia" w:hAnsiTheme="minorEastAsia" w:hint="eastAsia"/>
          <w:sz w:val="24"/>
          <w:szCs w:val="24"/>
        </w:rPr>
        <w:t>的最终表示。</w:t>
      </w:r>
      <w:r w:rsidRPr="005A01FF">
        <w:rPr>
          <w:rFonts w:asciiTheme="minorEastAsia" w:hAnsiTheme="minorEastAsia"/>
          <w:sz w:val="24"/>
          <w:szCs w:val="24"/>
        </w:rPr>
        <w:t>M</w:t>
      </w:r>
      <w:r w:rsidRPr="005A01FF">
        <w:rPr>
          <w:rFonts w:asciiTheme="minorEastAsia" w:hAnsiTheme="minorEastAsia" w:hint="eastAsia"/>
          <w:sz w:val="24"/>
          <w:szCs w:val="24"/>
        </w:rPr>
        <w:t>etric数值越小，交互可能性越大；反之，越小。</w:t>
      </w:r>
    </w:p>
    <w:p w:rsidR="00E26F68" w:rsidRPr="005A01FF" w:rsidRDefault="00E26F68" w:rsidP="005A01FF">
      <w:pPr>
        <w:pStyle w:val="af3"/>
        <w:shd w:val="clear" w:color="auto" w:fill="FFFFFF"/>
        <w:spacing w:before="0" w:beforeAutospacing="0" w:after="0" w:afterAutospacing="0" w:line="288" w:lineRule="auto"/>
        <w:ind w:firstLineChars="200" w:firstLine="480"/>
        <w:jc w:val="both"/>
        <w:rPr>
          <w:rFonts w:asciiTheme="minorEastAsia" w:eastAsiaTheme="minorEastAsia" w:hAnsiTheme="minorEastAsia" w:cs="Arial"/>
          <w:color w:val="2F2F2F"/>
        </w:rPr>
      </w:pPr>
      <w:r w:rsidRPr="005A01FF">
        <w:rPr>
          <w:rFonts w:asciiTheme="minorEastAsia" w:eastAsiaTheme="minorEastAsia" w:hAnsiTheme="minorEastAsia" w:cs="Arial" w:hint="eastAsia"/>
          <w:color w:val="2F2F2F"/>
        </w:rPr>
        <w:t>基于</w:t>
      </w:r>
      <w:r w:rsidR="005A01FF" w:rsidRPr="005A01FF">
        <w:rPr>
          <w:rFonts w:asciiTheme="minorEastAsia" w:eastAsiaTheme="minorEastAsia" w:hAnsiTheme="minorEastAsia" w:cs="Arial" w:hint="eastAsia"/>
          <w:color w:val="2F2F2F"/>
        </w:rPr>
        <w:t>已</w:t>
      </w:r>
      <w:r w:rsidRPr="005A01FF">
        <w:rPr>
          <w:rFonts w:asciiTheme="minorEastAsia" w:eastAsiaTheme="minorEastAsia" w:hAnsiTheme="minorEastAsia" w:cs="Arial" w:hint="eastAsia"/>
          <w:color w:val="2F2F2F"/>
        </w:rPr>
        <w:t>定义的打分函数和负采样技术，得到pair-wise损失函数：</w:t>
      </w:r>
    </w:p>
    <w:p w:rsidR="00E26F68" w:rsidRPr="00DD0192" w:rsidRDefault="00E26F68" w:rsidP="00E26F68">
      <w:pPr>
        <w:pStyle w:val="af3"/>
        <w:shd w:val="clear" w:color="auto" w:fill="FFFFFF"/>
        <w:spacing w:line="288" w:lineRule="auto"/>
        <w:jc w:val="center"/>
        <w:rPr>
          <w:rFonts w:asciiTheme="minorEastAsia" w:eastAsiaTheme="minorEastAsia" w:hAnsiTheme="minorEastAsia" w:cs="Arial"/>
          <w:color w:val="2F2F2F"/>
        </w:rPr>
      </w:pPr>
      <m:oMathPara>
        <m:oMath>
          <m:r>
            <m:rPr>
              <m:scr m:val="script"/>
              <m:sty m:val="p"/>
            </m:rPr>
            <w:rPr>
              <w:rFonts w:ascii="Cambria Math" w:eastAsiaTheme="minorEastAsia" w:hAnsi="Cambria Math" w:cs="Arial"/>
              <w:color w:val="2F2F2F"/>
            </w:rPr>
            <m:t>L</m:t>
          </m:r>
          <m:d>
            <m:dPr>
              <m:begChr m:val="（"/>
              <m:endChr m:val="）"/>
              <m:ctrlPr>
                <w:rPr>
                  <w:rFonts w:ascii="Cambria Math" w:eastAsiaTheme="minorEastAsia" w:hAnsi="Cambria Math" w:cs="Arial"/>
                  <w:color w:val="2F2F2F"/>
                </w:rPr>
              </m:ctrlPr>
            </m:dPr>
            <m:e>
              <m:r>
                <m:rPr>
                  <m:sty m:val="p"/>
                </m:rPr>
                <w:rPr>
                  <w:rFonts w:ascii="Cambria Math" w:eastAsiaTheme="minorEastAsia" w:hAnsi="Cambria Math" w:cs="Arial" w:hint="eastAsia"/>
                  <w:color w:val="2F2F2F"/>
                </w:rPr>
                <m:t>d</m:t>
              </m:r>
            </m:e>
          </m:d>
          <m:r>
            <w:rPr>
              <w:rFonts w:ascii="Cambria Math" w:eastAsiaTheme="minorEastAsia" w:hAnsi="Cambria Math" w:cs="Arial"/>
              <w:color w:val="2F2F2F"/>
            </w:rPr>
            <m:t xml:space="preserve"> = </m:t>
          </m:r>
          <m:nary>
            <m:naryPr>
              <m:chr m:val="∑"/>
              <m:limLoc m:val="undOvr"/>
              <m:supHide m:val="1"/>
              <m:ctrlPr>
                <w:rPr>
                  <w:rFonts w:ascii="Cambria Math" w:eastAsiaTheme="minorEastAsia" w:hAnsi="Cambria Math" w:cs="Arial"/>
                  <w:i/>
                  <w:color w:val="2F2F2F"/>
                </w:rPr>
              </m:ctrlPr>
            </m:naryPr>
            <m:sub>
              <m:d>
                <m:dPr>
                  <m:ctrlPr>
                    <w:rPr>
                      <w:rFonts w:ascii="Cambria Math" w:eastAsiaTheme="minorEastAsia" w:hAnsi="Cambria Math" w:cs="Arial"/>
                      <w:i/>
                      <w:color w:val="2F2F2F"/>
                    </w:rPr>
                  </m:ctrlPr>
                </m:dPr>
                <m:e>
                  <m:r>
                    <w:rPr>
                      <w:rFonts w:ascii="Cambria Math" w:eastAsiaTheme="minorEastAsia" w:hAnsi="Cambria Math" w:cs="Arial"/>
                      <w:color w:val="2F2F2F"/>
                    </w:rPr>
                    <m:t>i, j</m:t>
                  </m:r>
                </m:e>
              </m:d>
              <m:r>
                <w:rPr>
                  <w:rFonts w:ascii="Cambria Math" w:eastAsiaTheme="minorEastAsia" w:hAnsi="Cambria Math" w:cs="Arial"/>
                  <w:color w:val="2F2F2F"/>
                </w:rPr>
                <m:t>∈S</m:t>
              </m:r>
            </m:sub>
            <m:sup/>
            <m:e>
              <m:nary>
                <m:naryPr>
                  <m:chr m:val="∑"/>
                  <m:limLoc m:val="undOvr"/>
                  <m:supHide m:val="1"/>
                  <m:ctrlPr>
                    <w:rPr>
                      <w:rFonts w:ascii="Cambria Math" w:eastAsiaTheme="minorEastAsia" w:hAnsi="Cambria Math" w:cs="Arial"/>
                      <w:i/>
                      <w:color w:val="2F2F2F"/>
                    </w:rPr>
                  </m:ctrlPr>
                </m:naryPr>
                <m:sub>
                  <m:r>
                    <w:rPr>
                      <w:rFonts w:ascii="Cambria Math" w:eastAsiaTheme="minorEastAsia" w:hAnsi="Cambria Math" w:cs="Arial"/>
                      <w:color w:val="2F2F2F"/>
                    </w:rPr>
                    <m:t>(i, k)∉S</m:t>
                  </m:r>
                </m:sub>
                <m:sup/>
                <m:e>
                  <m:sSub>
                    <m:sSubPr>
                      <m:ctrlPr>
                        <w:rPr>
                          <w:rFonts w:ascii="Cambria Math" w:eastAsiaTheme="minorEastAsia" w:hAnsi="Cambria Math" w:cs="Arial"/>
                          <w:i/>
                          <w:color w:val="2F2F2F"/>
                        </w:rPr>
                      </m:ctrlPr>
                    </m:sSubPr>
                    <m:e>
                      <m:r>
                        <w:rPr>
                          <w:rFonts w:ascii="Cambria Math" w:eastAsiaTheme="minorEastAsia" w:hAnsi="Cambria Math" w:cs="Arial"/>
                          <w:color w:val="2F2F2F"/>
                        </w:rPr>
                        <m:t>[</m:t>
                      </m:r>
                      <m:r>
                        <w:rPr>
                          <w:rFonts w:ascii="Cambria Math" w:eastAsiaTheme="minorEastAsia" w:hAnsi="Cambria Math" w:cs="Arial" w:hint="eastAsia"/>
                          <w:color w:val="2F2F2F"/>
                        </w:rPr>
                        <m:t>mar</m:t>
                      </m:r>
                      <m:r>
                        <w:rPr>
                          <w:rFonts w:ascii="Cambria Math" w:eastAsiaTheme="minorEastAsia" w:hAnsi="Cambria Math" w:cs="MS Gothic" w:hint="eastAsia"/>
                          <w:color w:val="2F2F2F"/>
                        </w:rPr>
                        <m:t>gin</m:t>
                      </m:r>
                      <m:r>
                        <w:rPr>
                          <w:rFonts w:ascii="Cambria Math" w:eastAsiaTheme="minorEastAsia" w:hAnsi="Cambria Math" w:cs="Arial"/>
                          <w:color w:val="2F2F2F"/>
                        </w:rPr>
                        <m:t xml:space="preserve"> + </m:t>
                      </m:r>
                      <m:sSup>
                        <m:sSupPr>
                          <m:ctrlPr>
                            <w:rPr>
                              <w:rFonts w:ascii="Cambria Math" w:eastAsiaTheme="minorEastAsia" w:hAnsi="Cambria Math" w:cs="Arial"/>
                              <w:i/>
                              <w:color w:val="2F2F2F"/>
                            </w:rPr>
                          </m:ctrlPr>
                        </m:sSupPr>
                        <m:e>
                          <m:r>
                            <w:rPr>
                              <w:rFonts w:ascii="Cambria Math" w:eastAsiaTheme="minorEastAsia" w:hAnsi="Cambria Math" w:cs="Arial"/>
                              <w:color w:val="2F2F2F"/>
                            </w:rPr>
                            <m:t>d</m:t>
                          </m:r>
                          <m:d>
                            <m:dPr>
                              <m:ctrlPr>
                                <w:rPr>
                                  <w:rFonts w:ascii="Cambria Math" w:eastAsiaTheme="minorEastAsia" w:hAnsi="Cambria Math" w:cs="Arial"/>
                                  <w:i/>
                                  <w:color w:val="2F2F2F"/>
                                </w:rPr>
                              </m:ctrlPr>
                            </m:dPr>
                            <m:e>
                              <m:r>
                                <w:rPr>
                                  <w:rFonts w:ascii="Cambria Math" w:eastAsiaTheme="minorEastAsia" w:hAnsi="Cambria Math" w:cs="Arial"/>
                                  <w:color w:val="2F2F2F"/>
                                </w:rPr>
                                <m:t>i, j</m:t>
                              </m:r>
                            </m:e>
                          </m:d>
                        </m:e>
                        <m:sup>
                          <m:r>
                            <w:rPr>
                              <w:rFonts w:ascii="Cambria Math" w:eastAsiaTheme="minorEastAsia" w:hAnsi="Cambria Math" w:cs="Arial"/>
                              <w:color w:val="2F2F2F"/>
                            </w:rPr>
                            <m:t>2</m:t>
                          </m:r>
                        </m:sup>
                      </m:sSup>
                      <m:r>
                        <w:rPr>
                          <w:rFonts w:ascii="Cambria Math" w:eastAsiaTheme="minorEastAsia" w:hAnsi="Cambria Math" w:cs="Arial"/>
                          <w:color w:val="2F2F2F"/>
                        </w:rPr>
                        <m:t xml:space="preserve"> -</m:t>
                      </m:r>
                      <m:sSup>
                        <m:sSupPr>
                          <m:ctrlPr>
                            <w:rPr>
                              <w:rFonts w:ascii="Cambria Math" w:eastAsiaTheme="minorEastAsia" w:hAnsi="Cambria Math" w:cs="Arial"/>
                              <w:i/>
                              <w:color w:val="2F2F2F"/>
                            </w:rPr>
                          </m:ctrlPr>
                        </m:sSupPr>
                        <m:e>
                          <m:r>
                            <w:rPr>
                              <w:rFonts w:ascii="Cambria Math" w:eastAsiaTheme="minorEastAsia" w:hAnsi="Cambria Math" w:cs="Arial"/>
                              <w:color w:val="2F2F2F"/>
                            </w:rPr>
                            <m:t>d(i, k)</m:t>
                          </m:r>
                        </m:e>
                        <m:sup>
                          <m:r>
                            <w:rPr>
                              <w:rFonts w:ascii="Cambria Math" w:eastAsiaTheme="minorEastAsia" w:hAnsi="Cambria Math" w:cs="Arial"/>
                              <w:color w:val="2F2F2F"/>
                            </w:rPr>
                            <m:t>2</m:t>
                          </m:r>
                        </m:sup>
                      </m:sSup>
                      <m:r>
                        <w:rPr>
                          <w:rFonts w:ascii="Cambria Math" w:eastAsiaTheme="minorEastAsia" w:hAnsi="Cambria Math" w:cs="Arial"/>
                          <w:color w:val="2F2F2F"/>
                        </w:rPr>
                        <m:t>]</m:t>
                      </m:r>
                    </m:e>
                    <m:sub>
                      <m:r>
                        <w:rPr>
                          <w:rFonts w:ascii="Cambria Math" w:eastAsiaTheme="minorEastAsia" w:hAnsi="Cambria Math" w:cs="Arial"/>
                          <w:color w:val="2F2F2F"/>
                        </w:rPr>
                        <m:t>+</m:t>
                      </m:r>
                    </m:sub>
                  </m:sSub>
                </m:e>
              </m:nary>
            </m:e>
          </m:nary>
        </m:oMath>
      </m:oMathPara>
    </w:p>
    <w:p w:rsidR="00E26F68" w:rsidRPr="00E26F68" w:rsidRDefault="00BF527A" w:rsidP="00E26F68">
      <w:pPr>
        <w:pStyle w:val="af3"/>
        <w:shd w:val="clear" w:color="auto" w:fill="FFFFFF"/>
        <w:spacing w:before="0" w:beforeAutospacing="0" w:after="0" w:afterAutospacing="0" w:line="288" w:lineRule="auto"/>
        <w:jc w:val="both"/>
        <w:rPr>
          <w:rFonts w:asciiTheme="minorEastAsia" w:eastAsiaTheme="minorEastAsia" w:hAnsiTheme="minorEastAsia" w:cs="Arial"/>
          <w:color w:val="2F2F2F"/>
        </w:rPr>
      </w:pPr>
      <m:oMathPara>
        <m:oMath>
          <m:sSub>
            <m:sSubPr>
              <m:ctrlPr>
                <w:rPr>
                  <w:rFonts w:ascii="Cambria Math" w:eastAsiaTheme="minorEastAsia" w:hAnsi="Cambria Math" w:cs="Arial"/>
                  <w:color w:val="2F2F2F"/>
                </w:rPr>
              </m:ctrlPr>
            </m:sSubPr>
            <m:e>
              <m:r>
                <m:rPr>
                  <m:sty m:val="p"/>
                </m:rPr>
                <w:rPr>
                  <w:rFonts w:ascii="Cambria Math" w:eastAsiaTheme="minorEastAsia" w:hAnsi="Cambria Math" w:cs="Arial"/>
                  <w:color w:val="2F2F2F"/>
                </w:rPr>
                <m:t>[z]</m:t>
              </m:r>
            </m:e>
            <m:sub>
              <m:r>
                <w:rPr>
                  <w:rFonts w:ascii="Cambria Math" w:eastAsiaTheme="minorEastAsia" w:hAnsi="Cambria Math" w:cs="Arial"/>
                  <w:color w:val="2F2F2F"/>
                </w:rPr>
                <m:t>+</m:t>
              </m:r>
            </m:sub>
          </m:sSub>
          <m:r>
            <w:rPr>
              <w:rFonts w:ascii="Cambria Math" w:eastAsiaTheme="minorEastAsia" w:hAnsi="Cambria Math" w:cs="Arial"/>
              <w:color w:val="2F2F2F"/>
            </w:rPr>
            <m:t>=</m:t>
          </m:r>
          <m:r>
            <m:rPr>
              <m:sty m:val="p"/>
            </m:rPr>
            <w:rPr>
              <w:rFonts w:ascii="Cambria Math" w:eastAsiaTheme="minorEastAsia" w:hAnsi="Cambria Math" w:cs="Arial"/>
              <w:color w:val="2F2F2F"/>
            </w:rPr>
            <m:t>max⁡</m:t>
          </m:r>
          <m:r>
            <w:rPr>
              <w:rFonts w:ascii="Cambria Math" w:eastAsiaTheme="minorEastAsia" w:hAnsi="Cambria Math" w:cs="Arial"/>
              <w:color w:val="2F2F2F"/>
            </w:rPr>
            <m:t>(z, 0)</m:t>
          </m:r>
        </m:oMath>
      </m:oMathPara>
    </w:p>
    <w:p w:rsidR="00E26F68" w:rsidRPr="005A01FF" w:rsidRDefault="00CD11CB" w:rsidP="005A01FF">
      <w:pPr>
        <w:pStyle w:val="af3"/>
        <w:shd w:val="clear" w:color="auto" w:fill="FFFFFF"/>
        <w:spacing w:before="0" w:beforeAutospacing="0" w:after="0" w:afterAutospacing="0" w:line="288" w:lineRule="auto"/>
        <w:jc w:val="both"/>
        <w:rPr>
          <w:rFonts w:asciiTheme="minorEastAsia" w:eastAsiaTheme="minorEastAsia" w:hAnsiTheme="minorEastAsia" w:cs="Arial"/>
          <w:color w:val="2F2F2F"/>
        </w:rPr>
      </w:pPr>
      <w:r w:rsidRPr="005A01FF">
        <w:rPr>
          <w:rFonts w:asciiTheme="minorEastAsia" w:eastAsiaTheme="minorEastAsia" w:hAnsiTheme="minorEastAsia" w:cs="Arial" w:hint="eastAsia"/>
          <w:color w:val="2F2F2F"/>
        </w:rPr>
        <w:t>其中，</w:t>
      </w:r>
      <m:oMath>
        <m:r>
          <m:rPr>
            <m:sty m:val="p"/>
          </m:rPr>
          <w:rPr>
            <w:rFonts w:ascii="Cambria Math" w:eastAsiaTheme="minorEastAsia" w:hAnsi="Cambria Math" w:cs="Arial" w:hint="eastAsia"/>
            <w:color w:val="2F2F2F"/>
          </w:rPr>
          <m:t>S</m:t>
        </m:r>
      </m:oMath>
      <w:r w:rsidRPr="005A01FF">
        <w:rPr>
          <w:rFonts w:asciiTheme="minorEastAsia" w:eastAsiaTheme="minorEastAsia" w:hAnsiTheme="minorEastAsia" w:cs="Arial" w:hint="eastAsia"/>
          <w:color w:val="2F2F2F"/>
        </w:rPr>
        <w:t>是正样本集合，margin表示特定阈值。上式即为模型的目标函数，可以通过随机梯度下降或其变种技术来优化。</w:t>
      </w:r>
    </w:p>
    <w:p w:rsidR="00372BF7" w:rsidRDefault="00372BF7" w:rsidP="00372BF7">
      <w:pPr>
        <w:pStyle w:val="2"/>
        <w:spacing w:before="100" w:beforeAutospacing="1" w:after="100" w:afterAutospacing="1"/>
        <w:rPr>
          <w:rFonts w:ascii="黑体" w:hAnsi="黑体"/>
        </w:rPr>
      </w:pPr>
      <w:bookmarkStart w:id="33" w:name="_Toc9434813"/>
      <w:r w:rsidRPr="00B031F9">
        <w:rPr>
          <w:rFonts w:ascii="黑体" w:hAnsi="黑体" w:hint="eastAsia"/>
        </w:rPr>
        <w:t>3</w:t>
      </w:r>
      <w:r w:rsidRPr="00B031F9">
        <w:rPr>
          <w:rFonts w:ascii="黑体" w:hAnsi="黑体"/>
        </w:rPr>
        <w:t>.</w:t>
      </w:r>
      <w:r w:rsidR="00526DF9">
        <w:rPr>
          <w:rFonts w:ascii="黑体" w:hAnsi="黑体"/>
        </w:rPr>
        <w:t>3</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33"/>
    </w:p>
    <w:p w:rsidR="00372BF7" w:rsidRPr="000D2E27" w:rsidRDefault="007C6A08" w:rsidP="000D2E27">
      <w:pPr>
        <w:spacing w:line="288" w:lineRule="auto"/>
        <w:ind w:firstLineChars="200" w:firstLine="480"/>
        <w:rPr>
          <w:rFonts w:asciiTheme="minorEastAsia" w:hAnsiTheme="minorEastAsia"/>
          <w:sz w:val="24"/>
          <w:szCs w:val="24"/>
        </w:rPr>
      </w:pPr>
      <w:r w:rsidRPr="000D2E27">
        <w:rPr>
          <w:rFonts w:asciiTheme="minorEastAsia" w:hAnsiTheme="minorEastAsia" w:hint="eastAsia"/>
          <w:sz w:val="24"/>
          <w:szCs w:val="24"/>
        </w:rPr>
        <w:t>本章详细介绍了模型各模块的</w:t>
      </w:r>
      <w:r w:rsidR="00062A9F">
        <w:rPr>
          <w:rFonts w:asciiTheme="minorEastAsia" w:hAnsiTheme="minorEastAsia" w:hint="eastAsia"/>
          <w:sz w:val="24"/>
          <w:szCs w:val="24"/>
        </w:rPr>
        <w:t>组成。</w:t>
      </w:r>
      <w:r w:rsidRPr="000D2E27">
        <w:rPr>
          <w:rFonts w:asciiTheme="minorEastAsia" w:hAnsiTheme="minorEastAsia" w:hint="eastAsia"/>
          <w:sz w:val="24"/>
          <w:szCs w:val="24"/>
        </w:rPr>
        <w:t>首先，阐述了基础模型NeuACF的具体框架。其次，分析了NeuACF存在的两点问题，</w:t>
      </w:r>
      <w:proofErr w:type="gramStart"/>
      <w:r w:rsidRPr="000D2E27">
        <w:rPr>
          <w:rFonts w:asciiTheme="minorEastAsia" w:hAnsiTheme="minorEastAsia" w:hint="eastAsia"/>
          <w:sz w:val="24"/>
          <w:szCs w:val="24"/>
        </w:rPr>
        <w:t>即点积和</w:t>
      </w:r>
      <w:proofErr w:type="gramEnd"/>
      <w:r w:rsidRPr="000D2E27">
        <w:rPr>
          <w:rFonts w:asciiTheme="minorEastAsia" w:hAnsiTheme="minorEastAsia" w:hint="eastAsia"/>
          <w:sz w:val="24"/>
          <w:szCs w:val="24"/>
        </w:rPr>
        <w:t>point-wise度量方式可能对模型性能造成的不良后果。最后，引入度量学习和pair-wise损失函数的理论，阐明改进方案</w:t>
      </w:r>
      <w:r w:rsidR="00005106" w:rsidRPr="00005106">
        <w:rPr>
          <w:rFonts w:asciiTheme="minorEastAsia" w:hAnsiTheme="minorEastAsia"/>
          <w:sz w:val="24"/>
          <w:szCs w:val="24"/>
        </w:rPr>
        <w:t>ACFML</w:t>
      </w:r>
      <w:r w:rsidR="00104B13">
        <w:rPr>
          <w:rFonts w:asciiTheme="minorEastAsia" w:hAnsiTheme="minorEastAsia" w:hint="eastAsia"/>
          <w:sz w:val="24"/>
          <w:szCs w:val="24"/>
        </w:rPr>
        <w:t>，形成最终的模型结构</w:t>
      </w:r>
      <w:r w:rsidRPr="000D2E27">
        <w:rPr>
          <w:rFonts w:asciiTheme="minorEastAsia" w:hAnsiTheme="minorEastAsia" w:hint="eastAsia"/>
          <w:sz w:val="24"/>
          <w:szCs w:val="24"/>
        </w:rPr>
        <w:t>。</w:t>
      </w:r>
    </w:p>
    <w:p w:rsidR="00372BF7" w:rsidRPr="00372BF7" w:rsidRDefault="00372BF7" w:rsidP="00372BF7"/>
    <w:p w:rsidR="00D013A7" w:rsidRDefault="00D013A7" w:rsidP="00A32C9B">
      <w:pPr>
        <w:jc w:val="left"/>
        <w:rPr>
          <w:rFonts w:asciiTheme="minorEastAsia" w:hAnsiTheme="minorEastAsia"/>
          <w:bCs/>
          <w:sz w:val="24"/>
          <w:szCs w:val="24"/>
        </w:rPr>
      </w:pPr>
    </w:p>
    <w:p w:rsidR="00D013A7" w:rsidRPr="00005106" w:rsidRDefault="00D013A7" w:rsidP="00A32C9B">
      <w:pPr>
        <w:jc w:val="left"/>
        <w:rPr>
          <w:rFonts w:asciiTheme="minorEastAsia" w:hAnsiTheme="minorEastAsia"/>
          <w:bCs/>
          <w:sz w:val="24"/>
          <w:szCs w:val="24"/>
        </w:rPr>
        <w:sectPr w:rsidR="00D013A7" w:rsidRPr="00005106" w:rsidSect="0075738C">
          <w:pgSz w:w="11906" w:h="16838" w:code="9"/>
          <w:pgMar w:top="1418" w:right="1418" w:bottom="1418" w:left="1418" w:header="851" w:footer="850" w:gutter="0"/>
          <w:cols w:space="425"/>
          <w:docGrid w:linePitch="312"/>
        </w:sectPr>
      </w:pPr>
    </w:p>
    <w:p w:rsidR="00D013A7" w:rsidRPr="002F5879" w:rsidRDefault="00D013A7" w:rsidP="00D013A7">
      <w:pPr>
        <w:pStyle w:val="1"/>
        <w:spacing w:beforeLines="0" w:afterLines="0"/>
      </w:pPr>
      <w:bookmarkStart w:id="34" w:name="_Toc9434814"/>
      <w:r>
        <w:rPr>
          <w:rFonts w:hint="eastAsia"/>
        </w:rPr>
        <w:lastRenderedPageBreak/>
        <w:t>第四章</w:t>
      </w:r>
      <w:r>
        <w:rPr>
          <w:rFonts w:hint="eastAsia"/>
        </w:rPr>
        <w:t xml:space="preserve"> </w:t>
      </w:r>
      <w:r w:rsidR="00167CE3">
        <w:t xml:space="preserve"> </w:t>
      </w:r>
      <w:r w:rsidR="007119D8">
        <w:rPr>
          <w:rFonts w:hint="eastAsia"/>
        </w:rPr>
        <w:t>实验</w:t>
      </w:r>
      <w:bookmarkEnd w:id="34"/>
    </w:p>
    <w:p w:rsidR="00D013A7" w:rsidRPr="00B031F9" w:rsidRDefault="00D013A7" w:rsidP="00D013A7">
      <w:pPr>
        <w:pStyle w:val="2"/>
        <w:rPr>
          <w:rFonts w:ascii="黑体" w:hAnsi="黑体"/>
        </w:rPr>
      </w:pPr>
      <w:bookmarkStart w:id="35" w:name="_Toc9434815"/>
      <w:r w:rsidRPr="00B031F9">
        <w:rPr>
          <w:rFonts w:ascii="黑体" w:hAnsi="黑体" w:hint="eastAsia"/>
        </w:rPr>
        <w:t>4</w:t>
      </w:r>
      <w:r w:rsidRPr="00B031F9">
        <w:rPr>
          <w:rFonts w:ascii="黑体" w:hAnsi="黑体"/>
        </w:rPr>
        <w:t>.</w:t>
      </w:r>
      <w:r w:rsidRPr="00B031F9">
        <w:rPr>
          <w:rFonts w:ascii="黑体" w:hAnsi="黑体" w:hint="eastAsia"/>
        </w:rPr>
        <w:t xml:space="preserve">1 </w:t>
      </w:r>
      <w:r w:rsidR="00167CE3">
        <w:rPr>
          <w:rFonts w:ascii="黑体" w:hAnsi="黑体"/>
        </w:rPr>
        <w:t xml:space="preserve"> </w:t>
      </w:r>
      <w:r w:rsidR="007119D8">
        <w:rPr>
          <w:rFonts w:ascii="黑体" w:hAnsi="黑体" w:hint="eastAsia"/>
        </w:rPr>
        <w:t>实验设置</w:t>
      </w:r>
      <w:bookmarkEnd w:id="35"/>
    </w:p>
    <w:p w:rsidR="00D013A7" w:rsidRPr="00B031F9" w:rsidRDefault="00D013A7" w:rsidP="00D013A7">
      <w:pPr>
        <w:pStyle w:val="3"/>
        <w:ind w:firstLine="482"/>
        <w:rPr>
          <w:rFonts w:ascii="黑体" w:hAnsi="黑体"/>
        </w:rPr>
      </w:pPr>
      <w:bookmarkStart w:id="36" w:name="_Toc9434816"/>
      <w:r w:rsidRPr="00B031F9">
        <w:rPr>
          <w:rFonts w:ascii="黑体" w:hAnsi="黑体" w:hint="eastAsia"/>
        </w:rPr>
        <w:t xml:space="preserve">4.1.1 </w:t>
      </w:r>
      <w:r w:rsidR="00167CE3">
        <w:rPr>
          <w:rFonts w:ascii="黑体" w:hAnsi="黑体"/>
        </w:rPr>
        <w:t xml:space="preserve"> </w:t>
      </w:r>
      <w:r w:rsidR="00470388">
        <w:rPr>
          <w:rFonts w:ascii="黑体" w:hAnsi="黑体" w:hint="eastAsia"/>
        </w:rPr>
        <w:t>数据集</w:t>
      </w:r>
      <w:bookmarkEnd w:id="36"/>
    </w:p>
    <w:p w:rsidR="00511A45" w:rsidRDefault="00D2157C" w:rsidP="00F82BF9">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本文利用两</w:t>
      </w:r>
      <w:r w:rsidR="00511A45">
        <w:rPr>
          <w:rFonts w:ascii="宋体" w:eastAsia="宋体" w:hAnsi="宋体" w:cs="瀹嬩綋" w:hint="eastAsia"/>
          <w:kern w:val="0"/>
          <w:sz w:val="24"/>
          <w:szCs w:val="24"/>
        </w:rPr>
        <w:t>个公开</w:t>
      </w:r>
      <w:r w:rsidR="00F82BF9">
        <w:rPr>
          <w:rFonts w:ascii="宋体" w:eastAsia="宋体" w:hAnsi="宋体" w:cs="瀹嬩綋" w:hint="eastAsia"/>
          <w:kern w:val="0"/>
          <w:sz w:val="24"/>
          <w:szCs w:val="24"/>
        </w:rPr>
        <w:t>的</w:t>
      </w:r>
      <w:r w:rsidR="00511A45">
        <w:rPr>
          <w:rFonts w:ascii="宋体" w:eastAsia="宋体" w:hAnsi="宋体" w:cs="瀹嬩綋" w:hint="eastAsia"/>
          <w:kern w:val="0"/>
          <w:sz w:val="24"/>
          <w:szCs w:val="24"/>
        </w:rPr>
        <w:t>数据</w:t>
      </w:r>
      <w:proofErr w:type="gramStart"/>
      <w:r w:rsidR="00511A45">
        <w:rPr>
          <w:rFonts w:ascii="宋体" w:eastAsia="宋体" w:hAnsi="宋体" w:cs="瀹嬩綋" w:hint="eastAsia"/>
          <w:kern w:val="0"/>
          <w:sz w:val="24"/>
          <w:szCs w:val="24"/>
        </w:rPr>
        <w:t>集评价</w:t>
      </w:r>
      <w:proofErr w:type="gramEnd"/>
      <w:r w:rsidR="00511A45">
        <w:rPr>
          <w:rFonts w:ascii="宋体" w:eastAsia="宋体" w:hAnsi="宋体" w:cs="瀹嬩綋" w:hint="eastAsia"/>
          <w:kern w:val="0"/>
          <w:sz w:val="24"/>
          <w:szCs w:val="24"/>
        </w:rPr>
        <w:t>模型性能，即亚马</w:t>
      </w:r>
      <w:proofErr w:type="gramStart"/>
      <w:r w:rsidR="00511A45">
        <w:rPr>
          <w:rFonts w:ascii="宋体" w:eastAsia="宋体" w:hAnsi="宋体" w:cs="瀹嬩綋" w:hint="eastAsia"/>
          <w:kern w:val="0"/>
          <w:sz w:val="24"/>
          <w:szCs w:val="24"/>
        </w:rPr>
        <w:t>逊数据</w:t>
      </w:r>
      <w:proofErr w:type="gramEnd"/>
      <w:r w:rsidR="00511A45">
        <w:rPr>
          <w:rFonts w:ascii="宋体" w:eastAsia="宋体" w:hAnsi="宋体" w:cs="瀹嬩綋" w:hint="eastAsia"/>
          <w:kern w:val="0"/>
          <w:sz w:val="24"/>
          <w:szCs w:val="24"/>
        </w:rPr>
        <w:t>集和不同规模的MovieLens数据集。数据集的网络模式如图4-</w:t>
      </w:r>
      <w:r w:rsidR="00511A45">
        <w:rPr>
          <w:rFonts w:ascii="宋体" w:eastAsia="宋体" w:hAnsi="宋体" w:cs="瀹嬩綋"/>
          <w:kern w:val="0"/>
          <w:sz w:val="24"/>
          <w:szCs w:val="24"/>
        </w:rPr>
        <w:t>1</w:t>
      </w:r>
      <w:r w:rsidR="00F82BF9">
        <w:rPr>
          <w:rFonts w:ascii="宋体" w:eastAsia="宋体" w:hAnsi="宋体" w:cs="瀹嬩綋" w:hint="eastAsia"/>
          <w:kern w:val="0"/>
          <w:sz w:val="24"/>
          <w:szCs w:val="24"/>
        </w:rPr>
        <w:t>所示，</w:t>
      </w:r>
      <w:r w:rsidR="00511A45">
        <w:rPr>
          <w:rFonts w:ascii="宋体" w:eastAsia="宋体" w:hAnsi="宋体" w:cs="瀹嬩綋" w:hint="eastAsia"/>
          <w:kern w:val="0"/>
          <w:sz w:val="24"/>
          <w:szCs w:val="24"/>
        </w:rPr>
        <w:t>具体统计信息如表4-</w:t>
      </w:r>
      <w:r w:rsidR="00511A45">
        <w:rPr>
          <w:rFonts w:ascii="宋体" w:eastAsia="宋体" w:hAnsi="宋体" w:cs="瀹嬩綋"/>
          <w:kern w:val="0"/>
          <w:sz w:val="24"/>
          <w:szCs w:val="24"/>
        </w:rPr>
        <w:t>1</w:t>
      </w:r>
      <w:r w:rsidR="00511A45">
        <w:rPr>
          <w:rFonts w:ascii="宋体" w:eastAsia="宋体" w:hAnsi="宋体" w:cs="瀹嬩綋" w:hint="eastAsia"/>
          <w:kern w:val="0"/>
          <w:sz w:val="24"/>
          <w:szCs w:val="24"/>
        </w:rPr>
        <w:t>所示。</w:t>
      </w:r>
    </w:p>
    <w:p w:rsidR="00511A45" w:rsidRDefault="00511A45" w:rsidP="00511A45">
      <w:pPr>
        <w:autoSpaceDE w:val="0"/>
        <w:autoSpaceDN w:val="0"/>
        <w:adjustRightInd w:val="0"/>
        <w:spacing w:line="288" w:lineRule="auto"/>
        <w:ind w:firstLineChars="200" w:firstLine="420"/>
        <w:jc w:val="center"/>
        <w:rPr>
          <w:rFonts w:ascii="宋体" w:eastAsia="宋体" w:hAnsi="宋体" w:cs="瀹嬩綋"/>
          <w:kern w:val="0"/>
          <w:sz w:val="24"/>
          <w:szCs w:val="24"/>
        </w:rPr>
      </w:pPr>
      <w:r>
        <w:rPr>
          <w:noProof/>
        </w:rPr>
        <w:drawing>
          <wp:inline distT="0" distB="0" distL="0" distR="0" wp14:anchorId="23FC20AB" wp14:editId="1A7E0D13">
            <wp:extent cx="3843937" cy="1868993"/>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7366" cy="1938731"/>
                    </a:xfrm>
                    <a:prstGeom prst="rect">
                      <a:avLst/>
                    </a:prstGeom>
                  </pic:spPr>
                </pic:pic>
              </a:graphicData>
            </a:graphic>
          </wp:inline>
        </w:drawing>
      </w:r>
    </w:p>
    <w:p w:rsidR="00511A45" w:rsidRPr="00F82BF9" w:rsidRDefault="00511A45" w:rsidP="00511A45">
      <w:pPr>
        <w:autoSpaceDE w:val="0"/>
        <w:autoSpaceDN w:val="0"/>
        <w:adjustRightInd w:val="0"/>
        <w:spacing w:line="288" w:lineRule="auto"/>
        <w:ind w:firstLineChars="200" w:firstLine="420"/>
        <w:jc w:val="center"/>
        <w:rPr>
          <w:rFonts w:ascii="楷体" w:eastAsia="楷体" w:hAnsi="楷体" w:cs="瀹嬩綋"/>
          <w:kern w:val="0"/>
        </w:rPr>
      </w:pPr>
      <w:r w:rsidRPr="00F82BF9">
        <w:rPr>
          <w:rFonts w:ascii="楷体" w:eastAsia="楷体" w:hAnsi="楷体" w:cs="瀹嬩綋" w:hint="eastAsia"/>
          <w:kern w:val="0"/>
        </w:rPr>
        <w:t>图4-</w:t>
      </w:r>
      <w:r w:rsidRPr="00F82BF9">
        <w:rPr>
          <w:rFonts w:ascii="楷体" w:eastAsia="楷体" w:hAnsi="楷体" w:cs="瀹嬩綋"/>
          <w:kern w:val="0"/>
        </w:rPr>
        <w:t>1</w:t>
      </w:r>
      <w:r w:rsidRPr="00F82BF9">
        <w:rPr>
          <w:rFonts w:ascii="楷体" w:eastAsia="楷体" w:hAnsi="楷体" w:cs="瀹嬩綋" w:hint="eastAsia"/>
          <w:kern w:val="0"/>
        </w:rPr>
        <w:t xml:space="preserve"> 实验数据集的网络模式</w:t>
      </w:r>
    </w:p>
    <w:tbl>
      <w:tblPr>
        <w:tblStyle w:val="af2"/>
        <w:tblW w:w="0" w:type="auto"/>
        <w:tblLook w:val="04A0" w:firstRow="1" w:lastRow="0" w:firstColumn="1" w:lastColumn="0" w:noHBand="0" w:noVBand="1"/>
      </w:tblPr>
      <w:tblGrid>
        <w:gridCol w:w="1812"/>
        <w:gridCol w:w="1812"/>
        <w:gridCol w:w="1812"/>
        <w:gridCol w:w="1812"/>
        <w:gridCol w:w="1812"/>
      </w:tblGrid>
      <w:tr w:rsidR="00511A45" w:rsidTr="00511A45">
        <w:tc>
          <w:tcPr>
            <w:tcW w:w="1812" w:type="dxa"/>
          </w:tcPr>
          <w:p w:rsidR="00511A45" w:rsidRPr="00F82BF9" w:rsidRDefault="00511A45" w:rsidP="00511A45">
            <w:pPr>
              <w:autoSpaceDE w:val="0"/>
              <w:autoSpaceDN w:val="0"/>
              <w:adjustRightInd w:val="0"/>
              <w:spacing w:line="288" w:lineRule="auto"/>
              <w:rPr>
                <w:rFonts w:ascii="宋体" w:eastAsia="宋体" w:hAnsi="宋体" w:cs="瀹嬩綋"/>
                <w:b/>
                <w:kern w:val="0"/>
                <w:sz w:val="24"/>
                <w:szCs w:val="24"/>
              </w:rPr>
            </w:pPr>
            <w:r w:rsidRPr="00F82BF9">
              <w:rPr>
                <w:rFonts w:ascii="宋体" w:eastAsia="宋体" w:hAnsi="宋体" w:cs="瀹嬩綋" w:hint="eastAsia"/>
                <w:b/>
                <w:kern w:val="0"/>
                <w:sz w:val="24"/>
                <w:szCs w:val="24"/>
              </w:rPr>
              <w:t>Dataset</w:t>
            </w:r>
            <w:r w:rsidR="00F82BF9">
              <w:rPr>
                <w:rFonts w:ascii="宋体" w:eastAsia="宋体" w:hAnsi="宋体" w:cs="瀹嬩綋" w:hint="eastAsia"/>
                <w:b/>
                <w:kern w:val="0"/>
                <w:sz w:val="24"/>
                <w:szCs w:val="24"/>
              </w:rPr>
              <w:t>s</w:t>
            </w:r>
          </w:p>
        </w:tc>
        <w:tc>
          <w:tcPr>
            <w:tcW w:w="1812" w:type="dxa"/>
          </w:tcPr>
          <w:p w:rsidR="00511A45" w:rsidRPr="00F82BF9" w:rsidRDefault="00511A45" w:rsidP="00511A45">
            <w:pPr>
              <w:autoSpaceDE w:val="0"/>
              <w:autoSpaceDN w:val="0"/>
              <w:adjustRightInd w:val="0"/>
              <w:spacing w:line="288" w:lineRule="auto"/>
              <w:rPr>
                <w:rFonts w:ascii="宋体" w:eastAsia="宋体" w:hAnsi="宋体" w:cs="瀹嬩綋"/>
                <w:b/>
                <w:kern w:val="0"/>
                <w:sz w:val="24"/>
                <w:szCs w:val="24"/>
              </w:rPr>
            </w:pPr>
            <w:r w:rsidRPr="00F82BF9">
              <w:rPr>
                <w:rFonts w:ascii="宋体" w:eastAsia="宋体" w:hAnsi="宋体" w:cs="瀹嬩綋" w:hint="eastAsia"/>
                <w:b/>
                <w:kern w:val="0"/>
                <w:sz w:val="24"/>
                <w:szCs w:val="24"/>
              </w:rPr>
              <w:t>#users</w:t>
            </w:r>
          </w:p>
        </w:tc>
        <w:tc>
          <w:tcPr>
            <w:tcW w:w="1812" w:type="dxa"/>
          </w:tcPr>
          <w:p w:rsidR="00511A45" w:rsidRPr="00F82BF9" w:rsidRDefault="00511A45" w:rsidP="00511A45">
            <w:pPr>
              <w:autoSpaceDE w:val="0"/>
              <w:autoSpaceDN w:val="0"/>
              <w:adjustRightInd w:val="0"/>
              <w:spacing w:line="288" w:lineRule="auto"/>
              <w:rPr>
                <w:rFonts w:ascii="宋体" w:eastAsia="宋体" w:hAnsi="宋体" w:cs="瀹嬩綋"/>
                <w:b/>
                <w:kern w:val="0"/>
                <w:sz w:val="24"/>
                <w:szCs w:val="24"/>
              </w:rPr>
            </w:pPr>
            <w:r w:rsidRPr="00F82BF9">
              <w:rPr>
                <w:rFonts w:ascii="宋体" w:eastAsia="宋体" w:hAnsi="宋体" w:cs="瀹嬩綋" w:hint="eastAsia"/>
                <w:b/>
                <w:kern w:val="0"/>
                <w:sz w:val="24"/>
                <w:szCs w:val="24"/>
              </w:rPr>
              <w:t>#items</w:t>
            </w:r>
          </w:p>
        </w:tc>
        <w:tc>
          <w:tcPr>
            <w:tcW w:w="1812" w:type="dxa"/>
          </w:tcPr>
          <w:p w:rsidR="00511A45" w:rsidRPr="00F82BF9" w:rsidRDefault="00511A45" w:rsidP="00511A45">
            <w:pPr>
              <w:autoSpaceDE w:val="0"/>
              <w:autoSpaceDN w:val="0"/>
              <w:adjustRightInd w:val="0"/>
              <w:spacing w:line="288" w:lineRule="auto"/>
              <w:rPr>
                <w:rFonts w:ascii="宋体" w:eastAsia="宋体" w:hAnsi="宋体" w:cs="瀹嬩綋"/>
                <w:b/>
                <w:kern w:val="0"/>
                <w:sz w:val="24"/>
                <w:szCs w:val="24"/>
              </w:rPr>
            </w:pPr>
            <w:r w:rsidRPr="00F82BF9">
              <w:rPr>
                <w:rFonts w:ascii="宋体" w:eastAsia="宋体" w:hAnsi="宋体" w:cs="瀹嬩綋" w:hint="eastAsia"/>
                <w:b/>
                <w:kern w:val="0"/>
                <w:sz w:val="24"/>
                <w:szCs w:val="24"/>
              </w:rPr>
              <w:t>#ratings</w:t>
            </w:r>
          </w:p>
        </w:tc>
        <w:tc>
          <w:tcPr>
            <w:tcW w:w="1812" w:type="dxa"/>
          </w:tcPr>
          <w:p w:rsidR="00511A45" w:rsidRPr="00F82BF9" w:rsidRDefault="00511A45" w:rsidP="00511A45">
            <w:pPr>
              <w:autoSpaceDE w:val="0"/>
              <w:autoSpaceDN w:val="0"/>
              <w:adjustRightInd w:val="0"/>
              <w:spacing w:line="288" w:lineRule="auto"/>
              <w:rPr>
                <w:rFonts w:ascii="宋体" w:eastAsia="宋体" w:hAnsi="宋体" w:cs="瀹嬩綋"/>
                <w:b/>
                <w:kern w:val="0"/>
                <w:sz w:val="24"/>
                <w:szCs w:val="24"/>
              </w:rPr>
            </w:pPr>
            <w:r w:rsidRPr="00F82BF9">
              <w:rPr>
                <w:rFonts w:ascii="宋体" w:eastAsia="宋体" w:hAnsi="宋体" w:cs="瀹嬩綋" w:hint="eastAsia"/>
                <w:b/>
                <w:kern w:val="0"/>
                <w:sz w:val="24"/>
                <w:szCs w:val="24"/>
              </w:rPr>
              <w:t>#density</w:t>
            </w:r>
          </w:p>
        </w:tc>
      </w:tr>
      <w:tr w:rsidR="00511A45" w:rsidTr="00511A45">
        <w:tc>
          <w:tcPr>
            <w:tcW w:w="1812" w:type="dxa"/>
          </w:tcPr>
          <w:p w:rsidR="00511A45" w:rsidRPr="00F82BF9" w:rsidRDefault="00511A45" w:rsidP="00511A45">
            <w:pPr>
              <w:autoSpaceDE w:val="0"/>
              <w:autoSpaceDN w:val="0"/>
              <w:adjustRightInd w:val="0"/>
              <w:spacing w:line="288" w:lineRule="auto"/>
              <w:rPr>
                <w:rFonts w:ascii="宋体" w:eastAsia="宋体" w:hAnsi="宋体" w:cs="瀹嬩綋"/>
                <w:b/>
                <w:kern w:val="0"/>
                <w:sz w:val="24"/>
                <w:szCs w:val="24"/>
              </w:rPr>
            </w:pPr>
            <w:r w:rsidRPr="00F82BF9">
              <w:rPr>
                <w:rFonts w:ascii="宋体" w:eastAsia="宋体" w:hAnsi="宋体" w:cs="瀹嬩綋" w:hint="eastAsia"/>
                <w:b/>
                <w:kern w:val="0"/>
                <w:sz w:val="24"/>
                <w:szCs w:val="24"/>
              </w:rPr>
              <w:t>ML</w:t>
            </w:r>
            <w:r w:rsidRPr="00F82BF9">
              <w:rPr>
                <w:rFonts w:ascii="宋体" w:eastAsia="宋体" w:hAnsi="宋体" w:cs="瀹嬩綋"/>
                <w:b/>
                <w:kern w:val="0"/>
                <w:sz w:val="24"/>
                <w:szCs w:val="24"/>
              </w:rPr>
              <w:t>100</w:t>
            </w:r>
            <w:r w:rsidRPr="00F82BF9">
              <w:rPr>
                <w:rFonts w:ascii="宋体" w:eastAsia="宋体" w:hAnsi="宋体" w:cs="瀹嬩綋" w:hint="eastAsia"/>
                <w:b/>
                <w:kern w:val="0"/>
                <w:sz w:val="24"/>
                <w:szCs w:val="24"/>
              </w:rPr>
              <w:t>K</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9</w:t>
            </w:r>
            <w:r>
              <w:rPr>
                <w:rFonts w:ascii="宋体" w:eastAsia="宋体" w:hAnsi="宋体" w:cs="瀹嬩綋"/>
                <w:kern w:val="0"/>
                <w:sz w:val="24"/>
                <w:szCs w:val="24"/>
              </w:rPr>
              <w:t>43</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1</w:t>
            </w:r>
            <w:r>
              <w:rPr>
                <w:rFonts w:ascii="宋体" w:eastAsia="宋体" w:hAnsi="宋体" w:cs="瀹嬩綋"/>
                <w:kern w:val="0"/>
                <w:sz w:val="24"/>
                <w:szCs w:val="24"/>
              </w:rPr>
              <w:t>682</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1</w:t>
            </w:r>
            <w:r>
              <w:rPr>
                <w:rFonts w:ascii="宋体" w:eastAsia="宋体" w:hAnsi="宋体" w:cs="瀹嬩綋"/>
                <w:kern w:val="0"/>
                <w:sz w:val="24"/>
                <w:szCs w:val="24"/>
              </w:rPr>
              <w:t>00</w:t>
            </w:r>
            <w:r>
              <w:rPr>
                <w:rFonts w:ascii="宋体" w:eastAsia="宋体" w:hAnsi="宋体" w:cs="瀹嬩綋" w:hint="eastAsia"/>
                <w:kern w:val="0"/>
                <w:sz w:val="24"/>
                <w:szCs w:val="24"/>
              </w:rPr>
              <w:t>,0</w:t>
            </w:r>
            <w:r>
              <w:rPr>
                <w:rFonts w:ascii="宋体" w:eastAsia="宋体" w:hAnsi="宋体" w:cs="瀹嬩綋"/>
                <w:kern w:val="0"/>
                <w:sz w:val="24"/>
                <w:szCs w:val="24"/>
              </w:rPr>
              <w:t>00</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6</w:t>
            </w:r>
            <w:r>
              <w:rPr>
                <w:rFonts w:ascii="宋体" w:eastAsia="宋体" w:hAnsi="宋体" w:cs="瀹嬩綋"/>
                <w:kern w:val="0"/>
                <w:sz w:val="24"/>
                <w:szCs w:val="24"/>
              </w:rPr>
              <w:t>.304</w:t>
            </w:r>
            <w:r>
              <w:rPr>
                <w:rFonts w:ascii="宋体" w:eastAsia="宋体" w:hAnsi="宋体" w:cs="瀹嬩綋" w:hint="eastAsia"/>
                <w:kern w:val="0"/>
                <w:sz w:val="24"/>
                <w:szCs w:val="24"/>
              </w:rPr>
              <w:t>%</w:t>
            </w:r>
          </w:p>
        </w:tc>
      </w:tr>
      <w:tr w:rsidR="00511A45" w:rsidTr="00511A45">
        <w:tc>
          <w:tcPr>
            <w:tcW w:w="1812" w:type="dxa"/>
          </w:tcPr>
          <w:p w:rsidR="00511A45" w:rsidRPr="00F82BF9" w:rsidRDefault="00511A45" w:rsidP="00511A45">
            <w:pPr>
              <w:autoSpaceDE w:val="0"/>
              <w:autoSpaceDN w:val="0"/>
              <w:adjustRightInd w:val="0"/>
              <w:spacing w:line="288" w:lineRule="auto"/>
              <w:rPr>
                <w:rFonts w:ascii="宋体" w:eastAsia="宋体" w:hAnsi="宋体" w:cs="瀹嬩綋"/>
                <w:b/>
                <w:kern w:val="0"/>
                <w:sz w:val="24"/>
                <w:szCs w:val="24"/>
              </w:rPr>
            </w:pPr>
            <w:r w:rsidRPr="00F82BF9">
              <w:rPr>
                <w:rFonts w:ascii="宋体" w:eastAsia="宋体" w:hAnsi="宋体" w:cs="瀹嬩綋"/>
                <w:b/>
                <w:kern w:val="0"/>
                <w:sz w:val="24"/>
                <w:szCs w:val="24"/>
              </w:rPr>
              <w:t>Amazon</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3</w:t>
            </w:r>
            <w:r>
              <w:rPr>
                <w:rFonts w:ascii="宋体" w:eastAsia="宋体" w:hAnsi="宋体" w:cs="瀹嬩綋"/>
                <w:kern w:val="0"/>
                <w:sz w:val="24"/>
                <w:szCs w:val="24"/>
              </w:rPr>
              <w:t>532</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3</w:t>
            </w:r>
            <w:r>
              <w:rPr>
                <w:rFonts w:ascii="宋体" w:eastAsia="宋体" w:hAnsi="宋体" w:cs="瀹嬩綋"/>
                <w:kern w:val="0"/>
                <w:sz w:val="24"/>
                <w:szCs w:val="24"/>
              </w:rPr>
              <w:t>105</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5</w:t>
            </w:r>
            <w:r>
              <w:rPr>
                <w:rFonts w:ascii="宋体" w:eastAsia="宋体" w:hAnsi="宋体" w:cs="瀹嬩綋"/>
                <w:kern w:val="0"/>
                <w:sz w:val="24"/>
                <w:szCs w:val="24"/>
              </w:rPr>
              <w:t>7,104</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0</w:t>
            </w:r>
            <w:r>
              <w:rPr>
                <w:rFonts w:ascii="宋体" w:eastAsia="宋体" w:hAnsi="宋体" w:cs="瀹嬩綋"/>
                <w:kern w:val="0"/>
                <w:sz w:val="24"/>
                <w:szCs w:val="24"/>
              </w:rPr>
              <w:t>.521%</w:t>
            </w:r>
          </w:p>
        </w:tc>
      </w:tr>
    </w:tbl>
    <w:p w:rsidR="00511A45" w:rsidRPr="00F82BF9" w:rsidRDefault="00511A45" w:rsidP="00511A45">
      <w:pPr>
        <w:autoSpaceDE w:val="0"/>
        <w:autoSpaceDN w:val="0"/>
        <w:adjustRightInd w:val="0"/>
        <w:spacing w:line="288" w:lineRule="auto"/>
        <w:ind w:firstLineChars="200" w:firstLine="420"/>
        <w:jc w:val="center"/>
        <w:rPr>
          <w:rFonts w:ascii="楷体" w:eastAsia="楷体" w:hAnsi="楷体" w:cs="瀹嬩綋"/>
          <w:kern w:val="0"/>
        </w:rPr>
      </w:pPr>
      <w:r w:rsidRPr="00F82BF9">
        <w:rPr>
          <w:rFonts w:ascii="楷体" w:eastAsia="楷体" w:hAnsi="楷体" w:cs="瀹嬩綋" w:hint="eastAsia"/>
          <w:kern w:val="0"/>
        </w:rPr>
        <w:t>表4-</w:t>
      </w:r>
      <w:r w:rsidRPr="00F82BF9">
        <w:rPr>
          <w:rFonts w:ascii="楷体" w:eastAsia="楷体" w:hAnsi="楷体" w:cs="瀹嬩綋"/>
          <w:kern w:val="0"/>
        </w:rPr>
        <w:t xml:space="preserve">1 </w:t>
      </w:r>
      <w:r w:rsidRPr="00F82BF9">
        <w:rPr>
          <w:rFonts w:ascii="楷体" w:eastAsia="楷体" w:hAnsi="楷体" w:cs="瀹嬩綋" w:hint="eastAsia"/>
          <w:kern w:val="0"/>
        </w:rPr>
        <w:t>实验数据集的统计信息</w:t>
      </w:r>
    </w:p>
    <w:p w:rsidR="000C6DED" w:rsidRDefault="00511A45" w:rsidP="00F82BF9">
      <w:pPr>
        <w:autoSpaceDE w:val="0"/>
        <w:autoSpaceDN w:val="0"/>
        <w:adjustRightInd w:val="0"/>
        <w:spacing w:line="288" w:lineRule="auto"/>
        <w:ind w:firstLineChars="200" w:firstLine="480"/>
        <w:rPr>
          <w:rFonts w:ascii="宋体" w:eastAsia="宋体" w:hAnsi="宋体" w:cs="瀹嬩綋"/>
          <w:kern w:val="0"/>
          <w:sz w:val="24"/>
          <w:szCs w:val="24"/>
        </w:rPr>
      </w:pPr>
      <w:r w:rsidRPr="00511A45">
        <w:rPr>
          <w:rFonts w:ascii="宋体" w:eastAsia="宋体" w:hAnsi="宋体" w:cs="瀹嬩綋" w:hint="eastAsia"/>
          <w:kern w:val="0"/>
          <w:sz w:val="24"/>
          <w:szCs w:val="24"/>
        </w:rPr>
        <w:t>MovieLens-100K（</w:t>
      </w:r>
      <w:r>
        <w:rPr>
          <w:rFonts w:ascii="宋体" w:eastAsia="宋体" w:hAnsi="宋体" w:cs="瀹嬩綋" w:hint="eastAsia"/>
          <w:kern w:val="0"/>
          <w:sz w:val="24"/>
          <w:szCs w:val="24"/>
        </w:rPr>
        <w:t>ML100K</w:t>
      </w:r>
      <w:r w:rsidRPr="00511A45">
        <w:rPr>
          <w:rFonts w:ascii="宋体" w:eastAsia="宋体" w:hAnsi="宋体" w:cs="瀹嬩綋" w:hint="eastAsia"/>
          <w:kern w:val="0"/>
          <w:sz w:val="24"/>
          <w:szCs w:val="24"/>
        </w:rPr>
        <w:t>）</w:t>
      </w:r>
      <w:r w:rsidR="000C6DED" w:rsidRPr="000C6DED">
        <w:rPr>
          <w:rFonts w:ascii="宋体" w:eastAsia="宋体" w:hAnsi="宋体" w:cs="瀹嬩綋"/>
          <w:kern w:val="0"/>
          <w:sz w:val="24"/>
          <w:szCs w:val="24"/>
          <w:vertAlign w:val="superscript"/>
        </w:rPr>
        <w:t>2</w:t>
      </w:r>
      <w:r w:rsidRPr="00511A45">
        <w:rPr>
          <w:rFonts w:ascii="宋体" w:eastAsia="宋体" w:hAnsi="宋体" w:cs="瀹嬩綋" w:hint="eastAsia"/>
          <w:kern w:val="0"/>
          <w:sz w:val="24"/>
          <w:szCs w:val="24"/>
        </w:rPr>
        <w:t>：MovieLens</w:t>
      </w:r>
      <w:r>
        <w:rPr>
          <w:rFonts w:ascii="宋体" w:eastAsia="宋体" w:hAnsi="宋体" w:cs="瀹嬩綋" w:hint="eastAsia"/>
          <w:kern w:val="0"/>
          <w:sz w:val="24"/>
          <w:szCs w:val="24"/>
        </w:rPr>
        <w:t>数据</w:t>
      </w:r>
      <w:proofErr w:type="gramStart"/>
      <w:r>
        <w:rPr>
          <w:rFonts w:ascii="宋体" w:eastAsia="宋体" w:hAnsi="宋体" w:cs="瀹嬩綋" w:hint="eastAsia"/>
          <w:kern w:val="0"/>
          <w:sz w:val="24"/>
          <w:szCs w:val="24"/>
        </w:rPr>
        <w:t>集</w:t>
      </w:r>
      <w:r w:rsidRPr="00511A45">
        <w:rPr>
          <w:rFonts w:ascii="宋体" w:eastAsia="宋体" w:hAnsi="宋体" w:cs="瀹嬩綋" w:hint="eastAsia"/>
          <w:kern w:val="0"/>
          <w:sz w:val="24"/>
          <w:szCs w:val="24"/>
        </w:rPr>
        <w:t>广泛</w:t>
      </w:r>
      <w:proofErr w:type="gramEnd"/>
      <w:r w:rsidRPr="00511A45">
        <w:rPr>
          <w:rFonts w:ascii="宋体" w:eastAsia="宋体" w:hAnsi="宋体" w:cs="瀹嬩綋" w:hint="eastAsia"/>
          <w:kern w:val="0"/>
          <w:sz w:val="24"/>
          <w:szCs w:val="24"/>
        </w:rPr>
        <w:t>用于电影推荐</w:t>
      </w:r>
      <w:r>
        <w:rPr>
          <w:rFonts w:ascii="宋体" w:eastAsia="宋体" w:hAnsi="宋体" w:cs="瀹嬩綋" w:hint="eastAsia"/>
          <w:kern w:val="0"/>
          <w:sz w:val="24"/>
          <w:szCs w:val="24"/>
        </w:rPr>
        <w:t>中</w:t>
      </w:r>
      <w:r w:rsidRPr="00511A45">
        <w:rPr>
          <w:rFonts w:ascii="宋体" w:eastAsia="宋体" w:hAnsi="宋体" w:cs="瀹嬩綋" w:hint="eastAsia"/>
          <w:kern w:val="0"/>
          <w:sz w:val="24"/>
          <w:szCs w:val="24"/>
        </w:rPr>
        <w:t>。</w:t>
      </w:r>
      <w:r>
        <w:rPr>
          <w:rFonts w:ascii="宋体" w:eastAsia="宋体" w:hAnsi="宋体" w:cs="瀹嬩綋" w:hint="eastAsia"/>
          <w:kern w:val="0"/>
          <w:sz w:val="24"/>
          <w:szCs w:val="24"/>
        </w:rPr>
        <w:t>本文使用</w:t>
      </w:r>
      <w:r w:rsidRPr="00511A45">
        <w:rPr>
          <w:rFonts w:ascii="宋体" w:eastAsia="宋体" w:hAnsi="宋体" w:cs="瀹嬩綋" w:hint="eastAsia"/>
          <w:kern w:val="0"/>
          <w:sz w:val="24"/>
          <w:szCs w:val="24"/>
        </w:rPr>
        <w:t>ML100K版本。</w:t>
      </w:r>
      <w:r w:rsidR="00F82BF9">
        <w:rPr>
          <w:rFonts w:ascii="宋体" w:eastAsia="宋体" w:hAnsi="宋体" w:cs="瀹嬩綋" w:hint="eastAsia"/>
          <w:kern w:val="0"/>
          <w:sz w:val="24"/>
          <w:szCs w:val="24"/>
        </w:rPr>
        <w:t>为</w:t>
      </w:r>
      <w:r>
        <w:rPr>
          <w:rFonts w:ascii="宋体" w:eastAsia="宋体" w:hAnsi="宋体" w:cs="瀹嬩綋" w:hint="eastAsia"/>
          <w:kern w:val="0"/>
          <w:sz w:val="24"/>
          <w:szCs w:val="24"/>
        </w:rPr>
        <w:t>构建异质信息网络，需要对原有数据集</w:t>
      </w:r>
      <w:r w:rsidR="000C6DED">
        <w:rPr>
          <w:rFonts w:ascii="宋体" w:eastAsia="宋体" w:hAnsi="宋体" w:cs="瀹嬩綋" w:hint="eastAsia"/>
          <w:kern w:val="0"/>
          <w:sz w:val="24"/>
          <w:szCs w:val="24"/>
        </w:rPr>
        <w:t>进行处理，即对于每部电影，</w:t>
      </w:r>
      <w:r w:rsidRPr="00511A45">
        <w:rPr>
          <w:rFonts w:ascii="宋体" w:eastAsia="宋体" w:hAnsi="宋体" w:cs="瀹嬩綋" w:hint="eastAsia"/>
          <w:kern w:val="0"/>
          <w:sz w:val="24"/>
          <w:szCs w:val="24"/>
        </w:rPr>
        <w:t>从IMDb</w:t>
      </w:r>
      <w:proofErr w:type="gramStart"/>
      <w:r w:rsidR="00F82BF9">
        <w:rPr>
          <w:rFonts w:ascii="宋体" w:eastAsia="宋体" w:hAnsi="宋体" w:cs="瀹嬩綋" w:hint="eastAsia"/>
          <w:kern w:val="0"/>
          <w:sz w:val="24"/>
          <w:szCs w:val="24"/>
        </w:rPr>
        <w:t>中爬取</w:t>
      </w:r>
      <w:r w:rsidR="000C6DED">
        <w:rPr>
          <w:rFonts w:ascii="宋体" w:eastAsia="宋体" w:hAnsi="宋体" w:cs="瀹嬩綋" w:hint="eastAsia"/>
          <w:kern w:val="0"/>
          <w:sz w:val="24"/>
          <w:szCs w:val="24"/>
        </w:rPr>
        <w:t>相应</w:t>
      </w:r>
      <w:proofErr w:type="gramEnd"/>
      <w:r w:rsidR="000C6DED">
        <w:rPr>
          <w:rFonts w:ascii="宋体" w:eastAsia="宋体" w:hAnsi="宋体" w:cs="瀹嬩綋" w:hint="eastAsia"/>
          <w:kern w:val="0"/>
          <w:sz w:val="24"/>
          <w:szCs w:val="24"/>
        </w:rPr>
        <w:t>导演和</w:t>
      </w:r>
      <w:r w:rsidRPr="00511A45">
        <w:rPr>
          <w:rFonts w:ascii="宋体" w:eastAsia="宋体" w:hAnsi="宋体" w:cs="瀹嬩綋" w:hint="eastAsia"/>
          <w:kern w:val="0"/>
          <w:sz w:val="24"/>
          <w:szCs w:val="24"/>
        </w:rPr>
        <w:t>演员。</w:t>
      </w:r>
    </w:p>
    <w:p w:rsidR="00D013A7" w:rsidRDefault="000C6DED" w:rsidP="00F82BF9">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Amazon</w:t>
      </w:r>
      <w:r w:rsidRPr="000C6DED">
        <w:rPr>
          <w:rFonts w:ascii="宋体" w:eastAsia="宋体" w:hAnsi="宋体" w:cs="瀹嬩綋"/>
          <w:kern w:val="0"/>
          <w:sz w:val="24"/>
          <w:szCs w:val="24"/>
          <w:vertAlign w:val="superscript"/>
        </w:rPr>
        <w:t>3</w:t>
      </w:r>
      <w:r w:rsidR="00B22C3F">
        <w:rPr>
          <w:rFonts w:ascii="宋体" w:eastAsia="宋体" w:hAnsi="宋体" w:cs="瀹嬩綋" w:hint="eastAsia"/>
          <w:kern w:val="0"/>
          <w:sz w:val="24"/>
          <w:szCs w:val="24"/>
        </w:rPr>
        <w:t>：该</w:t>
      </w:r>
      <w:r w:rsidR="00511A45" w:rsidRPr="00511A45">
        <w:rPr>
          <w:rFonts w:ascii="宋体" w:eastAsia="宋体" w:hAnsi="宋体" w:cs="瀹嬩綋" w:hint="eastAsia"/>
          <w:kern w:val="0"/>
          <w:sz w:val="24"/>
          <w:szCs w:val="24"/>
        </w:rPr>
        <w:t>数据集</w:t>
      </w:r>
      <w:r w:rsidR="00F82BF9">
        <w:rPr>
          <w:rFonts w:ascii="宋体" w:eastAsia="宋体" w:hAnsi="宋体" w:cs="瀹嬩綋" w:hint="eastAsia"/>
          <w:kern w:val="0"/>
          <w:sz w:val="24"/>
          <w:szCs w:val="24"/>
        </w:rPr>
        <w:t>包含</w:t>
      </w:r>
      <w:r w:rsidR="00B22C3F">
        <w:rPr>
          <w:rFonts w:ascii="宋体" w:eastAsia="宋体" w:hAnsi="宋体" w:cs="瀹嬩綋" w:hint="eastAsia"/>
          <w:kern w:val="0"/>
          <w:sz w:val="24"/>
          <w:szCs w:val="24"/>
        </w:rPr>
        <w:t>亚</w:t>
      </w:r>
      <w:proofErr w:type="gramStart"/>
      <w:r w:rsidR="00B22C3F">
        <w:rPr>
          <w:rFonts w:ascii="宋体" w:eastAsia="宋体" w:hAnsi="宋体" w:cs="瀹嬩綋" w:hint="eastAsia"/>
          <w:kern w:val="0"/>
          <w:sz w:val="24"/>
          <w:szCs w:val="24"/>
        </w:rPr>
        <w:t>马逊电商</w:t>
      </w:r>
      <w:proofErr w:type="gramEnd"/>
      <w:r w:rsidR="00B22C3F">
        <w:rPr>
          <w:rFonts w:ascii="宋体" w:eastAsia="宋体" w:hAnsi="宋体" w:cs="瀹嬩綋" w:hint="eastAsia"/>
          <w:kern w:val="0"/>
          <w:sz w:val="24"/>
          <w:szCs w:val="24"/>
        </w:rPr>
        <w:t>网站中的用户评分</w:t>
      </w:r>
      <w:r w:rsidR="00511A45" w:rsidRPr="00511A45">
        <w:rPr>
          <w:rFonts w:ascii="宋体" w:eastAsia="宋体" w:hAnsi="宋体" w:cs="瀹嬩綋" w:hint="eastAsia"/>
          <w:kern w:val="0"/>
          <w:sz w:val="24"/>
          <w:szCs w:val="24"/>
        </w:rPr>
        <w:t>数据。</w:t>
      </w:r>
      <w:r w:rsidR="00B22C3F">
        <w:rPr>
          <w:rFonts w:ascii="宋体" w:eastAsia="宋体" w:hAnsi="宋体" w:cs="瀹嬩綋" w:hint="eastAsia"/>
          <w:kern w:val="0"/>
          <w:sz w:val="24"/>
          <w:szCs w:val="24"/>
        </w:rPr>
        <w:t>在实验中，本文选择电子类商品</w:t>
      </w:r>
      <w:r w:rsidR="00511A45" w:rsidRPr="00511A45">
        <w:rPr>
          <w:rFonts w:ascii="宋体" w:eastAsia="宋体" w:hAnsi="宋体" w:cs="瀹嬩綋" w:hint="eastAsia"/>
          <w:kern w:val="0"/>
          <w:sz w:val="24"/>
          <w:szCs w:val="24"/>
        </w:rPr>
        <w:t>进行</w:t>
      </w:r>
      <w:r w:rsidR="00B22C3F">
        <w:rPr>
          <w:rFonts w:ascii="宋体" w:eastAsia="宋体" w:hAnsi="宋体" w:cs="瀹嬩綋" w:hint="eastAsia"/>
          <w:kern w:val="0"/>
          <w:sz w:val="24"/>
          <w:szCs w:val="24"/>
        </w:rPr>
        <w:t>模型</w:t>
      </w:r>
      <w:r w:rsidR="00511A45" w:rsidRPr="00511A45">
        <w:rPr>
          <w:rFonts w:ascii="宋体" w:eastAsia="宋体" w:hAnsi="宋体" w:cs="瀹嬩綋" w:hint="eastAsia"/>
          <w:kern w:val="0"/>
          <w:sz w:val="24"/>
          <w:szCs w:val="24"/>
        </w:rPr>
        <w:t>评估。</w:t>
      </w:r>
      <w:r w:rsidR="00511A45">
        <w:rPr>
          <w:rFonts w:ascii="宋体" w:eastAsia="宋体" w:hAnsi="宋体" w:cs="瀹嬩綋"/>
          <w:kern w:val="0"/>
          <w:sz w:val="24"/>
          <w:szCs w:val="24"/>
        </w:rPr>
        <w:t xml:space="preserve"> </w:t>
      </w:r>
    </w:p>
    <w:p w:rsidR="00A77DD2" w:rsidRDefault="00A77DD2" w:rsidP="00F82BF9">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公开数据集MovieLens和Amazon所包含的用户-物品交互信息</w:t>
      </w:r>
      <w:r w:rsidR="002D1790">
        <w:rPr>
          <w:rFonts w:ascii="宋体" w:eastAsia="宋体" w:hAnsi="宋体" w:cs="瀹嬩綋" w:hint="eastAsia"/>
          <w:kern w:val="0"/>
          <w:sz w:val="24"/>
          <w:szCs w:val="24"/>
        </w:rPr>
        <w:t>为</w:t>
      </w:r>
      <w:r>
        <w:rPr>
          <w:rFonts w:ascii="宋体" w:eastAsia="宋体" w:hAnsi="宋体" w:cs="瀹嬩綋" w:hint="eastAsia"/>
          <w:kern w:val="0"/>
          <w:sz w:val="24"/>
          <w:szCs w:val="24"/>
        </w:rPr>
        <w:t>1至5的相应评分，因而直接建模会</w:t>
      </w:r>
      <w:proofErr w:type="gramStart"/>
      <w:r>
        <w:rPr>
          <w:rFonts w:ascii="宋体" w:eastAsia="宋体" w:hAnsi="宋体" w:cs="瀹嬩綋" w:hint="eastAsia"/>
          <w:kern w:val="0"/>
          <w:sz w:val="24"/>
          <w:szCs w:val="24"/>
        </w:rPr>
        <w:t>得到带权异质</w:t>
      </w:r>
      <w:proofErr w:type="gramEnd"/>
      <w:r>
        <w:rPr>
          <w:rFonts w:ascii="宋体" w:eastAsia="宋体" w:hAnsi="宋体" w:cs="瀹嬩綋" w:hint="eastAsia"/>
          <w:kern w:val="0"/>
          <w:sz w:val="24"/>
          <w:szCs w:val="24"/>
        </w:rPr>
        <w:t>信息网络。但就本文所提模型而言，不考虑权重对于欧几里</w:t>
      </w:r>
      <w:proofErr w:type="gramStart"/>
      <w:r>
        <w:rPr>
          <w:rFonts w:ascii="宋体" w:eastAsia="宋体" w:hAnsi="宋体" w:cs="瀹嬩綋" w:hint="eastAsia"/>
          <w:kern w:val="0"/>
          <w:sz w:val="24"/>
          <w:szCs w:val="24"/>
        </w:rPr>
        <w:t>得距离</w:t>
      </w:r>
      <w:proofErr w:type="gramEnd"/>
      <w:r>
        <w:rPr>
          <w:rFonts w:ascii="宋体" w:eastAsia="宋体" w:hAnsi="宋体" w:cs="瀹嬩綋" w:hint="eastAsia"/>
          <w:kern w:val="0"/>
          <w:sz w:val="24"/>
          <w:szCs w:val="24"/>
        </w:rPr>
        <w:t>度量指标的影响，因此将其统一处理为1</w:t>
      </w:r>
      <w:r w:rsidR="006A5842">
        <w:rPr>
          <w:rFonts w:ascii="宋体" w:eastAsia="宋体" w:hAnsi="宋体" w:cs="瀹嬩綋" w:hint="eastAsia"/>
          <w:kern w:val="0"/>
          <w:sz w:val="24"/>
          <w:szCs w:val="24"/>
        </w:rPr>
        <w:t>。也就是说，</w:t>
      </w:r>
      <w:r>
        <w:rPr>
          <w:rFonts w:ascii="宋体" w:eastAsia="宋体" w:hAnsi="宋体" w:cs="瀹嬩綋" w:hint="eastAsia"/>
          <w:kern w:val="0"/>
          <w:sz w:val="24"/>
          <w:szCs w:val="24"/>
        </w:rPr>
        <w:t>若存在评分信息，相应用户-物品有连边</w:t>
      </w:r>
      <w:r w:rsidR="00EC055E">
        <w:rPr>
          <w:rFonts w:ascii="宋体" w:eastAsia="宋体" w:hAnsi="宋体" w:cs="瀹嬩綋" w:hint="eastAsia"/>
          <w:kern w:val="0"/>
          <w:sz w:val="24"/>
          <w:szCs w:val="24"/>
        </w:rPr>
        <w:t>；</w:t>
      </w:r>
      <w:r w:rsidR="006A5842">
        <w:rPr>
          <w:rFonts w:ascii="宋体" w:eastAsia="宋体" w:hAnsi="宋体" w:cs="瀹嬩綋" w:hint="eastAsia"/>
          <w:kern w:val="0"/>
          <w:sz w:val="24"/>
          <w:szCs w:val="24"/>
        </w:rPr>
        <w:t>若不存在评分信息</w:t>
      </w:r>
      <w:r w:rsidR="00EC055E">
        <w:rPr>
          <w:rFonts w:ascii="宋体" w:eastAsia="宋体" w:hAnsi="宋体" w:cs="瀹嬩綋" w:hint="eastAsia"/>
          <w:kern w:val="0"/>
          <w:sz w:val="24"/>
          <w:szCs w:val="24"/>
        </w:rPr>
        <w:t>，</w:t>
      </w:r>
      <w:r w:rsidR="006A5842">
        <w:rPr>
          <w:rFonts w:ascii="宋体" w:eastAsia="宋体" w:hAnsi="宋体" w:cs="瀹嬩綋" w:hint="eastAsia"/>
          <w:kern w:val="0"/>
          <w:sz w:val="24"/>
          <w:szCs w:val="24"/>
        </w:rPr>
        <w:t>则相应用户-</w:t>
      </w:r>
      <w:proofErr w:type="gramStart"/>
      <w:r w:rsidR="006A5842">
        <w:rPr>
          <w:rFonts w:ascii="宋体" w:eastAsia="宋体" w:hAnsi="宋体" w:cs="瀹嬩綋" w:hint="eastAsia"/>
          <w:kern w:val="0"/>
          <w:sz w:val="24"/>
          <w:szCs w:val="24"/>
        </w:rPr>
        <w:t>物品</w:t>
      </w:r>
      <w:r w:rsidR="00EC055E">
        <w:rPr>
          <w:rFonts w:ascii="宋体" w:eastAsia="宋体" w:hAnsi="宋体" w:cs="瀹嬩綋" w:hint="eastAsia"/>
          <w:kern w:val="0"/>
          <w:sz w:val="24"/>
          <w:szCs w:val="24"/>
        </w:rPr>
        <w:t>无连边</w:t>
      </w:r>
      <w:proofErr w:type="gramEnd"/>
      <w:r>
        <w:rPr>
          <w:rFonts w:ascii="宋体" w:eastAsia="宋体" w:hAnsi="宋体" w:cs="瀹嬩綋" w:hint="eastAsia"/>
          <w:kern w:val="0"/>
          <w:sz w:val="24"/>
          <w:szCs w:val="24"/>
        </w:rPr>
        <w:t>。</w:t>
      </w:r>
    </w:p>
    <w:p w:rsidR="00392361" w:rsidRPr="00B031F9" w:rsidRDefault="00392361" w:rsidP="00392361">
      <w:pPr>
        <w:pStyle w:val="3"/>
        <w:ind w:firstLine="482"/>
        <w:rPr>
          <w:rFonts w:ascii="黑体" w:hAnsi="黑体"/>
        </w:rPr>
      </w:pPr>
      <w:bookmarkStart w:id="37" w:name="_Toc9434817"/>
      <w:r>
        <w:rPr>
          <w:rFonts w:ascii="黑体" w:hAnsi="黑体" w:hint="eastAsia"/>
        </w:rPr>
        <w:t>4.1.</w:t>
      </w:r>
      <w:r>
        <w:rPr>
          <w:rFonts w:ascii="黑体" w:hAnsi="黑体"/>
        </w:rPr>
        <w:t>2</w:t>
      </w:r>
      <w:r w:rsidRPr="00B031F9">
        <w:rPr>
          <w:rFonts w:ascii="黑体" w:hAnsi="黑体" w:hint="eastAsia"/>
        </w:rPr>
        <w:t xml:space="preserve"> </w:t>
      </w:r>
      <w:r>
        <w:rPr>
          <w:rFonts w:ascii="黑体" w:hAnsi="黑体"/>
        </w:rPr>
        <w:t xml:space="preserve"> </w:t>
      </w:r>
      <w:r>
        <w:rPr>
          <w:rFonts w:ascii="黑体" w:hAnsi="黑体" w:hint="eastAsia"/>
        </w:rPr>
        <w:t>评价指标</w:t>
      </w:r>
      <w:bookmarkEnd w:id="37"/>
    </w:p>
    <w:p w:rsidR="00E035F9" w:rsidRDefault="00E035F9" w:rsidP="007B1E0E">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本文采用</w:t>
      </w:r>
      <w:r w:rsidRPr="00E035F9">
        <w:rPr>
          <w:rFonts w:ascii="宋体" w:eastAsia="宋体" w:hAnsi="宋体" w:cs="瀹嬩綋"/>
          <w:kern w:val="0"/>
          <w:sz w:val="24"/>
          <w:szCs w:val="24"/>
        </w:rPr>
        <w:t>leave-one-out</w:t>
      </w:r>
      <w:r>
        <w:rPr>
          <w:rFonts w:ascii="宋体" w:eastAsia="宋体" w:hAnsi="宋体" w:cs="瀹嬩綋" w:hint="eastAsia"/>
          <w:kern w:val="0"/>
          <w:sz w:val="24"/>
          <w:szCs w:val="24"/>
        </w:rPr>
        <w:t>法对模型性能进行评估。具体地，选择一个用户已评分的物品作为正样本，随机选择9</w:t>
      </w:r>
      <w:r>
        <w:rPr>
          <w:rFonts w:ascii="宋体" w:eastAsia="宋体" w:hAnsi="宋体" w:cs="瀹嬩綋"/>
          <w:kern w:val="0"/>
          <w:sz w:val="24"/>
          <w:szCs w:val="24"/>
        </w:rPr>
        <w:t>9</w:t>
      </w:r>
      <w:r>
        <w:rPr>
          <w:rFonts w:ascii="宋体" w:eastAsia="宋体" w:hAnsi="宋体" w:cs="瀹嬩綋" w:hint="eastAsia"/>
          <w:kern w:val="0"/>
          <w:sz w:val="24"/>
          <w:szCs w:val="24"/>
        </w:rPr>
        <w:t>个未被</w:t>
      </w:r>
      <w:r w:rsidR="00BB08BC">
        <w:rPr>
          <w:rFonts w:ascii="宋体" w:eastAsia="宋体" w:hAnsi="宋体" w:cs="瀹嬩綋" w:hint="eastAsia"/>
          <w:kern w:val="0"/>
          <w:sz w:val="24"/>
          <w:szCs w:val="24"/>
        </w:rPr>
        <w:t>该</w:t>
      </w:r>
      <w:r>
        <w:rPr>
          <w:rFonts w:ascii="宋体" w:eastAsia="宋体" w:hAnsi="宋体" w:cs="瀹嬩綋" w:hint="eastAsia"/>
          <w:kern w:val="0"/>
          <w:sz w:val="24"/>
          <w:szCs w:val="24"/>
        </w:rPr>
        <w:t>用户评分的物品作为负样本</w:t>
      </w:r>
      <w:r w:rsidR="00BB08BC">
        <w:rPr>
          <w:rFonts w:ascii="宋体" w:eastAsia="宋体" w:hAnsi="宋体" w:cs="瀹嬩綋" w:hint="eastAsia"/>
          <w:kern w:val="0"/>
          <w:sz w:val="24"/>
          <w:szCs w:val="24"/>
        </w:rPr>
        <w:t>。</w:t>
      </w:r>
      <w:r>
        <w:rPr>
          <w:rFonts w:ascii="宋体" w:eastAsia="宋体" w:hAnsi="宋体" w:cs="瀹嬩綋" w:hint="eastAsia"/>
          <w:kern w:val="0"/>
          <w:sz w:val="24"/>
          <w:szCs w:val="24"/>
        </w:rPr>
        <w:t>对于该用户而言，模型将对此1</w:t>
      </w:r>
      <w:r>
        <w:rPr>
          <w:rFonts w:ascii="宋体" w:eastAsia="宋体" w:hAnsi="宋体" w:cs="瀹嬩綋"/>
          <w:kern w:val="0"/>
          <w:sz w:val="24"/>
          <w:szCs w:val="24"/>
        </w:rPr>
        <w:t>00</w:t>
      </w:r>
      <w:r>
        <w:rPr>
          <w:rFonts w:ascii="宋体" w:eastAsia="宋体" w:hAnsi="宋体" w:cs="瀹嬩綋" w:hint="eastAsia"/>
          <w:kern w:val="0"/>
          <w:sz w:val="24"/>
          <w:szCs w:val="24"/>
        </w:rPr>
        <w:t>个物品进行排序，产生相应的推荐列表。</w:t>
      </w:r>
      <w:r w:rsidR="00890B25">
        <w:rPr>
          <w:rFonts w:ascii="宋体" w:eastAsia="宋体" w:hAnsi="宋体" w:cs="瀹嬩綋" w:hint="eastAsia"/>
          <w:kern w:val="0"/>
          <w:sz w:val="24"/>
          <w:szCs w:val="24"/>
        </w:rPr>
        <w:t>为与baselines进行公平比较，本文对所有baselines测试集中每个（用户，物品）正样本，使用相同的负样本集合。</w:t>
      </w:r>
    </w:p>
    <w:p w:rsidR="00890B25" w:rsidRDefault="00890B25" w:rsidP="007B1E0E">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在此基础之上，通过命中率（</w:t>
      </w:r>
      <w:r w:rsidRPr="00890B25">
        <w:rPr>
          <w:rFonts w:ascii="宋体" w:eastAsia="宋体" w:hAnsi="宋体" w:cs="瀹嬩綋"/>
          <w:kern w:val="0"/>
          <w:sz w:val="24"/>
          <w:szCs w:val="24"/>
        </w:rPr>
        <w:t xml:space="preserve">Hit Ratio </w:t>
      </w:r>
      <w:r>
        <w:rPr>
          <w:rFonts w:ascii="宋体" w:eastAsia="宋体" w:hAnsi="宋体" w:cs="瀹嬩綋" w:hint="eastAsia"/>
          <w:kern w:val="0"/>
          <w:sz w:val="24"/>
          <w:szCs w:val="24"/>
        </w:rPr>
        <w:t>，</w:t>
      </w:r>
      <w:r w:rsidRPr="00890B25">
        <w:rPr>
          <w:rFonts w:ascii="宋体" w:eastAsia="宋体" w:hAnsi="宋体" w:cs="瀹嬩綋"/>
          <w:kern w:val="0"/>
          <w:sz w:val="24"/>
          <w:szCs w:val="24"/>
        </w:rPr>
        <w:t>HR</w:t>
      </w:r>
      <w:r>
        <w:rPr>
          <w:rFonts w:ascii="宋体" w:eastAsia="宋体" w:hAnsi="宋体" w:cs="瀹嬩綋" w:hint="eastAsia"/>
          <w:kern w:val="0"/>
          <w:sz w:val="24"/>
          <w:szCs w:val="24"/>
        </w:rPr>
        <w:t>）和</w:t>
      </w:r>
      <w:r w:rsidR="000E1400" w:rsidRPr="000E1400">
        <w:rPr>
          <w:rFonts w:ascii="宋体" w:eastAsia="宋体" w:hAnsi="宋体" w:cs="瀹嬩綋" w:hint="eastAsia"/>
          <w:kern w:val="0"/>
          <w:sz w:val="24"/>
          <w:szCs w:val="24"/>
        </w:rPr>
        <w:t>归一化折损累计增益</w:t>
      </w:r>
      <w:r w:rsidRPr="00E035F9">
        <w:rPr>
          <w:rFonts w:ascii="宋体" w:eastAsia="宋体" w:hAnsi="宋体" w:cs="瀹嬩綋" w:hint="eastAsia"/>
          <w:kern w:val="0"/>
          <w:sz w:val="24"/>
          <w:szCs w:val="24"/>
        </w:rPr>
        <w:t>（</w:t>
      </w:r>
      <w:r w:rsidRPr="00890B25">
        <w:rPr>
          <w:rFonts w:ascii="宋体" w:eastAsia="宋体" w:hAnsi="宋体" w:cs="瀹嬩綋"/>
          <w:kern w:val="0"/>
          <w:sz w:val="24"/>
          <w:szCs w:val="24"/>
        </w:rPr>
        <w:t xml:space="preserve">Normalized </w:t>
      </w:r>
      <w:r w:rsidRPr="00890B25">
        <w:rPr>
          <w:rFonts w:ascii="宋体" w:eastAsia="宋体" w:hAnsi="宋体" w:cs="瀹嬩綋"/>
          <w:kern w:val="0"/>
          <w:sz w:val="24"/>
          <w:szCs w:val="24"/>
        </w:rPr>
        <w:lastRenderedPageBreak/>
        <w:t>Discounted Cumulative Gain</w:t>
      </w:r>
      <w:r>
        <w:rPr>
          <w:rFonts w:ascii="宋体" w:eastAsia="宋体" w:hAnsi="宋体" w:cs="瀹嬩綋" w:hint="eastAsia"/>
          <w:kern w:val="0"/>
          <w:sz w:val="24"/>
          <w:szCs w:val="24"/>
        </w:rPr>
        <w:t>，</w:t>
      </w:r>
      <w:r w:rsidRPr="00E035F9">
        <w:rPr>
          <w:rFonts w:ascii="宋体" w:eastAsia="宋体" w:hAnsi="宋体" w:cs="瀹嬩綋" w:hint="eastAsia"/>
          <w:kern w:val="0"/>
          <w:sz w:val="24"/>
          <w:szCs w:val="24"/>
        </w:rPr>
        <w:t>NDCG）</w:t>
      </w:r>
      <w:r w:rsidR="000E1400">
        <w:rPr>
          <w:rFonts w:ascii="宋体" w:eastAsia="宋体" w:hAnsi="宋体" w:cs="瀹嬩綋" w:hint="eastAsia"/>
          <w:kern w:val="0"/>
          <w:sz w:val="24"/>
          <w:szCs w:val="24"/>
        </w:rPr>
        <w:t>作为具体评价指标。</w:t>
      </w:r>
    </w:p>
    <w:p w:rsidR="00F906A1" w:rsidRDefault="00F906A1" w:rsidP="007B1E0E">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对于HR而言：</w:t>
      </w:r>
    </w:p>
    <w:p w:rsidR="0037718B" w:rsidRPr="0039227E" w:rsidRDefault="00656A3B" w:rsidP="007B1E0E">
      <w:pPr>
        <w:autoSpaceDE w:val="0"/>
        <w:autoSpaceDN w:val="0"/>
        <w:adjustRightInd w:val="0"/>
        <w:spacing w:line="288" w:lineRule="auto"/>
        <w:ind w:firstLineChars="200" w:firstLine="480"/>
        <w:rPr>
          <w:rFonts w:ascii="宋体" w:eastAsia="宋体" w:hAnsi="宋体" w:cs="瀹嬩綋"/>
          <w:kern w:val="0"/>
          <w:sz w:val="24"/>
          <w:szCs w:val="24"/>
        </w:rPr>
      </w:pPr>
      <m:oMathPara>
        <m:oMathParaPr>
          <m:jc m:val="center"/>
        </m:oMathParaPr>
        <m:oMath>
          <m:r>
            <m:rPr>
              <m:sty m:val="p"/>
            </m:rPr>
            <w:rPr>
              <w:rFonts w:ascii="Cambria Math" w:eastAsia="宋体" w:hAnsi="Cambria Math" w:cs="瀹嬩綋"/>
              <w:kern w:val="0"/>
              <w:sz w:val="24"/>
              <w:szCs w:val="24"/>
            </w:rPr>
            <m:t xml:space="preserve">HR= </m:t>
          </m:r>
          <m:f>
            <m:fPr>
              <m:ctrlPr>
                <w:rPr>
                  <w:rFonts w:ascii="Cambria Math" w:eastAsia="宋体" w:hAnsi="Cambria Math" w:cs="瀹嬩綋"/>
                  <w:kern w:val="0"/>
                  <w:sz w:val="24"/>
                  <w:szCs w:val="24"/>
                </w:rPr>
              </m:ctrlPr>
            </m:fPr>
            <m:num>
              <m:r>
                <w:rPr>
                  <w:rFonts w:ascii="Cambria Math" w:eastAsia="宋体" w:hAnsi="Cambria Math" w:cs="瀹嬩綋"/>
                  <w:kern w:val="0"/>
                  <w:sz w:val="24"/>
                  <w:szCs w:val="24"/>
                </w:rPr>
                <m:t>#hits</m:t>
              </m:r>
            </m:num>
            <m:den>
              <m:r>
                <w:rPr>
                  <w:rFonts w:ascii="Cambria Math" w:eastAsia="宋体" w:hAnsi="Cambria Math" w:cs="瀹嬩綋"/>
                  <w:kern w:val="0"/>
                  <w:sz w:val="24"/>
                  <w:szCs w:val="24"/>
                </w:rPr>
                <m:t>#users</m:t>
              </m:r>
            </m:den>
          </m:f>
        </m:oMath>
      </m:oMathPara>
    </w:p>
    <w:p w:rsidR="000E1400" w:rsidRPr="007B1E0E" w:rsidRDefault="005B3817" w:rsidP="00F906A1">
      <w:pPr>
        <w:autoSpaceDE w:val="0"/>
        <w:autoSpaceDN w:val="0"/>
        <w:adjustRightInd w:val="0"/>
        <w:spacing w:line="288" w:lineRule="auto"/>
        <w:rPr>
          <w:rFonts w:asciiTheme="minorEastAsia" w:hAnsiTheme="minorEastAsia" w:cs="瀹嬩綋"/>
          <w:kern w:val="0"/>
          <w:sz w:val="24"/>
          <w:szCs w:val="24"/>
        </w:rPr>
      </w:pPr>
      <w:r w:rsidRPr="007B1E0E">
        <w:rPr>
          <w:rFonts w:asciiTheme="minorEastAsia" w:hAnsiTheme="minorEastAsia" w:cs="瀹嬩綋" w:hint="eastAsia"/>
          <w:kern w:val="0"/>
          <w:sz w:val="24"/>
          <w:szCs w:val="24"/>
        </w:rPr>
        <w:t>其中，</w:t>
      </w:r>
      <m:oMath>
        <m:r>
          <m:rPr>
            <m:sty m:val="p"/>
          </m:rPr>
          <w:rPr>
            <w:rFonts w:ascii="Cambria Math" w:hAnsi="Cambria Math" w:cs="瀹嬩綋"/>
            <w:kern w:val="0"/>
            <w:sz w:val="24"/>
            <w:szCs w:val="24"/>
          </w:rPr>
          <m:t>#</m:t>
        </m:r>
        <m:r>
          <m:rPr>
            <m:sty m:val="p"/>
          </m:rPr>
          <w:rPr>
            <w:rFonts w:ascii="Cambria Math" w:hAnsi="Cambria Math" w:cs="瀹嬩綋" w:hint="eastAsia"/>
            <w:kern w:val="0"/>
            <w:sz w:val="24"/>
            <w:szCs w:val="24"/>
          </w:rPr>
          <m:t>hits</m:t>
        </m:r>
      </m:oMath>
      <w:r w:rsidRPr="007B1E0E">
        <w:rPr>
          <w:rFonts w:asciiTheme="minorEastAsia" w:hAnsiTheme="minorEastAsia" w:cs="瀹嬩綋" w:hint="eastAsia"/>
          <w:kern w:val="0"/>
          <w:sz w:val="24"/>
          <w:szCs w:val="24"/>
        </w:rPr>
        <w:t>是对测试集中所有用户</w:t>
      </w:r>
      <w:r w:rsidR="00F272FF" w:rsidRPr="007B1E0E">
        <w:rPr>
          <w:rFonts w:asciiTheme="minorEastAsia" w:hAnsiTheme="minorEastAsia" w:cs="瀹嬩綋" w:hint="eastAsia"/>
          <w:kern w:val="0"/>
          <w:sz w:val="24"/>
          <w:szCs w:val="24"/>
        </w:rPr>
        <w:t>来说</w:t>
      </w:r>
      <w:r w:rsidRPr="007B1E0E">
        <w:rPr>
          <w:rFonts w:asciiTheme="minorEastAsia" w:hAnsiTheme="minorEastAsia" w:cs="瀹嬩綋" w:hint="eastAsia"/>
          <w:kern w:val="0"/>
          <w:sz w:val="24"/>
          <w:szCs w:val="24"/>
        </w:rPr>
        <w:t>，产生的</w:t>
      </w:r>
      <w:r w:rsidR="007A0D3E" w:rsidRPr="007B1E0E">
        <w:rPr>
          <w:rFonts w:asciiTheme="minorEastAsia" w:hAnsiTheme="minorEastAsia" w:cs="瀹嬩綋" w:hint="eastAsia"/>
          <w:kern w:val="0"/>
          <w:sz w:val="24"/>
          <w:szCs w:val="24"/>
        </w:rPr>
        <w:t>相应</w:t>
      </w:r>
      <w:r w:rsidRPr="007B1E0E">
        <w:rPr>
          <w:rFonts w:asciiTheme="minorEastAsia" w:hAnsiTheme="minorEastAsia" w:cs="瀹嬩綋" w:hint="eastAsia"/>
          <w:kern w:val="0"/>
          <w:sz w:val="24"/>
          <w:szCs w:val="24"/>
        </w:rPr>
        <w:t>推荐列表中</w:t>
      </w:r>
      <w:r w:rsidR="00F272FF" w:rsidRPr="007B1E0E">
        <w:rPr>
          <w:rFonts w:asciiTheme="minorEastAsia" w:hAnsiTheme="minorEastAsia" w:cs="瀹嬩綋" w:hint="eastAsia"/>
          <w:kern w:val="0"/>
          <w:sz w:val="24"/>
          <w:szCs w:val="24"/>
        </w:rPr>
        <w:t>出现</w:t>
      </w:r>
      <w:r w:rsidRPr="007B1E0E">
        <w:rPr>
          <w:rFonts w:asciiTheme="minorEastAsia" w:hAnsiTheme="minorEastAsia" w:cs="瀹嬩綋" w:hint="eastAsia"/>
          <w:kern w:val="0"/>
          <w:sz w:val="24"/>
          <w:szCs w:val="24"/>
        </w:rPr>
        <w:t>正样本的用户</w:t>
      </w:r>
      <w:r w:rsidR="000E1400" w:rsidRPr="007B1E0E">
        <w:rPr>
          <w:rFonts w:asciiTheme="minorEastAsia" w:hAnsiTheme="minorEastAsia" w:cs="瀹嬩綋" w:hint="eastAsia"/>
          <w:kern w:val="0"/>
          <w:sz w:val="24"/>
          <w:szCs w:val="24"/>
        </w:rPr>
        <w:t>。</w:t>
      </w:r>
    </w:p>
    <w:p w:rsidR="000E1400" w:rsidRPr="007B1E0E" w:rsidRDefault="000E1400" w:rsidP="007B1E0E">
      <w:pPr>
        <w:autoSpaceDE w:val="0"/>
        <w:autoSpaceDN w:val="0"/>
        <w:adjustRightInd w:val="0"/>
        <w:spacing w:line="288" w:lineRule="auto"/>
        <w:ind w:firstLineChars="200" w:firstLine="480"/>
        <w:rPr>
          <w:rFonts w:asciiTheme="minorEastAsia" w:hAnsiTheme="minorEastAsia" w:cs="瀹嬩綋"/>
          <w:kern w:val="0"/>
          <w:sz w:val="24"/>
          <w:szCs w:val="24"/>
        </w:rPr>
      </w:pPr>
      <w:r w:rsidRPr="007B1E0E">
        <w:rPr>
          <w:rFonts w:asciiTheme="minorEastAsia" w:hAnsiTheme="minorEastAsia" w:cs="瀹嬩綋" w:hint="eastAsia"/>
          <w:kern w:val="0"/>
          <w:sz w:val="24"/>
          <w:szCs w:val="24"/>
        </w:rPr>
        <w:t>而NDCG通常用于评价</w:t>
      </w:r>
      <w:r w:rsidR="00F906A1">
        <w:rPr>
          <w:rFonts w:asciiTheme="minorEastAsia" w:hAnsiTheme="minorEastAsia" w:cs="瀹嬩綋" w:hint="eastAsia"/>
          <w:kern w:val="0"/>
          <w:sz w:val="24"/>
          <w:szCs w:val="24"/>
        </w:rPr>
        <w:t>搜索</w:t>
      </w:r>
      <w:r w:rsidRPr="007B1E0E">
        <w:rPr>
          <w:rFonts w:asciiTheme="minorEastAsia" w:hAnsiTheme="minorEastAsia" w:cs="瀹嬩綋" w:hint="eastAsia"/>
          <w:kern w:val="0"/>
          <w:sz w:val="24"/>
          <w:szCs w:val="24"/>
        </w:rPr>
        <w:t>算法，后续用于推荐算法的评价。首先介绍其基本思想，即高关联度的结果比一般关联度的结果更影响最终的指标数值，且高关联度的结果出现在列表更靠前的位置时，指标数值会越高。具体地，先从累计增益（C</w:t>
      </w:r>
      <w:r w:rsidRPr="007B1E0E">
        <w:rPr>
          <w:rFonts w:asciiTheme="minorEastAsia" w:hAnsiTheme="minorEastAsia" w:cs="瀹嬩綋"/>
          <w:kern w:val="0"/>
          <w:sz w:val="24"/>
          <w:szCs w:val="24"/>
        </w:rPr>
        <w:t xml:space="preserve">umulative </w:t>
      </w:r>
      <w:r w:rsidRPr="007B1E0E">
        <w:rPr>
          <w:rFonts w:asciiTheme="minorEastAsia" w:hAnsiTheme="minorEastAsia" w:cs="瀹嬩綋" w:hint="eastAsia"/>
          <w:kern w:val="0"/>
          <w:sz w:val="24"/>
          <w:szCs w:val="24"/>
        </w:rPr>
        <w:t>G</w:t>
      </w:r>
      <w:r w:rsidRPr="007B1E0E">
        <w:rPr>
          <w:rFonts w:asciiTheme="minorEastAsia" w:hAnsiTheme="minorEastAsia" w:cs="瀹嬩綋"/>
          <w:kern w:val="0"/>
          <w:sz w:val="24"/>
          <w:szCs w:val="24"/>
        </w:rPr>
        <w:t>ain</w:t>
      </w:r>
      <w:r w:rsidRPr="007B1E0E">
        <w:rPr>
          <w:rFonts w:asciiTheme="minorEastAsia" w:hAnsiTheme="minorEastAsia" w:cs="瀹嬩綋" w:hint="eastAsia"/>
          <w:kern w:val="0"/>
          <w:sz w:val="24"/>
          <w:szCs w:val="24"/>
        </w:rPr>
        <w:t>，CG）开始理解</w:t>
      </w:r>
      <w:r w:rsidR="00F906A1">
        <w:rPr>
          <w:rFonts w:asciiTheme="minorEastAsia" w:hAnsiTheme="minorEastAsia" w:cs="瀹嬩綋" w:hint="eastAsia"/>
          <w:kern w:val="0"/>
          <w:sz w:val="24"/>
          <w:szCs w:val="24"/>
        </w:rPr>
        <w:t>。</w:t>
      </w:r>
      <w:r w:rsidRPr="007B1E0E">
        <w:rPr>
          <w:rFonts w:asciiTheme="minorEastAsia" w:hAnsiTheme="minorEastAsia" w:cs="瀹嬩綋" w:hint="eastAsia"/>
          <w:kern w:val="0"/>
          <w:sz w:val="24"/>
          <w:szCs w:val="24"/>
        </w:rPr>
        <w:t>CG只考虑了关联度，而没有考虑到所处</w:t>
      </w:r>
      <w:r w:rsidR="00F906A1">
        <w:rPr>
          <w:rFonts w:asciiTheme="minorEastAsia" w:hAnsiTheme="minorEastAsia" w:cs="瀹嬩綋" w:hint="eastAsia"/>
          <w:kern w:val="0"/>
          <w:sz w:val="24"/>
          <w:szCs w:val="24"/>
        </w:rPr>
        <w:t>列表</w:t>
      </w:r>
      <w:r w:rsidRPr="007B1E0E">
        <w:rPr>
          <w:rFonts w:asciiTheme="minorEastAsia" w:hAnsiTheme="minorEastAsia" w:cs="瀹嬩綋" w:hint="eastAsia"/>
          <w:kern w:val="0"/>
          <w:sz w:val="24"/>
          <w:szCs w:val="24"/>
        </w:rPr>
        <w:t>位置的影响。它实际上是搜索结果相关性分数的总和：</w:t>
      </w:r>
    </w:p>
    <w:p w:rsidR="000E1400" w:rsidRPr="007B1E0E" w:rsidRDefault="00BF527A" w:rsidP="002537FC">
      <w:pPr>
        <w:autoSpaceDE w:val="0"/>
        <w:autoSpaceDN w:val="0"/>
        <w:adjustRightInd w:val="0"/>
        <w:spacing w:line="288" w:lineRule="auto"/>
        <w:rPr>
          <w:rFonts w:asciiTheme="minorEastAsia" w:hAnsiTheme="minorEastAsia" w:cs="瀹嬩綋"/>
          <w:kern w:val="0"/>
          <w:sz w:val="24"/>
          <w:szCs w:val="24"/>
        </w:rPr>
      </w:pPr>
      <m:oMathPara>
        <m:oMathParaPr>
          <m:jc m:val="center"/>
        </m:oMathParaPr>
        <m:oMath>
          <m:sSub>
            <m:sSubPr>
              <m:ctrlPr>
                <w:rPr>
                  <w:rFonts w:ascii="Cambria Math" w:hAnsi="Cambria Math" w:cs="瀹嬩綋"/>
                  <w:kern w:val="0"/>
                  <w:sz w:val="24"/>
                  <w:szCs w:val="24"/>
                </w:rPr>
              </m:ctrlPr>
            </m:sSubPr>
            <m:e>
              <m:r>
                <w:rPr>
                  <w:rFonts w:ascii="Cambria Math" w:hAnsi="Cambria Math" w:cs="瀹嬩綋"/>
                  <w:kern w:val="0"/>
                  <w:sz w:val="24"/>
                  <w:szCs w:val="24"/>
                </w:rPr>
                <m:t>CG</m:t>
              </m:r>
            </m:e>
            <m:sub>
              <m:r>
                <w:rPr>
                  <w:rFonts w:ascii="Cambria Math" w:hAnsi="Cambria Math" w:cs="瀹嬩綋"/>
                  <w:kern w:val="0"/>
                  <w:sz w:val="24"/>
                  <w:szCs w:val="24"/>
                </w:rPr>
                <m:t>p</m:t>
              </m:r>
            </m:sub>
          </m:sSub>
          <m:r>
            <w:rPr>
              <w:rFonts w:ascii="Cambria Math" w:hAnsi="Cambria Math" w:cs="瀹嬩綋"/>
              <w:kern w:val="0"/>
              <w:sz w:val="24"/>
              <w:szCs w:val="24"/>
            </w:rPr>
            <m:t xml:space="preserve">= </m:t>
          </m:r>
          <m:nary>
            <m:naryPr>
              <m:chr m:val="∑"/>
              <m:limLoc m:val="undOvr"/>
              <m:ctrlPr>
                <w:rPr>
                  <w:rFonts w:ascii="Cambria Math" w:hAnsi="Cambria Math" w:cs="瀹嬩綋"/>
                  <w:i/>
                  <w:kern w:val="0"/>
                  <w:sz w:val="24"/>
                  <w:szCs w:val="24"/>
                </w:rPr>
              </m:ctrlPr>
            </m:naryPr>
            <m:sub>
              <m:r>
                <w:rPr>
                  <w:rFonts w:ascii="Cambria Math" w:hAnsi="Cambria Math" w:cs="瀹嬩綋"/>
                  <w:kern w:val="0"/>
                  <w:sz w:val="24"/>
                  <w:szCs w:val="24"/>
                </w:rPr>
                <m:t>i = 1</m:t>
              </m:r>
            </m:sub>
            <m:sup>
              <m:r>
                <w:rPr>
                  <w:rFonts w:ascii="Cambria Math" w:hAnsi="Cambria Math" w:cs="瀹嬩綋"/>
                  <w:kern w:val="0"/>
                  <w:sz w:val="24"/>
                  <w:szCs w:val="24"/>
                </w:rPr>
                <m:t>p</m:t>
              </m:r>
            </m:sup>
            <m:e>
              <m:sSub>
                <m:sSubPr>
                  <m:ctrlPr>
                    <w:rPr>
                      <w:rFonts w:ascii="Cambria Math" w:hAnsi="Cambria Math" w:cs="瀹嬩綋"/>
                      <w:i/>
                      <w:kern w:val="0"/>
                      <w:sz w:val="24"/>
                      <w:szCs w:val="24"/>
                    </w:rPr>
                  </m:ctrlPr>
                </m:sSubPr>
                <m:e>
                  <m:r>
                    <w:rPr>
                      <w:rFonts w:ascii="Cambria Math" w:hAnsi="Cambria Math" w:cs="瀹嬩綋"/>
                      <w:kern w:val="0"/>
                      <w:sz w:val="24"/>
                      <w:szCs w:val="24"/>
                    </w:rPr>
                    <m:t>rel</m:t>
                  </m:r>
                </m:e>
                <m:sub>
                  <m:r>
                    <w:rPr>
                      <w:rFonts w:ascii="Cambria Math" w:hAnsi="Cambria Math" w:cs="瀹嬩綋"/>
                      <w:kern w:val="0"/>
                      <w:sz w:val="24"/>
                      <w:szCs w:val="24"/>
                    </w:rPr>
                    <m:t>i</m:t>
                  </m:r>
                </m:sub>
              </m:sSub>
            </m:e>
          </m:nary>
        </m:oMath>
      </m:oMathPara>
    </w:p>
    <w:p w:rsidR="000E1400" w:rsidRPr="007B1E0E" w:rsidRDefault="000E1400" w:rsidP="00F906A1">
      <w:pPr>
        <w:autoSpaceDE w:val="0"/>
        <w:autoSpaceDN w:val="0"/>
        <w:adjustRightInd w:val="0"/>
        <w:spacing w:line="288" w:lineRule="auto"/>
        <w:rPr>
          <w:rFonts w:asciiTheme="minorEastAsia" w:hAnsiTheme="minorEastAsia" w:cs="瀹嬩綋"/>
          <w:kern w:val="0"/>
          <w:sz w:val="24"/>
          <w:szCs w:val="24"/>
        </w:rPr>
      </w:pPr>
      <w:r w:rsidRPr="007B1E0E">
        <w:rPr>
          <w:rFonts w:asciiTheme="minorEastAsia" w:hAnsiTheme="minorEastAsia" w:cs="瀹嬩綋" w:hint="eastAsia"/>
          <w:kern w:val="0"/>
          <w:sz w:val="24"/>
          <w:szCs w:val="24"/>
        </w:rPr>
        <w:t>其中，</w:t>
      </w:r>
      <m:oMath>
        <m:sSub>
          <m:sSubPr>
            <m:ctrlPr>
              <w:rPr>
                <w:rFonts w:ascii="Cambria Math" w:hAnsi="Cambria Math" w:cs="瀹嬩綋"/>
                <w:i/>
                <w:kern w:val="0"/>
                <w:sz w:val="24"/>
                <w:szCs w:val="24"/>
              </w:rPr>
            </m:ctrlPr>
          </m:sSubPr>
          <m:e>
            <m:r>
              <w:rPr>
                <w:rFonts w:ascii="Cambria Math" w:hAnsi="Cambria Math" w:cs="瀹嬩綋"/>
                <w:kern w:val="0"/>
                <w:sz w:val="24"/>
                <w:szCs w:val="24"/>
              </w:rPr>
              <m:t>rel</m:t>
            </m:r>
          </m:e>
          <m:sub>
            <m:r>
              <w:rPr>
                <w:rFonts w:ascii="Cambria Math" w:hAnsi="Cambria Math" w:cs="瀹嬩綋"/>
                <w:kern w:val="0"/>
                <w:sz w:val="24"/>
                <w:szCs w:val="24"/>
              </w:rPr>
              <m:t>i</m:t>
            </m:r>
          </m:sub>
        </m:sSub>
      </m:oMath>
      <w:r w:rsidRPr="007B1E0E">
        <w:rPr>
          <w:rFonts w:asciiTheme="minorEastAsia" w:hAnsiTheme="minorEastAsia" w:cs="瀹嬩綋" w:hint="eastAsia"/>
          <w:kern w:val="0"/>
          <w:sz w:val="24"/>
          <w:szCs w:val="24"/>
        </w:rPr>
        <w:t>代表</w:t>
      </w:r>
      <w:r w:rsidR="00A05E30" w:rsidRPr="007B1E0E">
        <w:rPr>
          <w:rFonts w:asciiTheme="minorEastAsia" w:hAnsiTheme="minorEastAsia" w:cs="瀹嬩綋" w:hint="eastAsia"/>
          <w:kern w:val="0"/>
          <w:sz w:val="24"/>
          <w:szCs w:val="24"/>
        </w:rPr>
        <w:t>位置</w:t>
      </w:r>
      <m:oMath>
        <m:r>
          <m:rPr>
            <m:sty m:val="p"/>
          </m:rPr>
          <w:rPr>
            <w:rFonts w:ascii="Cambria Math" w:hAnsi="Cambria Math" w:cs="瀹嬩綋" w:hint="eastAsia"/>
            <w:kern w:val="0"/>
            <w:sz w:val="24"/>
            <w:szCs w:val="24"/>
          </w:rPr>
          <m:t>i</m:t>
        </m:r>
      </m:oMath>
      <w:r w:rsidR="00A05E30" w:rsidRPr="007B1E0E">
        <w:rPr>
          <w:rFonts w:asciiTheme="minorEastAsia" w:hAnsiTheme="minorEastAsia" w:cs="瀹嬩綋" w:hint="eastAsia"/>
          <w:kern w:val="0"/>
          <w:sz w:val="24"/>
          <w:szCs w:val="24"/>
        </w:rPr>
        <w:t>上搜索结果的相关性分数。</w:t>
      </w:r>
    </w:p>
    <w:p w:rsidR="00A05E30" w:rsidRPr="007B1E0E" w:rsidRDefault="00A05E30" w:rsidP="007B1E0E">
      <w:pPr>
        <w:autoSpaceDE w:val="0"/>
        <w:autoSpaceDN w:val="0"/>
        <w:adjustRightInd w:val="0"/>
        <w:spacing w:line="288" w:lineRule="auto"/>
        <w:ind w:firstLineChars="200" w:firstLine="480"/>
        <w:rPr>
          <w:rFonts w:asciiTheme="minorEastAsia" w:hAnsiTheme="minorEastAsia" w:cs="瀹嬩綋"/>
          <w:kern w:val="0"/>
          <w:sz w:val="24"/>
          <w:szCs w:val="24"/>
        </w:rPr>
      </w:pPr>
      <w:r w:rsidRPr="007B1E0E">
        <w:rPr>
          <w:rFonts w:asciiTheme="minorEastAsia" w:hAnsiTheme="minorEastAsia" w:cs="瀹嬩綋" w:hint="eastAsia"/>
          <w:kern w:val="0"/>
          <w:sz w:val="24"/>
          <w:szCs w:val="24"/>
        </w:rPr>
        <w:t>进一步，出现了CG的改进版本DCG（</w:t>
      </w:r>
      <w:r w:rsidRPr="007B1E0E">
        <w:rPr>
          <w:rFonts w:asciiTheme="minorEastAsia" w:hAnsiTheme="minorEastAsia" w:cs="瀹嬩綋"/>
          <w:kern w:val="0"/>
          <w:sz w:val="24"/>
          <w:szCs w:val="24"/>
        </w:rPr>
        <w:t>Discounted Cumulative Gain</w:t>
      </w:r>
      <w:r w:rsidRPr="007B1E0E">
        <w:rPr>
          <w:rFonts w:asciiTheme="minorEastAsia" w:hAnsiTheme="minorEastAsia" w:cs="瀹嬩綋" w:hint="eastAsia"/>
          <w:kern w:val="0"/>
          <w:sz w:val="24"/>
          <w:szCs w:val="24"/>
        </w:rPr>
        <w:t>），即在每个CG的</w:t>
      </w:r>
      <w:r w:rsidR="00F906A1">
        <w:rPr>
          <w:rFonts w:asciiTheme="minorEastAsia" w:hAnsiTheme="minorEastAsia" w:cs="瀹嬩綋" w:hint="eastAsia"/>
          <w:kern w:val="0"/>
          <w:sz w:val="24"/>
          <w:szCs w:val="24"/>
        </w:rPr>
        <w:t>数值</w:t>
      </w:r>
      <w:r w:rsidRPr="007B1E0E">
        <w:rPr>
          <w:rFonts w:asciiTheme="minorEastAsia" w:hAnsiTheme="minorEastAsia" w:cs="瀹嬩綋" w:hint="eastAsia"/>
          <w:kern w:val="0"/>
          <w:sz w:val="24"/>
          <w:szCs w:val="24"/>
        </w:rPr>
        <w:t>上除以一个折损值。其目的在于</w:t>
      </w:r>
      <w:r w:rsidR="00F906A1">
        <w:rPr>
          <w:rFonts w:asciiTheme="minorEastAsia" w:hAnsiTheme="minorEastAsia" w:cs="瀹嬩綋" w:hint="eastAsia"/>
          <w:kern w:val="0"/>
          <w:sz w:val="24"/>
          <w:szCs w:val="24"/>
        </w:rPr>
        <w:t>，</w:t>
      </w:r>
      <w:r w:rsidRPr="007B1E0E">
        <w:rPr>
          <w:rFonts w:asciiTheme="minorEastAsia" w:hAnsiTheme="minorEastAsia" w:cs="瀹嬩綋" w:hint="eastAsia"/>
          <w:kern w:val="0"/>
          <w:sz w:val="24"/>
          <w:szCs w:val="24"/>
        </w:rPr>
        <w:t>让排名越靠前的结果越影响最后</w:t>
      </w:r>
      <w:r w:rsidR="00E110A9">
        <w:rPr>
          <w:rFonts w:asciiTheme="minorEastAsia" w:hAnsiTheme="minorEastAsia" w:cs="瀹嬩綋" w:hint="eastAsia"/>
          <w:kern w:val="0"/>
          <w:sz w:val="24"/>
          <w:szCs w:val="24"/>
        </w:rPr>
        <w:t>的</w:t>
      </w:r>
      <w:r w:rsidR="00F906A1">
        <w:rPr>
          <w:rFonts w:asciiTheme="minorEastAsia" w:hAnsiTheme="minorEastAsia" w:cs="瀹嬩綋" w:hint="eastAsia"/>
          <w:kern w:val="0"/>
          <w:sz w:val="24"/>
          <w:szCs w:val="24"/>
        </w:rPr>
        <w:t>评价指标</w:t>
      </w:r>
      <w:r w:rsidRPr="007B1E0E">
        <w:rPr>
          <w:rFonts w:asciiTheme="minorEastAsia" w:hAnsiTheme="minorEastAsia" w:cs="瀹嬩綋" w:hint="eastAsia"/>
          <w:kern w:val="0"/>
          <w:sz w:val="24"/>
          <w:szCs w:val="24"/>
        </w:rPr>
        <w:t>，换句话说，排序越靠后，价值越低。对于位置</w:t>
      </w:r>
      <m:oMath>
        <m:r>
          <m:rPr>
            <m:sty m:val="p"/>
          </m:rPr>
          <w:rPr>
            <w:rFonts w:ascii="Cambria Math" w:hAnsi="Cambria Math" w:cs="瀹嬩綋" w:hint="eastAsia"/>
            <w:kern w:val="0"/>
            <w:sz w:val="24"/>
            <w:szCs w:val="24"/>
          </w:rPr>
          <m:t>i</m:t>
        </m:r>
      </m:oMath>
      <w:r w:rsidRPr="007B1E0E">
        <w:rPr>
          <w:rFonts w:asciiTheme="minorEastAsia" w:hAnsiTheme="minorEastAsia" w:cs="瀹嬩綋" w:hint="eastAsia"/>
          <w:kern w:val="0"/>
          <w:sz w:val="24"/>
          <w:szCs w:val="24"/>
        </w:rPr>
        <w:t>上的搜索结果，其价值是</w:t>
      </w:r>
      <m:oMath>
        <m:f>
          <m:fPr>
            <m:ctrlPr>
              <w:rPr>
                <w:rFonts w:ascii="Cambria Math" w:hAnsi="Cambria Math" w:cs="瀹嬩綋"/>
                <w:kern w:val="0"/>
                <w:sz w:val="24"/>
                <w:szCs w:val="24"/>
              </w:rPr>
            </m:ctrlPr>
          </m:fPr>
          <m:num>
            <m:r>
              <w:rPr>
                <w:rFonts w:ascii="Cambria Math" w:hAnsi="Cambria Math" w:cs="瀹嬩綋"/>
                <w:kern w:val="0"/>
                <w:sz w:val="24"/>
                <w:szCs w:val="24"/>
              </w:rPr>
              <m:t>1</m:t>
            </m:r>
          </m:num>
          <m:den>
            <m:func>
              <m:funcPr>
                <m:ctrlPr>
                  <w:rPr>
                    <w:rFonts w:ascii="Cambria Math" w:hAnsi="Cambria Math" w:cs="瀹嬩綋"/>
                    <w:i/>
                    <w:kern w:val="0"/>
                    <w:sz w:val="24"/>
                    <w:szCs w:val="24"/>
                  </w:rPr>
                </m:ctrlPr>
              </m:funcPr>
              <m:fName>
                <m:sSub>
                  <m:sSubPr>
                    <m:ctrlPr>
                      <w:rPr>
                        <w:rFonts w:ascii="Cambria Math" w:hAnsi="Cambria Math" w:cs="瀹嬩綋"/>
                        <w:i/>
                        <w:kern w:val="0"/>
                        <w:sz w:val="24"/>
                        <w:szCs w:val="24"/>
                      </w:rPr>
                    </m:ctrlPr>
                  </m:sSubPr>
                  <m:e>
                    <m:r>
                      <m:rPr>
                        <m:sty m:val="p"/>
                      </m:rPr>
                      <w:rPr>
                        <w:rFonts w:ascii="Cambria Math" w:hAnsi="Cambria Math" w:cs="瀹嬩綋"/>
                        <w:kern w:val="0"/>
                        <w:sz w:val="24"/>
                        <w:szCs w:val="24"/>
                      </w:rPr>
                      <m:t>log</m:t>
                    </m:r>
                  </m:e>
                  <m:sub>
                    <m:r>
                      <w:rPr>
                        <w:rFonts w:ascii="Cambria Math" w:hAnsi="Cambria Math" w:cs="瀹嬩綋"/>
                        <w:kern w:val="0"/>
                        <w:sz w:val="24"/>
                        <w:szCs w:val="24"/>
                      </w:rPr>
                      <m:t>2</m:t>
                    </m:r>
                  </m:sub>
                </m:sSub>
              </m:fName>
              <m:e>
                <m:r>
                  <w:rPr>
                    <w:rFonts w:ascii="Cambria Math" w:hAnsi="Cambria Math" w:cs="瀹嬩綋"/>
                    <w:kern w:val="0"/>
                    <w:sz w:val="24"/>
                    <w:szCs w:val="24"/>
                  </w:rPr>
                  <m:t>(i+1)</m:t>
                </m:r>
              </m:e>
            </m:func>
          </m:den>
        </m:f>
      </m:oMath>
      <w:r w:rsidRPr="007B1E0E">
        <w:rPr>
          <w:rFonts w:asciiTheme="minorEastAsia" w:hAnsiTheme="minorEastAsia" w:cs="瀹嬩綋" w:hint="eastAsia"/>
          <w:kern w:val="0"/>
          <w:sz w:val="24"/>
          <w:szCs w:val="24"/>
        </w:rPr>
        <w:t>，那么产生的效益就为</w:t>
      </w:r>
      <m:oMath>
        <m:f>
          <m:fPr>
            <m:ctrlPr>
              <w:rPr>
                <w:rFonts w:ascii="Cambria Math" w:hAnsi="Cambria Math" w:cs="瀹嬩綋"/>
                <w:kern w:val="0"/>
                <w:sz w:val="24"/>
                <w:szCs w:val="24"/>
              </w:rPr>
            </m:ctrlPr>
          </m:fPr>
          <m:num>
            <m:sSub>
              <m:sSubPr>
                <m:ctrlPr>
                  <w:rPr>
                    <w:rFonts w:ascii="Cambria Math" w:hAnsi="Cambria Math" w:cs="瀹嬩綋"/>
                    <w:i/>
                    <w:kern w:val="0"/>
                    <w:sz w:val="24"/>
                    <w:szCs w:val="24"/>
                  </w:rPr>
                </m:ctrlPr>
              </m:sSubPr>
              <m:e>
                <m:r>
                  <w:rPr>
                    <w:rFonts w:ascii="Cambria Math" w:hAnsi="Cambria Math" w:cs="瀹嬩綋"/>
                    <w:kern w:val="0"/>
                    <w:sz w:val="24"/>
                    <w:szCs w:val="24"/>
                  </w:rPr>
                  <m:t>rel</m:t>
                </m:r>
              </m:e>
              <m:sub>
                <m:r>
                  <w:rPr>
                    <w:rFonts w:ascii="Cambria Math" w:hAnsi="Cambria Math" w:cs="瀹嬩綋"/>
                    <w:kern w:val="0"/>
                    <w:sz w:val="24"/>
                    <w:szCs w:val="24"/>
                  </w:rPr>
                  <m:t>i</m:t>
                </m:r>
              </m:sub>
            </m:sSub>
          </m:num>
          <m:den>
            <m:func>
              <m:funcPr>
                <m:ctrlPr>
                  <w:rPr>
                    <w:rFonts w:ascii="Cambria Math" w:hAnsi="Cambria Math" w:cs="瀹嬩綋"/>
                    <w:i/>
                    <w:kern w:val="0"/>
                    <w:sz w:val="24"/>
                    <w:szCs w:val="24"/>
                  </w:rPr>
                </m:ctrlPr>
              </m:funcPr>
              <m:fName>
                <m:sSub>
                  <m:sSubPr>
                    <m:ctrlPr>
                      <w:rPr>
                        <w:rFonts w:ascii="Cambria Math" w:hAnsi="Cambria Math" w:cs="瀹嬩綋"/>
                        <w:i/>
                        <w:kern w:val="0"/>
                        <w:sz w:val="24"/>
                        <w:szCs w:val="24"/>
                      </w:rPr>
                    </m:ctrlPr>
                  </m:sSubPr>
                  <m:e>
                    <m:r>
                      <m:rPr>
                        <m:sty m:val="p"/>
                      </m:rPr>
                      <w:rPr>
                        <w:rFonts w:ascii="Cambria Math" w:hAnsi="Cambria Math" w:cs="瀹嬩綋"/>
                        <w:kern w:val="0"/>
                        <w:sz w:val="24"/>
                        <w:szCs w:val="24"/>
                      </w:rPr>
                      <m:t>log</m:t>
                    </m:r>
                  </m:e>
                  <m:sub>
                    <m:r>
                      <w:rPr>
                        <w:rFonts w:ascii="Cambria Math" w:hAnsi="Cambria Math" w:cs="瀹嬩綋"/>
                        <w:kern w:val="0"/>
                        <w:sz w:val="24"/>
                        <w:szCs w:val="24"/>
                      </w:rPr>
                      <m:t>2</m:t>
                    </m:r>
                  </m:sub>
                </m:sSub>
              </m:fName>
              <m:e>
                <m:r>
                  <w:rPr>
                    <w:rFonts w:ascii="Cambria Math" w:hAnsi="Cambria Math" w:cs="瀹嬩綋"/>
                    <w:kern w:val="0"/>
                    <w:sz w:val="24"/>
                    <w:szCs w:val="24"/>
                  </w:rPr>
                  <m:t>(i + 1)</m:t>
                </m:r>
              </m:e>
            </m:func>
          </m:den>
        </m:f>
      </m:oMath>
      <w:r w:rsidRPr="007B1E0E">
        <w:rPr>
          <w:rFonts w:asciiTheme="minorEastAsia" w:hAnsiTheme="minorEastAsia" w:cs="瀹嬩綋" w:hint="eastAsia"/>
          <w:kern w:val="0"/>
          <w:sz w:val="24"/>
          <w:szCs w:val="24"/>
        </w:rPr>
        <w:t>：</w:t>
      </w:r>
    </w:p>
    <w:p w:rsidR="00A05E30" w:rsidRPr="007B1E0E" w:rsidRDefault="00BF527A" w:rsidP="002537FC">
      <w:pPr>
        <w:autoSpaceDE w:val="0"/>
        <w:autoSpaceDN w:val="0"/>
        <w:adjustRightInd w:val="0"/>
        <w:spacing w:line="288" w:lineRule="auto"/>
        <w:rPr>
          <w:rFonts w:asciiTheme="minorEastAsia" w:hAnsiTheme="minorEastAsia" w:cs="瀹嬩綋"/>
          <w:kern w:val="0"/>
          <w:sz w:val="24"/>
          <w:szCs w:val="24"/>
        </w:rPr>
      </w:pPr>
      <m:oMathPara>
        <m:oMathParaPr>
          <m:jc m:val="center"/>
        </m:oMathParaPr>
        <m:oMath>
          <m:sSub>
            <m:sSubPr>
              <m:ctrlPr>
                <w:rPr>
                  <w:rFonts w:ascii="Cambria Math" w:hAnsi="Cambria Math" w:cs="瀹嬩綋"/>
                  <w:kern w:val="0"/>
                  <w:sz w:val="24"/>
                  <w:szCs w:val="24"/>
                </w:rPr>
              </m:ctrlPr>
            </m:sSubPr>
            <m:e>
              <m:r>
                <w:rPr>
                  <w:rFonts w:ascii="Cambria Math" w:hAnsi="Cambria Math" w:cs="瀹嬩綋" w:hint="eastAsia"/>
                  <w:kern w:val="0"/>
                  <w:sz w:val="24"/>
                  <w:szCs w:val="24"/>
                </w:rPr>
                <m:t>D</m:t>
              </m:r>
              <m:r>
                <w:rPr>
                  <w:rFonts w:ascii="Cambria Math" w:hAnsi="Cambria Math" w:cs="瀹嬩綋"/>
                  <w:kern w:val="0"/>
                  <w:sz w:val="24"/>
                  <w:szCs w:val="24"/>
                </w:rPr>
                <m:t>CG</m:t>
              </m:r>
            </m:e>
            <m:sub>
              <m:r>
                <w:rPr>
                  <w:rFonts w:ascii="Cambria Math" w:hAnsi="Cambria Math" w:cs="瀹嬩綋"/>
                  <w:kern w:val="0"/>
                  <w:sz w:val="24"/>
                  <w:szCs w:val="24"/>
                </w:rPr>
                <m:t>p</m:t>
              </m:r>
            </m:sub>
          </m:sSub>
          <m:r>
            <w:rPr>
              <w:rFonts w:ascii="Cambria Math" w:hAnsi="Cambria Math" w:cs="瀹嬩綋"/>
              <w:kern w:val="0"/>
              <w:sz w:val="24"/>
              <w:szCs w:val="24"/>
            </w:rPr>
            <m:t xml:space="preserve">= </m:t>
          </m:r>
          <m:nary>
            <m:naryPr>
              <m:chr m:val="∑"/>
              <m:limLoc m:val="undOvr"/>
              <m:ctrlPr>
                <w:rPr>
                  <w:rFonts w:ascii="Cambria Math" w:hAnsi="Cambria Math" w:cs="瀹嬩綋"/>
                  <w:i/>
                  <w:kern w:val="0"/>
                  <w:sz w:val="24"/>
                  <w:szCs w:val="24"/>
                </w:rPr>
              </m:ctrlPr>
            </m:naryPr>
            <m:sub>
              <m:r>
                <w:rPr>
                  <w:rFonts w:ascii="Cambria Math" w:hAnsi="Cambria Math" w:cs="瀹嬩綋"/>
                  <w:kern w:val="0"/>
                  <w:sz w:val="24"/>
                  <w:szCs w:val="24"/>
                </w:rPr>
                <m:t>i = 1</m:t>
              </m:r>
            </m:sub>
            <m:sup>
              <m:r>
                <w:rPr>
                  <w:rFonts w:ascii="Cambria Math" w:hAnsi="Cambria Math" w:cs="瀹嬩綋"/>
                  <w:kern w:val="0"/>
                  <w:sz w:val="24"/>
                  <w:szCs w:val="24"/>
                </w:rPr>
                <m:t>p</m:t>
              </m:r>
            </m:sup>
            <m:e>
              <m:f>
                <m:fPr>
                  <m:ctrlPr>
                    <w:rPr>
                      <w:rFonts w:ascii="Cambria Math" w:hAnsi="Cambria Math" w:cs="瀹嬩綋"/>
                      <w:kern w:val="0"/>
                      <w:sz w:val="24"/>
                      <w:szCs w:val="24"/>
                    </w:rPr>
                  </m:ctrlPr>
                </m:fPr>
                <m:num>
                  <m:sSub>
                    <m:sSubPr>
                      <m:ctrlPr>
                        <w:rPr>
                          <w:rFonts w:ascii="Cambria Math" w:hAnsi="Cambria Math" w:cs="瀹嬩綋"/>
                          <w:i/>
                          <w:kern w:val="0"/>
                          <w:sz w:val="24"/>
                          <w:szCs w:val="24"/>
                        </w:rPr>
                      </m:ctrlPr>
                    </m:sSubPr>
                    <m:e>
                      <m:r>
                        <w:rPr>
                          <w:rFonts w:ascii="Cambria Math" w:hAnsi="Cambria Math" w:cs="瀹嬩綋"/>
                          <w:kern w:val="0"/>
                          <w:sz w:val="24"/>
                          <w:szCs w:val="24"/>
                        </w:rPr>
                        <m:t>rel</m:t>
                      </m:r>
                    </m:e>
                    <m:sub>
                      <m:r>
                        <w:rPr>
                          <w:rFonts w:ascii="Cambria Math" w:hAnsi="Cambria Math" w:cs="瀹嬩綋"/>
                          <w:kern w:val="0"/>
                          <w:sz w:val="24"/>
                          <w:szCs w:val="24"/>
                        </w:rPr>
                        <m:t>i</m:t>
                      </m:r>
                    </m:sub>
                  </m:sSub>
                </m:num>
                <m:den>
                  <m:func>
                    <m:funcPr>
                      <m:ctrlPr>
                        <w:rPr>
                          <w:rFonts w:ascii="Cambria Math" w:hAnsi="Cambria Math" w:cs="瀹嬩綋"/>
                          <w:i/>
                          <w:kern w:val="0"/>
                          <w:sz w:val="24"/>
                          <w:szCs w:val="24"/>
                        </w:rPr>
                      </m:ctrlPr>
                    </m:funcPr>
                    <m:fName>
                      <m:sSub>
                        <m:sSubPr>
                          <m:ctrlPr>
                            <w:rPr>
                              <w:rFonts w:ascii="Cambria Math" w:hAnsi="Cambria Math" w:cs="瀹嬩綋"/>
                              <w:i/>
                              <w:kern w:val="0"/>
                              <w:sz w:val="24"/>
                              <w:szCs w:val="24"/>
                            </w:rPr>
                          </m:ctrlPr>
                        </m:sSubPr>
                        <m:e>
                          <m:r>
                            <m:rPr>
                              <m:sty m:val="p"/>
                            </m:rPr>
                            <w:rPr>
                              <w:rFonts w:ascii="Cambria Math" w:hAnsi="Cambria Math" w:cs="瀹嬩綋"/>
                              <w:kern w:val="0"/>
                              <w:sz w:val="24"/>
                              <w:szCs w:val="24"/>
                            </w:rPr>
                            <m:t>log</m:t>
                          </m:r>
                        </m:e>
                        <m:sub>
                          <m:r>
                            <w:rPr>
                              <w:rFonts w:ascii="Cambria Math" w:hAnsi="Cambria Math" w:cs="瀹嬩綋"/>
                              <w:kern w:val="0"/>
                              <w:sz w:val="24"/>
                              <w:szCs w:val="24"/>
                            </w:rPr>
                            <m:t>2</m:t>
                          </m:r>
                        </m:sub>
                      </m:sSub>
                    </m:fName>
                    <m:e>
                      <m:r>
                        <w:rPr>
                          <w:rFonts w:ascii="Cambria Math" w:hAnsi="Cambria Math" w:cs="瀹嬩綋"/>
                          <w:kern w:val="0"/>
                          <w:sz w:val="24"/>
                          <w:szCs w:val="24"/>
                        </w:rPr>
                        <m:t>(i+1)</m:t>
                      </m:r>
                    </m:e>
                  </m:func>
                </m:den>
              </m:f>
            </m:e>
          </m:nary>
        </m:oMath>
      </m:oMathPara>
    </w:p>
    <w:p w:rsidR="00650E8A" w:rsidRDefault="00650E8A" w:rsidP="00DF6E52">
      <w:pPr>
        <w:autoSpaceDE w:val="0"/>
        <w:autoSpaceDN w:val="0"/>
        <w:adjustRightInd w:val="0"/>
        <w:spacing w:line="288" w:lineRule="auto"/>
        <w:ind w:firstLineChars="200" w:firstLine="480"/>
        <w:rPr>
          <w:rFonts w:asciiTheme="minorEastAsia" w:hAnsiTheme="minorEastAsia" w:cs="瀹嬩綋"/>
          <w:kern w:val="0"/>
          <w:sz w:val="24"/>
          <w:szCs w:val="24"/>
        </w:rPr>
      </w:pPr>
      <w:r>
        <w:rPr>
          <w:rFonts w:asciiTheme="minorEastAsia" w:hAnsiTheme="minorEastAsia" w:cs="瀹嬩綋" w:hint="eastAsia"/>
          <w:kern w:val="0"/>
          <w:sz w:val="24"/>
          <w:szCs w:val="24"/>
        </w:rPr>
        <w:t>但是，由于检索词的不同，返回的</w:t>
      </w:r>
      <w:r w:rsidR="00DF6E52">
        <w:rPr>
          <w:rFonts w:asciiTheme="minorEastAsia" w:hAnsiTheme="minorEastAsia" w:cs="瀹嬩綋" w:hint="eastAsia"/>
          <w:kern w:val="0"/>
          <w:sz w:val="24"/>
          <w:szCs w:val="24"/>
        </w:rPr>
        <w:t>搜索结果</w:t>
      </w:r>
      <w:r>
        <w:rPr>
          <w:rFonts w:asciiTheme="minorEastAsia" w:hAnsiTheme="minorEastAsia" w:cs="瀹嬩綋" w:hint="eastAsia"/>
          <w:kern w:val="0"/>
          <w:sz w:val="24"/>
          <w:szCs w:val="24"/>
        </w:rPr>
        <w:t>数量是不一致的</w:t>
      </w:r>
      <w:r w:rsidR="00DF6E52">
        <w:rPr>
          <w:rFonts w:asciiTheme="minorEastAsia" w:hAnsiTheme="minorEastAsia" w:cs="瀹嬩綋" w:hint="eastAsia"/>
          <w:kern w:val="0"/>
          <w:sz w:val="24"/>
          <w:szCs w:val="24"/>
        </w:rPr>
        <w:t>。</w:t>
      </w:r>
      <w:r>
        <w:rPr>
          <w:rFonts w:asciiTheme="minorEastAsia" w:hAnsiTheme="minorEastAsia" w:cs="瀹嬩綋" w:hint="eastAsia"/>
          <w:kern w:val="0"/>
          <w:sz w:val="24"/>
          <w:szCs w:val="24"/>
        </w:rPr>
        <w:t>而DCG是一个累加值，无法针对两种不同的搜索结果进行比较。因此</w:t>
      </w:r>
      <w:r w:rsidR="00DA0D5B">
        <w:rPr>
          <w:rFonts w:asciiTheme="minorEastAsia" w:hAnsiTheme="minorEastAsia" w:cs="瀹嬩綋" w:hint="eastAsia"/>
          <w:kern w:val="0"/>
          <w:sz w:val="24"/>
          <w:szCs w:val="24"/>
        </w:rPr>
        <w:t>，</w:t>
      </w:r>
      <w:r>
        <w:rPr>
          <w:rFonts w:asciiTheme="minorEastAsia" w:hAnsiTheme="minorEastAsia" w:cs="瀹嬩綋" w:hint="eastAsia"/>
          <w:kern w:val="0"/>
          <w:sz w:val="24"/>
          <w:szCs w:val="24"/>
        </w:rPr>
        <w:t>需要归一化处理，最终出现了NDCG：</w:t>
      </w:r>
    </w:p>
    <w:p w:rsidR="00650E8A" w:rsidRPr="00650E8A" w:rsidRDefault="00BF527A" w:rsidP="002537FC">
      <w:pPr>
        <w:autoSpaceDE w:val="0"/>
        <w:autoSpaceDN w:val="0"/>
        <w:adjustRightInd w:val="0"/>
        <w:spacing w:line="288" w:lineRule="auto"/>
        <w:rPr>
          <w:rFonts w:asciiTheme="minorEastAsia" w:hAnsiTheme="minorEastAsia" w:cs="瀹嬩綋"/>
          <w:kern w:val="0"/>
          <w:sz w:val="24"/>
          <w:szCs w:val="24"/>
        </w:rPr>
      </w:pPr>
      <m:oMathPara>
        <m:oMath>
          <m:sSub>
            <m:sSubPr>
              <m:ctrlPr>
                <w:rPr>
                  <w:rFonts w:ascii="Cambria Math" w:hAnsi="Cambria Math" w:cs="瀹嬩綋"/>
                  <w:kern w:val="0"/>
                  <w:sz w:val="24"/>
                  <w:szCs w:val="24"/>
                </w:rPr>
              </m:ctrlPr>
            </m:sSubPr>
            <m:e>
              <m:r>
                <w:rPr>
                  <w:rFonts w:ascii="Cambria Math" w:hAnsi="Cambria Math" w:cs="瀹嬩綋" w:hint="eastAsia"/>
                  <w:kern w:val="0"/>
                  <w:sz w:val="24"/>
                  <w:szCs w:val="24"/>
                </w:rPr>
                <m:t>ND</m:t>
              </m:r>
              <m:r>
                <w:rPr>
                  <w:rFonts w:ascii="Cambria Math" w:hAnsi="Cambria Math" w:cs="瀹嬩綋"/>
                  <w:kern w:val="0"/>
                  <w:sz w:val="24"/>
                  <w:szCs w:val="24"/>
                </w:rPr>
                <m:t>CG</m:t>
              </m:r>
            </m:e>
            <m:sub>
              <m:r>
                <w:rPr>
                  <w:rFonts w:ascii="Cambria Math" w:hAnsi="Cambria Math" w:cs="瀹嬩綋"/>
                  <w:kern w:val="0"/>
                  <w:sz w:val="24"/>
                  <w:szCs w:val="24"/>
                </w:rPr>
                <m:t>p</m:t>
              </m:r>
            </m:sub>
          </m:sSub>
          <m:r>
            <w:rPr>
              <w:rFonts w:ascii="Cambria Math" w:hAnsi="Cambria Math" w:cs="瀹嬩綋"/>
              <w:kern w:val="0"/>
              <w:sz w:val="24"/>
              <w:szCs w:val="24"/>
            </w:rPr>
            <m:t xml:space="preserve">= </m:t>
          </m:r>
          <m:f>
            <m:fPr>
              <m:ctrlPr>
                <w:rPr>
                  <w:rFonts w:ascii="Cambria Math" w:hAnsi="Cambria Math" w:cs="瀹嬩綋"/>
                  <w:i/>
                  <w:kern w:val="0"/>
                  <w:sz w:val="24"/>
                  <w:szCs w:val="24"/>
                </w:rPr>
              </m:ctrlPr>
            </m:fPr>
            <m:num>
              <m:sSub>
                <m:sSubPr>
                  <m:ctrlPr>
                    <w:rPr>
                      <w:rFonts w:ascii="Cambria Math" w:hAnsi="Cambria Math" w:cs="瀹嬩綋"/>
                      <w:kern w:val="0"/>
                      <w:sz w:val="24"/>
                      <w:szCs w:val="24"/>
                    </w:rPr>
                  </m:ctrlPr>
                </m:sSubPr>
                <m:e>
                  <m:r>
                    <w:rPr>
                      <w:rFonts w:ascii="Cambria Math" w:hAnsi="Cambria Math" w:cs="瀹嬩綋" w:hint="eastAsia"/>
                      <w:kern w:val="0"/>
                      <w:sz w:val="24"/>
                      <w:szCs w:val="24"/>
                    </w:rPr>
                    <m:t>D</m:t>
                  </m:r>
                  <m:r>
                    <w:rPr>
                      <w:rFonts w:ascii="Cambria Math" w:hAnsi="Cambria Math" w:cs="瀹嬩綋"/>
                      <w:kern w:val="0"/>
                      <w:sz w:val="24"/>
                      <w:szCs w:val="24"/>
                    </w:rPr>
                    <m:t>CG</m:t>
                  </m:r>
                </m:e>
                <m:sub>
                  <m:r>
                    <w:rPr>
                      <w:rFonts w:ascii="Cambria Math" w:hAnsi="Cambria Math" w:cs="瀹嬩綋"/>
                      <w:kern w:val="0"/>
                      <w:sz w:val="24"/>
                      <w:szCs w:val="24"/>
                    </w:rPr>
                    <m:t>p</m:t>
                  </m:r>
                </m:sub>
              </m:sSub>
            </m:num>
            <m:den>
              <m:r>
                <w:rPr>
                  <w:rFonts w:ascii="Cambria Math" w:hAnsi="Cambria Math" w:cs="瀹嬩綋" w:hint="eastAsia"/>
                  <w:kern w:val="0"/>
                  <w:sz w:val="24"/>
                  <w:szCs w:val="24"/>
                </w:rPr>
                <m:t>I</m:t>
              </m:r>
              <m:sSub>
                <m:sSubPr>
                  <m:ctrlPr>
                    <w:rPr>
                      <w:rFonts w:ascii="Cambria Math" w:hAnsi="Cambria Math" w:cs="瀹嬩綋"/>
                      <w:kern w:val="0"/>
                      <w:sz w:val="24"/>
                      <w:szCs w:val="24"/>
                    </w:rPr>
                  </m:ctrlPr>
                </m:sSubPr>
                <m:e>
                  <m:r>
                    <w:rPr>
                      <w:rFonts w:ascii="Cambria Math" w:hAnsi="Cambria Math" w:cs="瀹嬩綋" w:hint="eastAsia"/>
                      <w:kern w:val="0"/>
                      <w:sz w:val="24"/>
                      <w:szCs w:val="24"/>
                    </w:rPr>
                    <m:t>D</m:t>
                  </m:r>
                  <m:r>
                    <w:rPr>
                      <w:rFonts w:ascii="Cambria Math" w:hAnsi="Cambria Math" w:cs="瀹嬩綋"/>
                      <w:kern w:val="0"/>
                      <w:sz w:val="24"/>
                      <w:szCs w:val="24"/>
                    </w:rPr>
                    <m:t>CG</m:t>
                  </m:r>
                </m:e>
                <m:sub>
                  <m:r>
                    <w:rPr>
                      <w:rFonts w:ascii="Cambria Math" w:hAnsi="Cambria Math" w:cs="瀹嬩綋"/>
                      <w:kern w:val="0"/>
                      <w:sz w:val="24"/>
                      <w:szCs w:val="24"/>
                    </w:rPr>
                    <m:t>p</m:t>
                  </m:r>
                </m:sub>
              </m:sSub>
            </m:den>
          </m:f>
        </m:oMath>
      </m:oMathPara>
    </w:p>
    <w:p w:rsidR="00650E8A" w:rsidRDefault="00650E8A" w:rsidP="00DF6E52">
      <w:pPr>
        <w:autoSpaceDE w:val="0"/>
        <w:autoSpaceDN w:val="0"/>
        <w:adjustRightInd w:val="0"/>
        <w:spacing w:line="288" w:lineRule="auto"/>
        <w:rPr>
          <w:rFonts w:asciiTheme="minorEastAsia" w:hAnsiTheme="minorEastAsia" w:cs="瀹嬩綋"/>
          <w:kern w:val="0"/>
          <w:sz w:val="24"/>
          <w:szCs w:val="24"/>
        </w:rPr>
      </w:pPr>
      <w:r>
        <w:rPr>
          <w:rFonts w:asciiTheme="minorEastAsia" w:hAnsiTheme="minorEastAsia" w:cs="瀹嬩綋" w:hint="eastAsia"/>
          <w:kern w:val="0"/>
          <w:sz w:val="24"/>
          <w:szCs w:val="24"/>
        </w:rPr>
        <w:t>其中，IDCG表示理想情况下的最大DCG值。</w:t>
      </w:r>
    </w:p>
    <w:p w:rsidR="00650E8A" w:rsidRDefault="00650E8A" w:rsidP="007B1E0E">
      <w:pPr>
        <w:autoSpaceDE w:val="0"/>
        <w:autoSpaceDN w:val="0"/>
        <w:adjustRightInd w:val="0"/>
        <w:spacing w:line="288" w:lineRule="auto"/>
        <w:ind w:firstLineChars="200" w:firstLine="480"/>
        <w:rPr>
          <w:rFonts w:asciiTheme="minorEastAsia" w:hAnsiTheme="minorEastAsia" w:cs="瀹嬩綋"/>
          <w:kern w:val="0"/>
          <w:sz w:val="24"/>
          <w:szCs w:val="24"/>
        </w:rPr>
      </w:pPr>
      <w:r>
        <w:rPr>
          <w:rFonts w:asciiTheme="minorEastAsia" w:hAnsiTheme="minorEastAsia" w:cs="瀹嬩綋" w:hint="eastAsia"/>
          <w:kern w:val="0"/>
          <w:sz w:val="24"/>
          <w:szCs w:val="24"/>
        </w:rPr>
        <w:t>实际应用到本文所采用的</w:t>
      </w:r>
      <w:r w:rsidRPr="00E035F9">
        <w:rPr>
          <w:rFonts w:ascii="宋体" w:eastAsia="宋体" w:hAnsi="宋体" w:cs="瀹嬩綋"/>
          <w:kern w:val="0"/>
          <w:sz w:val="24"/>
          <w:szCs w:val="24"/>
        </w:rPr>
        <w:t>leave-one-out</w:t>
      </w:r>
      <w:r>
        <w:rPr>
          <w:rFonts w:ascii="宋体" w:eastAsia="宋体" w:hAnsi="宋体" w:cs="瀹嬩綋" w:hint="eastAsia"/>
          <w:kern w:val="0"/>
          <w:sz w:val="24"/>
          <w:szCs w:val="24"/>
        </w:rPr>
        <w:t>法，NDCG的具体形式为</w:t>
      </w:r>
      <w:r w:rsidR="007B1E0E">
        <w:rPr>
          <w:rFonts w:ascii="宋体" w:eastAsia="宋体" w:hAnsi="宋体" w:cs="瀹嬩綋" w:hint="eastAsia"/>
          <w:kern w:val="0"/>
          <w:sz w:val="24"/>
          <w:szCs w:val="24"/>
        </w:rPr>
        <w:t>：</w:t>
      </w:r>
    </w:p>
    <w:p w:rsidR="000E1400" w:rsidRPr="007B1E0E" w:rsidRDefault="000E1400" w:rsidP="000E1400">
      <w:pPr>
        <w:autoSpaceDE w:val="0"/>
        <w:autoSpaceDN w:val="0"/>
        <w:adjustRightInd w:val="0"/>
        <w:spacing w:line="288" w:lineRule="auto"/>
        <w:ind w:firstLineChars="200" w:firstLine="480"/>
        <w:jc w:val="center"/>
        <w:rPr>
          <w:rFonts w:ascii="宋体" w:eastAsia="宋体" w:hAnsi="宋体" w:cs="瀹嬩綋"/>
          <w:kern w:val="0"/>
          <w:sz w:val="24"/>
          <w:szCs w:val="24"/>
        </w:rPr>
      </w:pPr>
      <m:oMathPara>
        <m:oMathParaPr>
          <m:jc m:val="center"/>
        </m:oMathParaPr>
        <m:oMath>
          <m:r>
            <m:rPr>
              <m:sty m:val="p"/>
            </m:rPr>
            <w:rPr>
              <w:rFonts w:ascii="Cambria Math" w:eastAsia="宋体" w:hAnsi="Cambria Math" w:cs="瀹嬩綋"/>
              <w:kern w:val="0"/>
              <w:sz w:val="24"/>
              <w:szCs w:val="24"/>
            </w:rPr>
            <m:t xml:space="preserve">NDCG= </m:t>
          </m:r>
          <m:f>
            <m:fPr>
              <m:ctrlPr>
                <w:rPr>
                  <w:rFonts w:ascii="Cambria Math" w:eastAsia="宋体" w:hAnsi="Cambria Math" w:cs="瀹嬩綋"/>
                  <w:kern w:val="0"/>
                  <w:sz w:val="24"/>
                  <w:szCs w:val="24"/>
                </w:rPr>
              </m:ctrlPr>
            </m:fPr>
            <m:num>
              <m:r>
                <w:rPr>
                  <w:rFonts w:ascii="Cambria Math" w:eastAsia="宋体" w:hAnsi="Cambria Math" w:cs="瀹嬩綋"/>
                  <w:kern w:val="0"/>
                  <w:sz w:val="24"/>
                  <w:szCs w:val="24"/>
                </w:rPr>
                <m:t>1</m:t>
              </m:r>
            </m:num>
            <m:den>
              <m:r>
                <w:rPr>
                  <w:rFonts w:ascii="Cambria Math" w:eastAsia="宋体" w:hAnsi="Cambria Math" w:cs="瀹嬩綋"/>
                  <w:kern w:val="0"/>
                  <w:sz w:val="24"/>
                  <w:szCs w:val="24"/>
                </w:rPr>
                <m:t>#users</m:t>
              </m:r>
            </m:den>
          </m:f>
          <m:nary>
            <m:naryPr>
              <m:chr m:val="∑"/>
              <m:limLoc m:val="undOvr"/>
              <m:ctrlPr>
                <w:rPr>
                  <w:rFonts w:ascii="Cambria Math" w:eastAsia="宋体" w:hAnsi="Cambria Math" w:cs="瀹嬩綋"/>
                  <w:i/>
                  <w:kern w:val="0"/>
                  <w:sz w:val="24"/>
                  <w:szCs w:val="24"/>
                </w:rPr>
              </m:ctrlPr>
            </m:naryPr>
            <m:sub>
              <m:r>
                <w:rPr>
                  <w:rFonts w:ascii="Cambria Math" w:eastAsia="宋体" w:hAnsi="Cambria Math" w:cs="瀹嬩綋"/>
                  <w:kern w:val="0"/>
                  <w:sz w:val="24"/>
                  <w:szCs w:val="24"/>
                </w:rPr>
                <m:t>i = 1</m:t>
              </m:r>
            </m:sub>
            <m:sup>
              <m:r>
                <w:rPr>
                  <w:rFonts w:ascii="Cambria Math" w:eastAsia="宋体" w:hAnsi="Cambria Math" w:cs="瀹嬩綋"/>
                  <w:kern w:val="0"/>
                  <w:sz w:val="24"/>
                  <w:szCs w:val="24"/>
                </w:rPr>
                <m:t>#users</m:t>
              </m:r>
            </m:sup>
            <m:e>
              <m:f>
                <m:fPr>
                  <m:ctrlPr>
                    <w:rPr>
                      <w:rFonts w:ascii="Cambria Math" w:eastAsia="宋体" w:hAnsi="Cambria Math" w:cs="瀹嬩綋"/>
                      <w:i/>
                      <w:kern w:val="0"/>
                      <w:sz w:val="24"/>
                      <w:szCs w:val="24"/>
                    </w:rPr>
                  </m:ctrlPr>
                </m:fPr>
                <m:num>
                  <m:r>
                    <w:rPr>
                      <w:rFonts w:ascii="Cambria Math" w:eastAsia="宋体" w:hAnsi="Cambria Math" w:cs="瀹嬩綋"/>
                      <w:kern w:val="0"/>
                      <w:sz w:val="24"/>
                      <w:szCs w:val="24"/>
                    </w:rPr>
                    <m:t>1</m:t>
                  </m:r>
                </m:num>
                <m:den>
                  <m:func>
                    <m:funcPr>
                      <m:ctrlPr>
                        <w:rPr>
                          <w:rFonts w:ascii="Cambria Math" w:eastAsia="宋体" w:hAnsi="Cambria Math" w:cs="瀹嬩綋"/>
                          <w:i/>
                          <w:kern w:val="0"/>
                          <w:sz w:val="24"/>
                          <w:szCs w:val="24"/>
                        </w:rPr>
                      </m:ctrlPr>
                    </m:funcPr>
                    <m:fName>
                      <m:sSub>
                        <m:sSubPr>
                          <m:ctrlPr>
                            <w:rPr>
                              <w:rFonts w:ascii="Cambria Math" w:eastAsia="宋体" w:hAnsi="Cambria Math" w:cs="瀹嬩綋"/>
                              <w:i/>
                              <w:kern w:val="0"/>
                              <w:sz w:val="24"/>
                              <w:szCs w:val="24"/>
                            </w:rPr>
                          </m:ctrlPr>
                        </m:sSubPr>
                        <m:e>
                          <m:r>
                            <m:rPr>
                              <m:sty m:val="p"/>
                            </m:rPr>
                            <w:rPr>
                              <w:rFonts w:ascii="Cambria Math" w:eastAsia="宋体" w:hAnsi="Cambria Math" w:cs="瀹嬩綋"/>
                              <w:kern w:val="0"/>
                              <w:sz w:val="24"/>
                            </w:rPr>
                            <m:t>log</m:t>
                          </m:r>
                        </m:e>
                        <m:sub>
                          <m:r>
                            <w:rPr>
                              <w:rFonts w:ascii="Cambria Math" w:eastAsia="宋体" w:hAnsi="Cambria Math" w:cs="瀹嬩綋"/>
                              <w:kern w:val="0"/>
                              <w:sz w:val="24"/>
                              <w:szCs w:val="24"/>
                            </w:rPr>
                            <m:t>2</m:t>
                          </m:r>
                        </m:sub>
                      </m:sSub>
                    </m:fName>
                    <m:e>
                      <m:r>
                        <w:rPr>
                          <w:rFonts w:ascii="Cambria Math" w:eastAsia="宋体" w:hAnsi="Cambria Math" w:cs="瀹嬩綋"/>
                          <w:kern w:val="0"/>
                          <w:sz w:val="24"/>
                          <w:szCs w:val="24"/>
                        </w:rPr>
                        <m:t>(</m:t>
                      </m:r>
                      <m:sSub>
                        <m:sSubPr>
                          <m:ctrlPr>
                            <w:rPr>
                              <w:rFonts w:ascii="Cambria Math" w:eastAsia="宋体" w:hAnsi="Cambria Math" w:cs="瀹嬩綋"/>
                              <w:i/>
                              <w:kern w:val="0"/>
                              <w:sz w:val="24"/>
                              <w:szCs w:val="24"/>
                            </w:rPr>
                          </m:ctrlPr>
                        </m:sSubPr>
                        <m:e>
                          <m:r>
                            <w:rPr>
                              <w:rFonts w:ascii="Cambria Math" w:eastAsia="宋体" w:hAnsi="Cambria Math" w:cs="瀹嬩綋"/>
                              <w:kern w:val="0"/>
                              <w:sz w:val="24"/>
                              <w:szCs w:val="24"/>
                            </w:rPr>
                            <m:t>p</m:t>
                          </m:r>
                        </m:e>
                        <m:sub>
                          <m:r>
                            <w:rPr>
                              <w:rFonts w:ascii="Cambria Math" w:eastAsia="宋体" w:hAnsi="Cambria Math" w:cs="瀹嬩綋"/>
                              <w:kern w:val="0"/>
                              <w:sz w:val="24"/>
                              <w:szCs w:val="24"/>
                            </w:rPr>
                            <m:t>i</m:t>
                          </m:r>
                        </m:sub>
                      </m:sSub>
                      <m:r>
                        <w:rPr>
                          <w:rFonts w:ascii="Cambria Math" w:eastAsia="宋体" w:hAnsi="Cambria Math" w:cs="瀹嬩綋"/>
                          <w:kern w:val="0"/>
                          <w:sz w:val="24"/>
                          <w:szCs w:val="24"/>
                        </w:rPr>
                        <m:t xml:space="preserve"> + 1)</m:t>
                      </m:r>
                    </m:e>
                  </m:func>
                </m:den>
              </m:f>
            </m:e>
          </m:nary>
        </m:oMath>
      </m:oMathPara>
    </w:p>
    <w:p w:rsidR="000E1400" w:rsidRDefault="00DF6E52" w:rsidP="00DF6E52">
      <w:pPr>
        <w:autoSpaceDE w:val="0"/>
        <w:autoSpaceDN w:val="0"/>
        <w:adjustRightInd w:val="0"/>
        <w:spacing w:line="288" w:lineRule="auto"/>
        <w:rPr>
          <w:rFonts w:asciiTheme="minorEastAsia" w:hAnsiTheme="minorEastAsia" w:cs="瀹嬩綋"/>
          <w:kern w:val="0"/>
          <w:sz w:val="24"/>
          <w:szCs w:val="24"/>
        </w:rPr>
      </w:pPr>
      <w:r>
        <w:rPr>
          <w:rFonts w:ascii="宋体" w:eastAsia="宋体" w:hAnsi="宋体" w:cs="瀹嬩綋" w:hint="eastAsia"/>
          <w:kern w:val="0"/>
          <w:sz w:val="24"/>
          <w:szCs w:val="24"/>
        </w:rPr>
        <w:t>其中，</w:t>
      </w:r>
      <m:oMath>
        <m:sSub>
          <m:sSubPr>
            <m:ctrlPr>
              <w:rPr>
                <w:rFonts w:ascii="Cambria Math" w:hAnsi="Cambria Math" w:cs="瀹嬩綋"/>
                <w:kern w:val="0"/>
                <w:sz w:val="24"/>
                <w:szCs w:val="24"/>
              </w:rPr>
            </m:ctrlPr>
          </m:sSubPr>
          <m:e>
            <m:r>
              <w:rPr>
                <w:rFonts w:ascii="Cambria Math" w:hAnsi="Cambria Math" w:cs="瀹嬩綋"/>
                <w:kern w:val="0"/>
                <w:sz w:val="24"/>
                <w:szCs w:val="24"/>
              </w:rPr>
              <m:t>p</m:t>
            </m:r>
          </m:e>
          <m:sub>
            <m:r>
              <w:rPr>
                <w:rFonts w:ascii="Cambria Math" w:hAnsi="Cambria Math" w:cs="瀹嬩綋"/>
                <w:kern w:val="0"/>
                <w:sz w:val="24"/>
                <w:szCs w:val="24"/>
              </w:rPr>
              <m:t>i</m:t>
            </m:r>
          </m:sub>
        </m:sSub>
      </m:oMath>
      <w:r w:rsidR="007A0D3E" w:rsidRPr="0039227E">
        <w:rPr>
          <w:rFonts w:asciiTheme="minorEastAsia" w:hAnsiTheme="minorEastAsia" w:cs="瀹嬩綋" w:hint="eastAsia"/>
          <w:kern w:val="0"/>
          <w:sz w:val="24"/>
          <w:szCs w:val="24"/>
        </w:rPr>
        <w:t>是正样本在推荐列表</w:t>
      </w:r>
      <m:oMath>
        <m:r>
          <m:rPr>
            <m:sty m:val="p"/>
          </m:rPr>
          <w:rPr>
            <w:rFonts w:ascii="Cambria Math" w:hAnsi="Cambria Math" w:cs="瀹嬩綋" w:hint="eastAsia"/>
            <w:kern w:val="0"/>
            <w:sz w:val="24"/>
            <w:szCs w:val="24"/>
          </w:rPr>
          <m:t>i</m:t>
        </m:r>
      </m:oMath>
      <w:r w:rsidR="007A0D3E" w:rsidRPr="0039227E">
        <w:rPr>
          <w:rFonts w:asciiTheme="minorEastAsia" w:hAnsiTheme="minorEastAsia" w:cs="瀹嬩綋" w:hint="eastAsia"/>
          <w:kern w:val="0"/>
          <w:sz w:val="24"/>
          <w:szCs w:val="24"/>
        </w:rPr>
        <w:t>中所处的排序位置。</w:t>
      </w:r>
    </w:p>
    <w:p w:rsidR="00392361" w:rsidRPr="0039227E" w:rsidRDefault="002A41F1" w:rsidP="007B1E0E">
      <w:pPr>
        <w:autoSpaceDE w:val="0"/>
        <w:autoSpaceDN w:val="0"/>
        <w:adjustRightInd w:val="0"/>
        <w:spacing w:line="288" w:lineRule="auto"/>
        <w:ind w:firstLineChars="200" w:firstLine="480"/>
        <w:rPr>
          <w:rFonts w:asciiTheme="minorEastAsia" w:hAnsiTheme="minorEastAsia" w:cs="瀹嬩綋"/>
          <w:kern w:val="0"/>
          <w:sz w:val="24"/>
          <w:szCs w:val="24"/>
        </w:rPr>
      </w:pPr>
      <w:r w:rsidRPr="0039227E">
        <w:rPr>
          <w:rFonts w:asciiTheme="minorEastAsia" w:hAnsiTheme="minorEastAsia" w:cs="瀹嬩綋" w:hint="eastAsia"/>
          <w:kern w:val="0"/>
          <w:sz w:val="24"/>
          <w:szCs w:val="24"/>
        </w:rPr>
        <w:t>与此同时，由于效率原因，本文并不</w:t>
      </w:r>
      <w:r w:rsidR="00CC1D91" w:rsidRPr="0039227E">
        <w:rPr>
          <w:rFonts w:asciiTheme="minorEastAsia" w:hAnsiTheme="minorEastAsia" w:cs="瀹嬩綋" w:hint="eastAsia"/>
          <w:kern w:val="0"/>
          <w:sz w:val="24"/>
          <w:szCs w:val="24"/>
        </w:rPr>
        <w:t>产生全部</w:t>
      </w:r>
      <w:r w:rsidR="00AD42B6">
        <w:rPr>
          <w:rFonts w:asciiTheme="minorEastAsia" w:hAnsiTheme="minorEastAsia" w:cs="瀹嬩綋" w:hint="eastAsia"/>
          <w:kern w:val="0"/>
          <w:sz w:val="24"/>
          <w:szCs w:val="24"/>
        </w:rPr>
        <w:t>的</w:t>
      </w:r>
      <w:r w:rsidR="00CC1D91" w:rsidRPr="0039227E">
        <w:rPr>
          <w:rFonts w:asciiTheme="minorEastAsia" w:hAnsiTheme="minorEastAsia" w:cs="瀹嬩綋" w:hint="eastAsia"/>
          <w:kern w:val="0"/>
          <w:sz w:val="24"/>
          <w:szCs w:val="24"/>
        </w:rPr>
        <w:t>物品推荐列表，而是利用</w:t>
      </w:r>
      <w:r w:rsidR="00CC1D91" w:rsidRPr="0039227E">
        <w:rPr>
          <w:rFonts w:asciiTheme="minorEastAsia" w:hAnsiTheme="minorEastAsia" w:cs="瀹嬩綋"/>
          <w:kern w:val="0"/>
          <w:sz w:val="24"/>
          <w:szCs w:val="24"/>
        </w:rPr>
        <w:t>Top-K</w:t>
      </w:r>
      <w:r w:rsidR="00AD42B6">
        <w:rPr>
          <w:rFonts w:asciiTheme="minorEastAsia" w:hAnsiTheme="minorEastAsia" w:cs="瀹嬩綋" w:hint="eastAsia"/>
          <w:kern w:val="0"/>
          <w:sz w:val="24"/>
          <w:szCs w:val="24"/>
        </w:rPr>
        <w:t>排序结果</w:t>
      </w:r>
      <w:r w:rsidR="00CC1D91" w:rsidRPr="0039227E">
        <w:rPr>
          <w:rFonts w:asciiTheme="minorEastAsia" w:hAnsiTheme="minorEastAsia" w:cs="瀹嬩綋" w:hint="eastAsia"/>
          <w:kern w:val="0"/>
          <w:sz w:val="24"/>
          <w:szCs w:val="24"/>
        </w:rPr>
        <w:t>。其中，</w:t>
      </w:r>
      <m:oMath>
        <m:r>
          <m:rPr>
            <m:sty m:val="p"/>
          </m:rPr>
          <w:rPr>
            <w:rFonts w:ascii="Cambria Math" w:hAnsi="Cambria Math" w:cs="瀹嬩綋"/>
            <w:kern w:val="0"/>
            <w:sz w:val="24"/>
            <w:szCs w:val="24"/>
          </w:rPr>
          <m:t>K ∈[5, 10, 15, 20]</m:t>
        </m:r>
      </m:oMath>
      <w:r w:rsidR="00CC1D91" w:rsidRPr="0039227E">
        <w:rPr>
          <w:rFonts w:asciiTheme="minorEastAsia" w:hAnsiTheme="minorEastAsia" w:cs="瀹嬩綋" w:hint="eastAsia"/>
          <w:kern w:val="0"/>
          <w:sz w:val="24"/>
          <w:szCs w:val="24"/>
        </w:rPr>
        <w:t>。</w:t>
      </w:r>
    </w:p>
    <w:p w:rsidR="00392361" w:rsidRPr="00B031F9" w:rsidRDefault="00392361" w:rsidP="00392361">
      <w:pPr>
        <w:pStyle w:val="3"/>
        <w:ind w:firstLine="482"/>
        <w:rPr>
          <w:rFonts w:ascii="黑体" w:hAnsi="黑体"/>
        </w:rPr>
      </w:pPr>
      <w:bookmarkStart w:id="38" w:name="_Toc9434818"/>
      <w:proofErr w:type="gramStart"/>
      <w:r>
        <w:rPr>
          <w:rFonts w:ascii="黑体" w:hAnsi="黑体" w:hint="eastAsia"/>
        </w:rPr>
        <w:t>4.1.</w:t>
      </w:r>
      <w:r>
        <w:rPr>
          <w:rFonts w:ascii="黑体" w:hAnsi="黑体"/>
        </w:rPr>
        <w:t>3</w:t>
      </w:r>
      <w:r w:rsidRPr="00B031F9">
        <w:rPr>
          <w:rFonts w:ascii="黑体" w:hAnsi="黑体" w:hint="eastAsia"/>
        </w:rPr>
        <w:t xml:space="preserve"> </w:t>
      </w:r>
      <w:r>
        <w:rPr>
          <w:rFonts w:ascii="黑体" w:hAnsi="黑体"/>
        </w:rPr>
        <w:t xml:space="preserve"> </w:t>
      </w:r>
      <w:r>
        <w:rPr>
          <w:rFonts w:ascii="黑体" w:hAnsi="黑体" w:hint="eastAsia"/>
        </w:rPr>
        <w:t>Baselines</w:t>
      </w:r>
      <w:bookmarkEnd w:id="38"/>
      <w:proofErr w:type="gramEnd"/>
    </w:p>
    <w:p w:rsidR="009F6F8F" w:rsidRDefault="009F6F8F" w:rsidP="00884B79">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本文共利用</w:t>
      </w:r>
      <w:r w:rsidR="00BA4809">
        <w:rPr>
          <w:rFonts w:ascii="宋体" w:eastAsia="宋体" w:hAnsi="宋体" w:cs="瀹嬩綋"/>
          <w:kern w:val="0"/>
          <w:sz w:val="24"/>
          <w:szCs w:val="24"/>
        </w:rPr>
        <w:t>8</w:t>
      </w:r>
      <w:r w:rsidR="006E3767">
        <w:rPr>
          <w:rFonts w:ascii="宋体" w:eastAsia="宋体" w:hAnsi="宋体" w:cs="瀹嬩綋" w:hint="eastAsia"/>
          <w:kern w:val="0"/>
          <w:sz w:val="24"/>
          <w:szCs w:val="24"/>
        </w:rPr>
        <w:t>个基线进行对比实验，包括</w:t>
      </w:r>
      <w:r w:rsidR="004D65C1">
        <w:rPr>
          <w:rFonts w:ascii="宋体" w:eastAsia="宋体" w:hAnsi="宋体" w:cs="瀹嬩綋" w:hint="eastAsia"/>
          <w:kern w:val="0"/>
          <w:sz w:val="24"/>
          <w:szCs w:val="24"/>
        </w:rPr>
        <w:t>基础模型NeuACF、</w:t>
      </w:r>
      <w:r w:rsidR="006E3767">
        <w:rPr>
          <w:rFonts w:ascii="宋体" w:eastAsia="宋体" w:hAnsi="宋体" w:cs="瀹嬩綋" w:hint="eastAsia"/>
          <w:kern w:val="0"/>
          <w:sz w:val="24"/>
          <w:szCs w:val="24"/>
        </w:rPr>
        <w:t>两个基本方法（ItemPop和ItemKNN）</w:t>
      </w:r>
      <w:r w:rsidR="004D65C1">
        <w:rPr>
          <w:rFonts w:ascii="宋体" w:eastAsia="宋体" w:hAnsi="宋体" w:cs="瀹嬩綋" w:hint="eastAsia"/>
          <w:kern w:val="0"/>
          <w:sz w:val="24"/>
          <w:szCs w:val="24"/>
        </w:rPr>
        <w:t>、两个矩阵分解方法（</w:t>
      </w:r>
      <w:r w:rsidR="00BA4809">
        <w:rPr>
          <w:rFonts w:ascii="宋体" w:eastAsia="宋体" w:hAnsi="宋体" w:cs="瀹嬩綋"/>
          <w:kern w:val="0"/>
          <w:sz w:val="24"/>
          <w:szCs w:val="24"/>
        </w:rPr>
        <w:t xml:space="preserve">Matrix </w:t>
      </w:r>
      <w:r w:rsidR="00BA4809">
        <w:rPr>
          <w:rFonts w:ascii="宋体" w:eastAsia="宋体" w:hAnsi="宋体" w:cs="瀹嬩綋" w:hint="eastAsia"/>
          <w:kern w:val="0"/>
          <w:sz w:val="24"/>
          <w:szCs w:val="24"/>
        </w:rPr>
        <w:t>F</w:t>
      </w:r>
      <w:r w:rsidR="00BA4809" w:rsidRPr="00BA4809">
        <w:rPr>
          <w:rFonts w:ascii="宋体" w:eastAsia="宋体" w:hAnsi="宋体" w:cs="瀹嬩綋"/>
          <w:kern w:val="0"/>
          <w:sz w:val="24"/>
          <w:szCs w:val="24"/>
        </w:rPr>
        <w:t>actorization</w:t>
      </w:r>
      <w:r w:rsidR="00BA4809">
        <w:rPr>
          <w:rFonts w:ascii="宋体" w:eastAsia="宋体" w:hAnsi="宋体" w:cs="瀹嬩綋" w:hint="eastAsia"/>
          <w:kern w:val="0"/>
          <w:sz w:val="24"/>
          <w:szCs w:val="24"/>
        </w:rPr>
        <w:t>，MF</w:t>
      </w:r>
      <w:r w:rsidR="00BA4809" w:rsidRPr="00884B79">
        <w:rPr>
          <w:rFonts w:ascii="宋体" w:eastAsia="宋体" w:hAnsi="宋体" w:cs="瀹嬩綋"/>
          <w:kern w:val="0"/>
          <w:sz w:val="24"/>
          <w:szCs w:val="24"/>
          <w:vertAlign w:val="superscript"/>
        </w:rPr>
        <w:t>[</w:t>
      </w:r>
      <w:r w:rsidR="002C70A4" w:rsidRPr="00884B79">
        <w:rPr>
          <w:rFonts w:ascii="宋体" w:eastAsia="宋体" w:hAnsi="宋体" w:cs="瀹嬩綋"/>
          <w:kern w:val="0"/>
          <w:sz w:val="24"/>
          <w:szCs w:val="24"/>
          <w:vertAlign w:val="superscript"/>
        </w:rPr>
        <w:t>2</w:t>
      </w:r>
      <w:r w:rsidR="00BA4809" w:rsidRPr="00884B79">
        <w:rPr>
          <w:rFonts w:ascii="宋体" w:eastAsia="宋体" w:hAnsi="宋体" w:cs="瀹嬩綋"/>
          <w:kern w:val="0"/>
          <w:sz w:val="24"/>
          <w:szCs w:val="24"/>
          <w:vertAlign w:val="superscript"/>
        </w:rPr>
        <w:t>]</w:t>
      </w:r>
      <w:r w:rsidR="00BA4809">
        <w:rPr>
          <w:rFonts w:ascii="宋体" w:eastAsia="宋体" w:hAnsi="宋体" w:cs="瀹嬩綋" w:hint="eastAsia"/>
          <w:kern w:val="0"/>
          <w:sz w:val="24"/>
          <w:szCs w:val="24"/>
        </w:rPr>
        <w:t>和</w:t>
      </w:r>
      <w:r w:rsidR="00BA4809">
        <w:rPr>
          <w:rFonts w:ascii="宋体" w:eastAsia="宋体" w:hAnsi="宋体" w:cs="瀹嬩綋"/>
          <w:kern w:val="0"/>
          <w:sz w:val="24"/>
          <w:szCs w:val="24"/>
        </w:rPr>
        <w:t>element-wise</w:t>
      </w:r>
      <w:r w:rsidR="00BA4809">
        <w:rPr>
          <w:rFonts w:ascii="宋体" w:eastAsia="宋体" w:hAnsi="宋体" w:cs="瀹嬩綋" w:hint="eastAsia"/>
          <w:kern w:val="0"/>
          <w:sz w:val="24"/>
          <w:szCs w:val="24"/>
        </w:rPr>
        <w:t xml:space="preserve"> </w:t>
      </w:r>
      <w:r w:rsidR="00BA4809">
        <w:rPr>
          <w:rFonts w:ascii="宋体" w:eastAsia="宋体" w:hAnsi="宋体" w:cs="瀹嬩綋"/>
          <w:kern w:val="0"/>
          <w:sz w:val="24"/>
          <w:szCs w:val="24"/>
        </w:rPr>
        <w:t>Alternating Least Squares</w:t>
      </w:r>
      <w:r w:rsidR="00BA4809">
        <w:rPr>
          <w:rFonts w:ascii="宋体" w:eastAsia="宋体" w:hAnsi="宋体" w:cs="瀹嬩綋" w:hint="eastAsia"/>
          <w:kern w:val="0"/>
          <w:sz w:val="24"/>
          <w:szCs w:val="24"/>
        </w:rPr>
        <w:t>，</w:t>
      </w:r>
      <w:r w:rsidR="00BA4809">
        <w:rPr>
          <w:rFonts w:ascii="宋体" w:eastAsia="宋体" w:hAnsi="宋体" w:cs="瀹嬩綋"/>
          <w:kern w:val="0"/>
          <w:sz w:val="24"/>
          <w:szCs w:val="24"/>
        </w:rPr>
        <w:t>eALS</w:t>
      </w:r>
      <w:r w:rsidR="00BA4809" w:rsidRPr="00884B79">
        <w:rPr>
          <w:rFonts w:ascii="宋体" w:eastAsia="宋体" w:hAnsi="宋体" w:cs="瀹嬩綋"/>
          <w:kern w:val="0"/>
          <w:sz w:val="24"/>
          <w:szCs w:val="24"/>
          <w:vertAlign w:val="superscript"/>
        </w:rPr>
        <w:t>[</w:t>
      </w:r>
      <w:r w:rsidR="002C70A4" w:rsidRPr="00884B79">
        <w:rPr>
          <w:rFonts w:ascii="宋体" w:eastAsia="宋体" w:hAnsi="宋体" w:cs="瀹嬩綋"/>
          <w:kern w:val="0"/>
          <w:sz w:val="24"/>
          <w:szCs w:val="24"/>
          <w:vertAlign w:val="superscript"/>
        </w:rPr>
        <w:t>31</w:t>
      </w:r>
      <w:r w:rsidR="00BA4809" w:rsidRPr="00884B79">
        <w:rPr>
          <w:rFonts w:ascii="宋体" w:eastAsia="宋体" w:hAnsi="宋体" w:cs="瀹嬩綋"/>
          <w:kern w:val="0"/>
          <w:sz w:val="24"/>
          <w:szCs w:val="24"/>
          <w:vertAlign w:val="superscript"/>
        </w:rPr>
        <w:t>]</w:t>
      </w:r>
      <w:r w:rsidR="004D65C1" w:rsidRPr="00BA4809">
        <w:rPr>
          <w:rFonts w:ascii="宋体" w:eastAsia="宋体" w:hAnsi="宋体" w:cs="瀹嬩綋" w:hint="eastAsia"/>
          <w:kern w:val="0"/>
          <w:sz w:val="24"/>
          <w:szCs w:val="24"/>
        </w:rPr>
        <w:t>）</w:t>
      </w:r>
      <w:r w:rsidR="004D65C1">
        <w:rPr>
          <w:rFonts w:ascii="宋体" w:eastAsia="宋体" w:hAnsi="宋体" w:cs="瀹嬩綋" w:hint="eastAsia"/>
          <w:kern w:val="0"/>
          <w:sz w:val="24"/>
          <w:szCs w:val="24"/>
        </w:rPr>
        <w:t>、一个基于pair-wise损失函数的排序方法（</w:t>
      </w:r>
      <w:r w:rsidR="004D65C1" w:rsidRPr="004D65C1">
        <w:rPr>
          <w:rFonts w:ascii="宋体" w:eastAsia="宋体" w:hAnsi="宋体" w:cs="瀹嬩綋"/>
          <w:kern w:val="0"/>
          <w:sz w:val="24"/>
          <w:szCs w:val="24"/>
        </w:rPr>
        <w:t>Bayesian Personalized Ranking</w:t>
      </w:r>
      <w:r w:rsidR="004D65C1">
        <w:rPr>
          <w:rFonts w:ascii="宋体" w:eastAsia="宋体" w:hAnsi="宋体" w:cs="瀹嬩綋" w:hint="eastAsia"/>
          <w:kern w:val="0"/>
          <w:sz w:val="24"/>
          <w:szCs w:val="24"/>
        </w:rPr>
        <w:t>，BPR</w:t>
      </w:r>
      <w:r w:rsidR="00BA4809" w:rsidRPr="00884B79">
        <w:rPr>
          <w:rFonts w:ascii="宋体" w:eastAsia="宋体" w:hAnsi="宋体" w:cs="瀹嬩綋"/>
          <w:kern w:val="0"/>
          <w:sz w:val="24"/>
          <w:szCs w:val="24"/>
          <w:vertAlign w:val="superscript"/>
        </w:rPr>
        <w:t>[</w:t>
      </w:r>
      <w:r w:rsidR="002C70A4" w:rsidRPr="00884B79">
        <w:rPr>
          <w:rFonts w:ascii="宋体" w:eastAsia="宋体" w:hAnsi="宋体" w:cs="瀹嬩綋"/>
          <w:kern w:val="0"/>
          <w:sz w:val="24"/>
          <w:szCs w:val="24"/>
          <w:vertAlign w:val="superscript"/>
        </w:rPr>
        <w:t>32</w:t>
      </w:r>
      <w:r w:rsidR="00BA4809" w:rsidRPr="00884B79">
        <w:rPr>
          <w:rFonts w:ascii="宋体" w:eastAsia="宋体" w:hAnsi="宋体" w:cs="瀹嬩綋"/>
          <w:kern w:val="0"/>
          <w:sz w:val="24"/>
          <w:szCs w:val="24"/>
          <w:vertAlign w:val="superscript"/>
        </w:rPr>
        <w:t>]</w:t>
      </w:r>
      <w:r w:rsidR="004D65C1">
        <w:rPr>
          <w:rFonts w:ascii="宋体" w:eastAsia="宋体" w:hAnsi="宋体" w:cs="瀹嬩綋" w:hint="eastAsia"/>
          <w:kern w:val="0"/>
          <w:sz w:val="24"/>
          <w:szCs w:val="24"/>
        </w:rPr>
        <w:t>）</w:t>
      </w:r>
      <w:r w:rsidR="00BA4809">
        <w:rPr>
          <w:rFonts w:ascii="宋体" w:eastAsia="宋体" w:hAnsi="宋体" w:cs="瀹嬩綋" w:hint="eastAsia"/>
          <w:kern w:val="0"/>
          <w:sz w:val="24"/>
          <w:szCs w:val="24"/>
        </w:rPr>
        <w:t>和</w:t>
      </w:r>
      <w:r w:rsidR="004D65C1">
        <w:rPr>
          <w:rFonts w:ascii="宋体" w:eastAsia="宋体" w:hAnsi="宋体" w:cs="瀹嬩綋" w:hint="eastAsia"/>
          <w:kern w:val="0"/>
          <w:sz w:val="24"/>
          <w:szCs w:val="24"/>
        </w:rPr>
        <w:t>两个基于神经网络的方法</w:t>
      </w:r>
      <w:r w:rsidR="006E3767">
        <w:rPr>
          <w:rFonts w:ascii="宋体" w:eastAsia="宋体" w:hAnsi="宋体" w:cs="瀹嬩綋" w:hint="eastAsia"/>
          <w:kern w:val="0"/>
          <w:sz w:val="24"/>
          <w:szCs w:val="24"/>
        </w:rPr>
        <w:t>（</w:t>
      </w:r>
      <w:r w:rsidR="006E3767" w:rsidRPr="006E3767">
        <w:rPr>
          <w:rFonts w:ascii="宋体" w:eastAsia="宋体" w:hAnsi="宋体" w:cs="瀹嬩綋"/>
          <w:kern w:val="0"/>
          <w:sz w:val="24"/>
          <w:szCs w:val="24"/>
        </w:rPr>
        <w:t xml:space="preserve">Deep Matrix </w:t>
      </w:r>
      <w:r w:rsidR="006E3767" w:rsidRPr="006E3767">
        <w:rPr>
          <w:rFonts w:ascii="宋体" w:eastAsia="宋体" w:hAnsi="宋体" w:cs="瀹嬩綋"/>
          <w:kern w:val="0"/>
          <w:sz w:val="24"/>
          <w:szCs w:val="24"/>
        </w:rPr>
        <w:lastRenderedPageBreak/>
        <w:t>Factorization Models</w:t>
      </w:r>
      <w:r w:rsidR="006E3767">
        <w:rPr>
          <w:rFonts w:ascii="宋体" w:eastAsia="宋体" w:hAnsi="宋体" w:cs="瀹嬩綋"/>
          <w:kern w:val="0"/>
          <w:sz w:val="24"/>
          <w:szCs w:val="24"/>
        </w:rPr>
        <w:t>,</w:t>
      </w:r>
      <w:r w:rsidR="00941AEA">
        <w:rPr>
          <w:rFonts w:ascii="宋体" w:eastAsia="宋体" w:hAnsi="宋体" w:cs="瀹嬩綋"/>
          <w:kern w:val="0"/>
          <w:sz w:val="24"/>
          <w:szCs w:val="24"/>
        </w:rPr>
        <w:t xml:space="preserve"> </w:t>
      </w:r>
      <w:r w:rsidR="006E3767">
        <w:rPr>
          <w:rFonts w:ascii="宋体" w:eastAsia="宋体" w:hAnsi="宋体" w:cs="瀹嬩綋" w:hint="eastAsia"/>
          <w:kern w:val="0"/>
          <w:sz w:val="24"/>
          <w:szCs w:val="24"/>
        </w:rPr>
        <w:t>DMF</w:t>
      </w:r>
      <w:r w:rsidR="00BA4809" w:rsidRPr="00884B79">
        <w:rPr>
          <w:rFonts w:ascii="宋体" w:eastAsia="宋体" w:hAnsi="宋体" w:cs="瀹嬩綋"/>
          <w:kern w:val="0"/>
          <w:sz w:val="24"/>
          <w:szCs w:val="24"/>
          <w:vertAlign w:val="superscript"/>
        </w:rPr>
        <w:t>[</w:t>
      </w:r>
      <w:r w:rsidR="002C70A4" w:rsidRPr="00884B79">
        <w:rPr>
          <w:rFonts w:ascii="宋体" w:eastAsia="宋体" w:hAnsi="宋体" w:cs="瀹嬩綋"/>
          <w:kern w:val="0"/>
          <w:sz w:val="24"/>
          <w:szCs w:val="24"/>
          <w:vertAlign w:val="superscript"/>
        </w:rPr>
        <w:t>33</w:t>
      </w:r>
      <w:r w:rsidR="00BA4809" w:rsidRPr="00884B79">
        <w:rPr>
          <w:rFonts w:ascii="宋体" w:eastAsia="宋体" w:hAnsi="宋体" w:cs="瀹嬩綋"/>
          <w:kern w:val="0"/>
          <w:sz w:val="24"/>
          <w:szCs w:val="24"/>
          <w:vertAlign w:val="superscript"/>
        </w:rPr>
        <w:t>]</w:t>
      </w:r>
      <w:r w:rsidR="004D65C1">
        <w:rPr>
          <w:rFonts w:ascii="宋体" w:eastAsia="宋体" w:hAnsi="宋体" w:cs="瀹嬩綋" w:hint="eastAsia"/>
          <w:kern w:val="0"/>
          <w:sz w:val="24"/>
          <w:szCs w:val="24"/>
        </w:rPr>
        <w:t>和</w:t>
      </w:r>
      <w:r w:rsidR="004D65C1" w:rsidRPr="004D65C1">
        <w:rPr>
          <w:rFonts w:ascii="宋体" w:eastAsia="宋体" w:hAnsi="宋体" w:cs="瀹嬩綋"/>
          <w:kern w:val="0"/>
          <w:sz w:val="24"/>
          <w:szCs w:val="24"/>
        </w:rPr>
        <w:t>Neural networkbased Collaborative Filtering</w:t>
      </w:r>
      <w:r w:rsidR="004D65C1">
        <w:rPr>
          <w:rFonts w:ascii="宋体" w:eastAsia="宋体" w:hAnsi="宋体" w:cs="瀹嬩綋" w:hint="eastAsia"/>
          <w:kern w:val="0"/>
          <w:sz w:val="24"/>
          <w:szCs w:val="24"/>
        </w:rPr>
        <w:t>，NCF</w:t>
      </w:r>
      <w:r w:rsidR="00BA4809" w:rsidRPr="00884B79">
        <w:rPr>
          <w:rFonts w:ascii="宋体" w:eastAsia="宋体" w:hAnsi="宋体" w:cs="瀹嬩綋"/>
          <w:kern w:val="0"/>
          <w:sz w:val="24"/>
          <w:szCs w:val="24"/>
          <w:vertAlign w:val="superscript"/>
        </w:rPr>
        <w:t>[</w:t>
      </w:r>
      <w:r w:rsidR="002C70A4" w:rsidRPr="00884B79">
        <w:rPr>
          <w:rFonts w:ascii="宋体" w:eastAsia="宋体" w:hAnsi="宋体" w:cs="瀹嬩綋"/>
          <w:kern w:val="0"/>
          <w:sz w:val="24"/>
          <w:szCs w:val="24"/>
          <w:vertAlign w:val="superscript"/>
        </w:rPr>
        <w:t>34</w:t>
      </w:r>
      <w:r w:rsidR="00BA4809" w:rsidRPr="00884B79">
        <w:rPr>
          <w:rFonts w:ascii="宋体" w:eastAsia="宋体" w:hAnsi="宋体" w:cs="瀹嬩綋"/>
          <w:kern w:val="0"/>
          <w:sz w:val="24"/>
          <w:szCs w:val="24"/>
          <w:vertAlign w:val="superscript"/>
        </w:rPr>
        <w:t>]</w:t>
      </w:r>
      <w:r w:rsidR="004D65C1">
        <w:rPr>
          <w:rFonts w:ascii="宋体" w:eastAsia="宋体" w:hAnsi="宋体" w:cs="瀹嬩綋" w:hint="eastAsia"/>
          <w:kern w:val="0"/>
          <w:sz w:val="24"/>
          <w:szCs w:val="24"/>
        </w:rPr>
        <w:t>）</w:t>
      </w:r>
      <w:r w:rsidR="00BA4809">
        <w:rPr>
          <w:rFonts w:ascii="宋体" w:eastAsia="宋体" w:hAnsi="宋体" w:cs="瀹嬩綋" w:hint="eastAsia"/>
          <w:kern w:val="0"/>
          <w:sz w:val="24"/>
          <w:szCs w:val="24"/>
        </w:rPr>
        <w:t>，</w:t>
      </w:r>
      <w:r w:rsidR="006E3767">
        <w:rPr>
          <w:rFonts w:ascii="宋体" w:eastAsia="宋体" w:hAnsi="宋体" w:cs="瀹嬩綋" w:hint="eastAsia"/>
          <w:kern w:val="0"/>
          <w:sz w:val="24"/>
          <w:szCs w:val="24"/>
        </w:rPr>
        <w:t>概要介绍如下：</w:t>
      </w:r>
    </w:p>
    <w:p w:rsidR="007501D2" w:rsidRDefault="007501D2" w:rsidP="007501D2">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NeuACF，</w:t>
      </w:r>
      <w:r w:rsidR="00B13F9C">
        <w:rPr>
          <w:rFonts w:ascii="宋体" w:eastAsia="宋体" w:hAnsi="宋体" w:cs="瀹嬩綋" w:hint="eastAsia"/>
          <w:kern w:val="0"/>
          <w:sz w:val="24"/>
          <w:szCs w:val="24"/>
        </w:rPr>
        <w:t>将推荐系统建模为异质信息网络，利用元路径</w:t>
      </w:r>
      <w:r w:rsidR="00C1430B">
        <w:rPr>
          <w:rFonts w:ascii="宋体" w:eastAsia="宋体" w:hAnsi="宋体" w:cs="瀹嬩綋" w:hint="eastAsia"/>
          <w:kern w:val="0"/>
          <w:sz w:val="24"/>
          <w:szCs w:val="24"/>
        </w:rPr>
        <w:t>捕捉</w:t>
      </w:r>
      <w:r w:rsidR="00B13F9C">
        <w:rPr>
          <w:rFonts w:ascii="宋体" w:eastAsia="宋体" w:hAnsi="宋体" w:cs="瀹嬩綋" w:hint="eastAsia"/>
          <w:kern w:val="0"/>
          <w:sz w:val="24"/>
          <w:szCs w:val="24"/>
        </w:rPr>
        <w:t>用户和物品不同</w:t>
      </w:r>
      <w:proofErr w:type="gramStart"/>
      <w:r w:rsidR="00B13F9C">
        <w:rPr>
          <w:rFonts w:ascii="宋体" w:eastAsia="宋体" w:hAnsi="宋体" w:cs="瀹嬩綋" w:hint="eastAsia"/>
          <w:kern w:val="0"/>
          <w:sz w:val="24"/>
          <w:szCs w:val="24"/>
        </w:rPr>
        <w:t>方面级隐</w:t>
      </w:r>
      <w:proofErr w:type="gramEnd"/>
      <w:r w:rsidR="00B13F9C">
        <w:rPr>
          <w:rFonts w:ascii="宋体" w:eastAsia="宋体" w:hAnsi="宋体" w:cs="瀹嬩綋" w:hint="eastAsia"/>
          <w:kern w:val="0"/>
          <w:sz w:val="24"/>
          <w:szCs w:val="24"/>
        </w:rPr>
        <w:t>因子，</w:t>
      </w:r>
      <w:r w:rsidR="00C1430B">
        <w:rPr>
          <w:rFonts w:ascii="宋体" w:eastAsia="宋体" w:hAnsi="宋体" w:cs="瀹嬩綋" w:hint="eastAsia"/>
          <w:kern w:val="0"/>
          <w:sz w:val="24"/>
          <w:szCs w:val="24"/>
        </w:rPr>
        <w:t>并</w:t>
      </w:r>
      <w:r w:rsidR="005355E6">
        <w:rPr>
          <w:rFonts w:ascii="宋体" w:eastAsia="宋体" w:hAnsi="宋体" w:cs="瀹嬩綋" w:hint="eastAsia"/>
          <w:kern w:val="0"/>
          <w:sz w:val="24"/>
          <w:szCs w:val="24"/>
        </w:rPr>
        <w:t>实现</w:t>
      </w:r>
      <w:r w:rsidR="00B13F9C">
        <w:rPr>
          <w:rFonts w:ascii="宋体" w:eastAsia="宋体" w:hAnsi="宋体" w:cs="瀹嬩綋" w:hint="eastAsia"/>
          <w:kern w:val="0"/>
          <w:sz w:val="24"/>
          <w:szCs w:val="24"/>
        </w:rPr>
        <w:t>高效融合。</w:t>
      </w:r>
    </w:p>
    <w:p w:rsidR="006E3767" w:rsidRDefault="006E3767" w:rsidP="00884B79">
      <w:pPr>
        <w:autoSpaceDE w:val="0"/>
        <w:autoSpaceDN w:val="0"/>
        <w:adjustRightInd w:val="0"/>
        <w:spacing w:line="288" w:lineRule="auto"/>
        <w:rPr>
          <w:rFonts w:ascii="宋体" w:eastAsia="宋体" w:hAnsi="宋体" w:cs="瀹嬩綋"/>
          <w:kern w:val="0"/>
          <w:sz w:val="24"/>
          <w:szCs w:val="24"/>
        </w:rPr>
      </w:pPr>
      <w:r w:rsidRPr="006E3767">
        <w:rPr>
          <w:rFonts w:ascii="宋体" w:eastAsia="宋体" w:hAnsi="宋体" w:cs="瀹嬩綋" w:hint="eastAsia"/>
          <w:kern w:val="0"/>
          <w:sz w:val="24"/>
          <w:szCs w:val="24"/>
        </w:rPr>
        <w:t>ItemPop</w:t>
      </w:r>
      <w:r>
        <w:rPr>
          <w:rFonts w:ascii="宋体" w:eastAsia="宋体" w:hAnsi="宋体" w:cs="瀹嬩綋" w:hint="eastAsia"/>
          <w:kern w:val="0"/>
          <w:sz w:val="24"/>
          <w:szCs w:val="24"/>
        </w:rPr>
        <w:t>，物品按照受欢迎程度，即与所有用户的交互总次数</w:t>
      </w:r>
      <w:r w:rsidR="00167C87">
        <w:rPr>
          <w:rFonts w:ascii="宋体" w:eastAsia="宋体" w:hAnsi="宋体" w:cs="瀹嬩綋" w:hint="eastAsia"/>
          <w:kern w:val="0"/>
          <w:sz w:val="24"/>
          <w:szCs w:val="24"/>
        </w:rPr>
        <w:t>，排序推荐</w:t>
      </w:r>
      <w:r>
        <w:rPr>
          <w:rFonts w:ascii="宋体" w:eastAsia="宋体" w:hAnsi="宋体" w:cs="瀹嬩綋" w:hint="eastAsia"/>
          <w:kern w:val="0"/>
          <w:sz w:val="24"/>
          <w:szCs w:val="24"/>
        </w:rPr>
        <w:t>。</w:t>
      </w:r>
      <w:r w:rsidRPr="006E3767">
        <w:rPr>
          <w:rFonts w:ascii="宋体" w:eastAsia="宋体" w:hAnsi="宋体" w:cs="瀹嬩綋" w:hint="eastAsia"/>
          <w:kern w:val="0"/>
          <w:sz w:val="24"/>
          <w:szCs w:val="24"/>
        </w:rPr>
        <w:t xml:space="preserve"> </w:t>
      </w:r>
    </w:p>
    <w:p w:rsidR="00392361" w:rsidRDefault="006E3767" w:rsidP="00884B79">
      <w:pPr>
        <w:autoSpaceDE w:val="0"/>
        <w:autoSpaceDN w:val="0"/>
        <w:adjustRightInd w:val="0"/>
        <w:spacing w:line="288" w:lineRule="auto"/>
        <w:rPr>
          <w:rFonts w:ascii="宋体" w:eastAsia="宋体" w:hAnsi="宋体" w:cs="瀹嬩綋"/>
          <w:kern w:val="0"/>
          <w:sz w:val="24"/>
          <w:szCs w:val="24"/>
        </w:rPr>
      </w:pPr>
      <w:r w:rsidRPr="006E3767">
        <w:rPr>
          <w:rFonts w:ascii="宋体" w:eastAsia="宋体" w:hAnsi="宋体" w:cs="瀹嬩綋" w:hint="eastAsia"/>
          <w:kern w:val="0"/>
          <w:sz w:val="24"/>
          <w:szCs w:val="24"/>
        </w:rPr>
        <w:t>ItemKNN</w:t>
      </w:r>
      <w:r>
        <w:rPr>
          <w:rFonts w:ascii="宋体" w:eastAsia="宋体" w:hAnsi="宋体" w:cs="瀹嬩綋" w:hint="eastAsia"/>
          <w:kern w:val="0"/>
          <w:sz w:val="24"/>
          <w:szCs w:val="24"/>
        </w:rPr>
        <w:t>，基于物品的标准协同过滤方法。</w:t>
      </w:r>
    </w:p>
    <w:p w:rsidR="002C70A4" w:rsidRDefault="002C70A4" w:rsidP="00884B79">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M</w:t>
      </w:r>
      <w:r>
        <w:rPr>
          <w:rFonts w:ascii="宋体" w:eastAsia="宋体" w:hAnsi="宋体" w:cs="瀹嬩綋"/>
          <w:kern w:val="0"/>
          <w:sz w:val="24"/>
          <w:szCs w:val="24"/>
        </w:rPr>
        <w:t>F,</w:t>
      </w:r>
      <w:r w:rsidRPr="002C70A4">
        <w:rPr>
          <w:rFonts w:hint="eastAsia"/>
        </w:rPr>
        <w:t xml:space="preserve"> </w:t>
      </w:r>
      <w:r>
        <w:rPr>
          <w:rFonts w:ascii="宋体" w:eastAsia="宋体" w:hAnsi="宋体" w:cs="瀹嬩綋" w:hint="eastAsia"/>
          <w:kern w:val="0"/>
          <w:sz w:val="24"/>
          <w:szCs w:val="24"/>
        </w:rPr>
        <w:t>矩阵分解</w:t>
      </w:r>
      <w:r w:rsidR="00C1430B">
        <w:rPr>
          <w:rFonts w:ascii="宋体" w:eastAsia="宋体" w:hAnsi="宋体" w:cs="瀹嬩綋" w:hint="eastAsia"/>
          <w:kern w:val="0"/>
          <w:sz w:val="24"/>
          <w:szCs w:val="24"/>
        </w:rPr>
        <w:t>框架中</w:t>
      </w:r>
      <w:r w:rsidR="007100DE">
        <w:rPr>
          <w:rFonts w:ascii="宋体" w:eastAsia="宋体" w:hAnsi="宋体" w:cs="瀹嬩綋" w:hint="eastAsia"/>
          <w:kern w:val="0"/>
          <w:sz w:val="24"/>
          <w:szCs w:val="24"/>
        </w:rPr>
        <w:t>最具有</w:t>
      </w:r>
      <w:r>
        <w:rPr>
          <w:rFonts w:ascii="宋体" w:eastAsia="宋体" w:hAnsi="宋体" w:cs="瀹嬩綋" w:hint="eastAsia"/>
          <w:kern w:val="0"/>
          <w:sz w:val="24"/>
          <w:szCs w:val="24"/>
        </w:rPr>
        <w:t>代表性的隐</w:t>
      </w:r>
      <w:r w:rsidRPr="002C70A4">
        <w:rPr>
          <w:rFonts w:ascii="宋体" w:eastAsia="宋体" w:hAnsi="宋体" w:cs="瀹嬩綋" w:hint="eastAsia"/>
          <w:kern w:val="0"/>
          <w:sz w:val="24"/>
          <w:szCs w:val="24"/>
        </w:rPr>
        <w:t>因子模型。</w:t>
      </w:r>
    </w:p>
    <w:p w:rsidR="002C70A4" w:rsidRDefault="002C70A4" w:rsidP="00884B79">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kern w:val="0"/>
          <w:sz w:val="24"/>
          <w:szCs w:val="24"/>
        </w:rPr>
        <w:t>eALS</w:t>
      </w:r>
      <w:r>
        <w:rPr>
          <w:rFonts w:ascii="宋体" w:eastAsia="宋体" w:hAnsi="宋体" w:cs="瀹嬩綋" w:hint="eastAsia"/>
          <w:kern w:val="0"/>
          <w:sz w:val="24"/>
          <w:szCs w:val="24"/>
        </w:rPr>
        <w:t>，用于推荐的矩阵分解算法，基于element-wise</w:t>
      </w:r>
      <w:r w:rsidR="00633838">
        <w:rPr>
          <w:rFonts w:ascii="宋体" w:eastAsia="宋体" w:hAnsi="宋体" w:cs="瀹嬩綋" w:hint="eastAsia"/>
          <w:kern w:val="0"/>
          <w:sz w:val="24"/>
          <w:szCs w:val="24"/>
        </w:rPr>
        <w:t>交替最小二乘技术，有效优化具有可变加权</w:t>
      </w:r>
      <w:r w:rsidR="00842830">
        <w:rPr>
          <w:rFonts w:ascii="宋体" w:eastAsia="宋体" w:hAnsi="宋体" w:cs="瀹嬩綋" w:hint="eastAsia"/>
          <w:kern w:val="0"/>
          <w:sz w:val="24"/>
          <w:szCs w:val="24"/>
        </w:rPr>
        <w:t>缺失</w:t>
      </w:r>
      <w:r w:rsidR="00633838">
        <w:rPr>
          <w:rFonts w:ascii="宋体" w:eastAsia="宋体" w:hAnsi="宋体" w:cs="瀹嬩綋" w:hint="eastAsia"/>
          <w:kern w:val="0"/>
          <w:sz w:val="24"/>
          <w:szCs w:val="24"/>
        </w:rPr>
        <w:t>数据的矩阵分解模型。</w:t>
      </w:r>
    </w:p>
    <w:p w:rsidR="00633838" w:rsidRDefault="00633838" w:rsidP="00884B79">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BPR，利用贝叶斯后验估计，实现个性化排序，并进一步使用pair</w:t>
      </w:r>
      <w:r>
        <w:rPr>
          <w:rFonts w:ascii="宋体" w:eastAsia="宋体" w:hAnsi="宋体" w:cs="瀹嬩綋"/>
          <w:kern w:val="0"/>
          <w:sz w:val="24"/>
          <w:szCs w:val="24"/>
        </w:rPr>
        <w:t>-wise</w:t>
      </w:r>
      <w:r>
        <w:rPr>
          <w:rFonts w:ascii="宋体" w:eastAsia="宋体" w:hAnsi="宋体" w:cs="瀹嬩綋" w:hint="eastAsia"/>
          <w:kern w:val="0"/>
          <w:sz w:val="24"/>
          <w:szCs w:val="24"/>
        </w:rPr>
        <w:t>损失函数优化矩阵分解模型。</w:t>
      </w:r>
    </w:p>
    <w:p w:rsidR="00F21536" w:rsidRDefault="00482383" w:rsidP="00884B79">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kern w:val="0"/>
          <w:sz w:val="24"/>
          <w:szCs w:val="24"/>
        </w:rPr>
        <w:t>DMF</w:t>
      </w:r>
      <w:r w:rsidR="00DA0D5B">
        <w:rPr>
          <w:rFonts w:ascii="宋体" w:eastAsia="宋体" w:hAnsi="宋体" w:cs="瀹嬩綋" w:hint="eastAsia"/>
          <w:kern w:val="0"/>
          <w:sz w:val="24"/>
          <w:szCs w:val="24"/>
        </w:rPr>
        <w:t>，</w:t>
      </w:r>
      <w:r w:rsidR="00167C87">
        <w:rPr>
          <w:rFonts w:ascii="宋体" w:eastAsia="宋体" w:hAnsi="宋体" w:cs="瀹嬩綋" w:hint="eastAsia"/>
          <w:kern w:val="0"/>
          <w:sz w:val="24"/>
          <w:szCs w:val="24"/>
        </w:rPr>
        <w:t>利用</w:t>
      </w:r>
      <w:r>
        <w:rPr>
          <w:rFonts w:ascii="宋体" w:eastAsia="宋体" w:hAnsi="宋体" w:cs="瀹嬩綋" w:hint="eastAsia"/>
          <w:kern w:val="0"/>
          <w:sz w:val="24"/>
          <w:szCs w:val="24"/>
        </w:rPr>
        <w:t>深度神经网络的矩阵分解模型，将用户和物品映射到共同的低维向量空间。</w:t>
      </w:r>
    </w:p>
    <w:p w:rsidR="00D2674F" w:rsidRDefault="00D2674F" w:rsidP="00884B79">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NCF，基于神经网络的协同过滤算法，</w:t>
      </w:r>
      <w:r w:rsidR="00A54F1E">
        <w:rPr>
          <w:rFonts w:ascii="宋体" w:eastAsia="宋体" w:hAnsi="宋体" w:cs="瀹嬩綋" w:hint="eastAsia"/>
          <w:kern w:val="0"/>
          <w:sz w:val="24"/>
          <w:szCs w:val="24"/>
        </w:rPr>
        <w:t>结合了矩阵分解的线性和深度神经网络的非线性，用于对用户-物品</w:t>
      </w:r>
      <w:proofErr w:type="gramStart"/>
      <w:r w:rsidR="00A54F1E">
        <w:rPr>
          <w:rFonts w:ascii="宋体" w:eastAsia="宋体" w:hAnsi="宋体" w:cs="瀹嬩綋" w:hint="eastAsia"/>
          <w:kern w:val="0"/>
          <w:sz w:val="24"/>
          <w:szCs w:val="24"/>
        </w:rPr>
        <w:t>隐</w:t>
      </w:r>
      <w:proofErr w:type="gramEnd"/>
      <w:r w:rsidR="00A54F1E">
        <w:rPr>
          <w:rFonts w:ascii="宋体" w:eastAsia="宋体" w:hAnsi="宋体" w:cs="瀹嬩綋" w:hint="eastAsia"/>
          <w:kern w:val="0"/>
          <w:sz w:val="24"/>
          <w:szCs w:val="24"/>
        </w:rPr>
        <w:t>结构进行建模。</w:t>
      </w:r>
    </w:p>
    <w:p w:rsidR="00392361" w:rsidRPr="00B031F9" w:rsidRDefault="00392361" w:rsidP="00392361">
      <w:pPr>
        <w:pStyle w:val="3"/>
        <w:ind w:firstLine="482"/>
        <w:rPr>
          <w:rFonts w:ascii="黑体" w:hAnsi="黑体"/>
        </w:rPr>
      </w:pPr>
      <w:bookmarkStart w:id="39" w:name="_Toc9434819"/>
      <w:r>
        <w:rPr>
          <w:rFonts w:ascii="黑体" w:hAnsi="黑体" w:hint="eastAsia"/>
        </w:rPr>
        <w:t>4.1.</w:t>
      </w:r>
      <w:r>
        <w:rPr>
          <w:rFonts w:ascii="黑体" w:hAnsi="黑体"/>
        </w:rPr>
        <w:t>4</w:t>
      </w:r>
      <w:r w:rsidRPr="00B031F9">
        <w:rPr>
          <w:rFonts w:ascii="黑体" w:hAnsi="黑体" w:hint="eastAsia"/>
        </w:rPr>
        <w:t xml:space="preserve"> </w:t>
      </w:r>
      <w:r>
        <w:rPr>
          <w:rFonts w:ascii="黑体" w:hAnsi="黑体"/>
        </w:rPr>
        <w:t xml:space="preserve"> </w:t>
      </w:r>
      <w:r>
        <w:rPr>
          <w:rFonts w:ascii="黑体" w:hAnsi="黑体" w:hint="eastAsia"/>
        </w:rPr>
        <w:t>实现细节</w:t>
      </w:r>
      <w:bookmarkEnd w:id="39"/>
    </w:p>
    <w:p w:rsidR="00392361" w:rsidRDefault="00941AEA" w:rsidP="00CC0F45">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本文基于TensorFlow</w:t>
      </w:r>
      <w:r w:rsidR="00E8693D">
        <w:rPr>
          <w:rFonts w:ascii="宋体" w:eastAsia="宋体" w:hAnsi="宋体" w:cs="瀹嬩綋" w:hint="eastAsia"/>
          <w:kern w:val="0"/>
          <w:sz w:val="24"/>
          <w:szCs w:val="24"/>
        </w:rPr>
        <w:t>深度学习框架</w:t>
      </w:r>
      <w:r>
        <w:rPr>
          <w:rFonts w:ascii="宋体" w:eastAsia="宋体" w:hAnsi="宋体" w:cs="瀹嬩綋" w:hint="eastAsia"/>
          <w:kern w:val="0"/>
          <w:sz w:val="24"/>
          <w:szCs w:val="24"/>
        </w:rPr>
        <w:t>实现所提模型，并对所有数据集，调节相应</w:t>
      </w:r>
      <w:r w:rsidRPr="00941AEA">
        <w:rPr>
          <w:rFonts w:ascii="宋体" w:eastAsia="宋体" w:hAnsi="宋体" w:cs="瀹嬩綋" w:hint="eastAsia"/>
          <w:kern w:val="0"/>
          <w:sz w:val="24"/>
          <w:szCs w:val="24"/>
        </w:rPr>
        <w:t>超参数</w:t>
      </w:r>
      <w:r>
        <w:rPr>
          <w:rFonts w:ascii="宋体" w:eastAsia="宋体" w:hAnsi="宋体" w:cs="瀹嬩綋" w:hint="eastAsia"/>
          <w:kern w:val="0"/>
          <w:sz w:val="24"/>
          <w:szCs w:val="24"/>
        </w:rPr>
        <w:t>，</w:t>
      </w:r>
      <w:r w:rsidR="00E8693D">
        <w:rPr>
          <w:rFonts w:ascii="宋体" w:eastAsia="宋体" w:hAnsi="宋体" w:cs="瀹嬩綋" w:hint="eastAsia"/>
          <w:kern w:val="0"/>
          <w:sz w:val="24"/>
          <w:szCs w:val="24"/>
        </w:rPr>
        <w:t>使得模型</w:t>
      </w:r>
      <w:r>
        <w:rPr>
          <w:rFonts w:ascii="宋体" w:eastAsia="宋体" w:hAnsi="宋体" w:cs="瀹嬩綋" w:hint="eastAsia"/>
          <w:kern w:val="0"/>
          <w:sz w:val="24"/>
          <w:szCs w:val="24"/>
        </w:rPr>
        <w:t>达到最佳效果</w:t>
      </w:r>
      <w:r w:rsidRPr="00941AEA">
        <w:rPr>
          <w:rFonts w:ascii="宋体" w:eastAsia="宋体" w:hAnsi="宋体" w:cs="瀹嬩綋" w:hint="eastAsia"/>
          <w:kern w:val="0"/>
          <w:sz w:val="24"/>
          <w:szCs w:val="24"/>
        </w:rPr>
        <w:t>。</w:t>
      </w:r>
      <w:r>
        <w:rPr>
          <w:rFonts w:ascii="宋体" w:eastAsia="宋体" w:hAnsi="宋体" w:cs="瀹嬩綋" w:hint="eastAsia"/>
          <w:kern w:val="0"/>
          <w:sz w:val="24"/>
          <w:szCs w:val="24"/>
        </w:rPr>
        <w:t>对于神经网络，</w:t>
      </w:r>
      <w:r w:rsidRPr="00941AEA">
        <w:rPr>
          <w:rFonts w:ascii="宋体" w:eastAsia="宋体" w:hAnsi="宋体" w:cs="瀹嬩綋" w:hint="eastAsia"/>
          <w:kern w:val="0"/>
          <w:sz w:val="24"/>
          <w:szCs w:val="24"/>
        </w:rPr>
        <w:t>MLP</w:t>
      </w:r>
      <w:r>
        <w:rPr>
          <w:rFonts w:ascii="宋体" w:eastAsia="宋体" w:hAnsi="宋体" w:cs="瀹嬩綋" w:hint="eastAsia"/>
          <w:kern w:val="0"/>
          <w:sz w:val="24"/>
          <w:szCs w:val="24"/>
        </w:rPr>
        <w:t>层数</w:t>
      </w:r>
      <w:r w:rsidR="00E8693D">
        <w:rPr>
          <w:rFonts w:ascii="宋体" w:eastAsia="宋体" w:hAnsi="宋体" w:cs="瀹嬩綋" w:hint="eastAsia"/>
          <w:kern w:val="0"/>
          <w:sz w:val="24"/>
          <w:szCs w:val="24"/>
        </w:rPr>
        <w:t>在集合</w:t>
      </w:r>
      <m:oMath>
        <m:r>
          <m:rPr>
            <m:sty m:val="p"/>
          </m:rPr>
          <w:rPr>
            <w:rFonts w:ascii="Cambria Math" w:eastAsia="宋体" w:hAnsi="Cambria Math" w:cs="瀹嬩綋"/>
            <w:kern w:val="0"/>
            <w:sz w:val="24"/>
            <w:szCs w:val="24"/>
          </w:rPr>
          <m:t>{2, 3, 4}</m:t>
        </m:r>
      </m:oMath>
      <w:r w:rsidR="00E8693D">
        <w:rPr>
          <w:rFonts w:ascii="宋体" w:eastAsia="宋体" w:hAnsi="宋体" w:cs="瀹嬩綋" w:hint="eastAsia"/>
          <w:kern w:val="0"/>
          <w:sz w:val="24"/>
          <w:szCs w:val="24"/>
        </w:rPr>
        <w:t>中调节</w:t>
      </w:r>
      <w:r w:rsidRPr="00941AEA">
        <w:rPr>
          <w:rFonts w:ascii="宋体" w:eastAsia="宋体" w:hAnsi="宋体" w:cs="瀹嬩綋" w:hint="eastAsia"/>
          <w:kern w:val="0"/>
          <w:sz w:val="24"/>
          <w:szCs w:val="24"/>
        </w:rPr>
        <w:t>，每个隐藏层具有600</w:t>
      </w:r>
      <w:r w:rsidR="00E8693D">
        <w:rPr>
          <w:rFonts w:ascii="宋体" w:eastAsia="宋体" w:hAnsi="宋体" w:cs="瀹嬩綋" w:hint="eastAsia"/>
          <w:kern w:val="0"/>
          <w:sz w:val="24"/>
          <w:szCs w:val="24"/>
        </w:rPr>
        <w:t>个隐藏单元。</w:t>
      </w:r>
      <w:r>
        <w:rPr>
          <w:rFonts w:ascii="宋体" w:eastAsia="宋体" w:hAnsi="宋体" w:cs="瀹嬩綋" w:hint="eastAsia"/>
          <w:kern w:val="0"/>
          <w:sz w:val="24"/>
          <w:szCs w:val="24"/>
        </w:rPr>
        <w:t>潜在因子</w:t>
      </w:r>
      <w:r w:rsidRPr="00941AEA">
        <w:rPr>
          <w:rFonts w:ascii="宋体" w:eastAsia="宋体" w:hAnsi="宋体" w:cs="瀹嬩綋" w:hint="eastAsia"/>
          <w:kern w:val="0"/>
          <w:sz w:val="24"/>
          <w:szCs w:val="24"/>
        </w:rPr>
        <w:t>维数</w:t>
      </w:r>
      <w:r w:rsidR="00E8693D">
        <w:rPr>
          <w:rFonts w:ascii="宋体" w:eastAsia="宋体" w:hAnsi="宋体" w:cs="瀹嬩綋" w:hint="eastAsia"/>
          <w:kern w:val="0"/>
          <w:sz w:val="24"/>
          <w:szCs w:val="24"/>
        </w:rPr>
        <w:t>在集合</w:t>
      </w:r>
      <m:oMath>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16, 32, 64, 128</m:t>
        </m:r>
        <m:r>
          <m:rPr>
            <m:sty m:val="p"/>
          </m:rPr>
          <w:rPr>
            <w:rFonts w:ascii="Cambria Math" w:eastAsia="宋体" w:hAnsi="Cambria Math" w:cs="瀹嬩綋" w:hint="eastAsia"/>
            <w:kern w:val="0"/>
            <w:sz w:val="24"/>
            <w:szCs w:val="24"/>
          </w:rPr>
          <m:t>}</m:t>
        </m:r>
      </m:oMath>
      <w:r w:rsidR="00E8693D">
        <w:rPr>
          <w:rFonts w:ascii="宋体" w:eastAsia="宋体" w:hAnsi="宋体" w:cs="瀹嬩綋" w:hint="eastAsia"/>
          <w:kern w:val="0"/>
          <w:sz w:val="24"/>
          <w:szCs w:val="24"/>
        </w:rPr>
        <w:t>中调节</w:t>
      </w:r>
      <w:r>
        <w:rPr>
          <w:rFonts w:ascii="宋体" w:eastAsia="宋体" w:hAnsi="宋体" w:cs="瀹嬩綋" w:hint="eastAsia"/>
          <w:kern w:val="0"/>
          <w:sz w:val="24"/>
          <w:szCs w:val="24"/>
        </w:rPr>
        <w:t>。</w:t>
      </w:r>
      <w:r w:rsidR="00E8693D">
        <w:rPr>
          <w:rFonts w:ascii="宋体" w:eastAsia="宋体" w:hAnsi="宋体" w:cs="瀹嬩綋" w:hint="eastAsia"/>
          <w:kern w:val="0"/>
          <w:sz w:val="24"/>
          <w:szCs w:val="24"/>
        </w:rPr>
        <w:t>batch大小在集合</w:t>
      </w:r>
      <m:oMath>
        <m:r>
          <m:rPr>
            <m:sty m:val="p"/>
          </m:rPr>
          <w:rPr>
            <w:rFonts w:ascii="Cambria Math" w:eastAsia="宋体" w:hAnsi="Cambria Math" w:cs="瀹嬩綋"/>
            <w:kern w:val="0"/>
            <w:sz w:val="24"/>
            <w:szCs w:val="24"/>
          </w:rPr>
          <m:t>{512, 1024}</m:t>
        </m:r>
      </m:oMath>
      <w:r w:rsidR="00E8693D">
        <w:rPr>
          <w:rFonts w:ascii="宋体" w:eastAsia="宋体" w:hAnsi="宋体" w:cs="瀹嬩綋" w:hint="eastAsia"/>
          <w:kern w:val="0"/>
          <w:sz w:val="24"/>
          <w:szCs w:val="24"/>
        </w:rPr>
        <w:t>中调节，学习率在集合</w:t>
      </w:r>
      <m:oMath>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0.00005, 0.0001</m:t>
        </m:r>
        <m:r>
          <m:rPr>
            <m:sty m:val="p"/>
          </m:rPr>
          <w:rPr>
            <w:rFonts w:ascii="Cambria Math" w:eastAsia="宋体" w:hAnsi="Cambria Math" w:cs="瀹嬩綋" w:hint="eastAsia"/>
            <w:kern w:val="0"/>
            <w:sz w:val="24"/>
            <w:szCs w:val="24"/>
          </w:rPr>
          <m:t>}</m:t>
        </m:r>
      </m:oMath>
      <w:r w:rsidR="00E8693D">
        <w:rPr>
          <w:rFonts w:ascii="宋体" w:eastAsia="宋体" w:hAnsi="宋体" w:cs="瀹嬩綋" w:hint="eastAsia"/>
          <w:kern w:val="0"/>
          <w:sz w:val="24"/>
          <w:szCs w:val="24"/>
        </w:rPr>
        <w:t>中调节</w:t>
      </w:r>
      <w:r w:rsidR="00E8693D" w:rsidRPr="00941AEA">
        <w:rPr>
          <w:rFonts w:ascii="宋体" w:eastAsia="宋体" w:hAnsi="宋体" w:cs="瀹嬩綋" w:hint="eastAsia"/>
          <w:kern w:val="0"/>
          <w:sz w:val="24"/>
          <w:szCs w:val="24"/>
        </w:rPr>
        <w:t>。</w:t>
      </w:r>
      <w:r w:rsidR="00E8693D">
        <w:rPr>
          <w:rFonts w:ascii="宋体" w:eastAsia="宋体" w:hAnsi="宋体" w:cs="瀹嬩綋" w:hint="eastAsia"/>
          <w:kern w:val="0"/>
          <w:sz w:val="24"/>
          <w:szCs w:val="24"/>
        </w:rPr>
        <w:t>在训练模型时，对于每个正样本，负采样的负样本数量在集合</w:t>
      </w:r>
      <m:oMath>
        <m:d>
          <m:dPr>
            <m:begChr m:val="{"/>
            <m:endChr m:val="}"/>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2, 10, 12</m:t>
            </m:r>
          </m:e>
        </m:d>
      </m:oMath>
      <w:r w:rsidR="00E8693D">
        <w:rPr>
          <w:rFonts w:ascii="宋体" w:eastAsia="宋体" w:hAnsi="宋体" w:cs="瀹嬩綋" w:hint="eastAsia"/>
          <w:kern w:val="0"/>
          <w:sz w:val="24"/>
          <w:szCs w:val="24"/>
        </w:rPr>
        <w:t>中调节,且度量中的margin在集合</w:t>
      </w:r>
      <m:oMath>
        <m:r>
          <m:rPr>
            <m:sty m:val="p"/>
          </m:rPr>
          <w:rPr>
            <w:rFonts w:ascii="Cambria Math" w:eastAsia="宋体" w:hAnsi="Cambria Math" w:cs="瀹嬩綋"/>
            <w:kern w:val="0"/>
            <w:sz w:val="24"/>
            <w:szCs w:val="24"/>
          </w:rPr>
          <m:t>{0.5, 1, 2}</m:t>
        </m:r>
      </m:oMath>
      <w:r w:rsidR="00E8693D">
        <w:rPr>
          <w:rFonts w:ascii="宋体" w:eastAsia="宋体" w:hAnsi="宋体" w:cs="瀹嬩綋" w:hint="eastAsia"/>
          <w:kern w:val="0"/>
          <w:sz w:val="24"/>
          <w:szCs w:val="24"/>
        </w:rPr>
        <w:t>中调节。模型</w:t>
      </w:r>
      <w:r w:rsidRPr="00941AEA">
        <w:rPr>
          <w:rFonts w:ascii="宋体" w:eastAsia="宋体" w:hAnsi="宋体" w:cs="瀹嬩綋" w:hint="eastAsia"/>
          <w:kern w:val="0"/>
          <w:sz w:val="24"/>
          <w:szCs w:val="24"/>
        </w:rPr>
        <w:t>用</w:t>
      </w:r>
      <w:r>
        <w:rPr>
          <w:rFonts w:ascii="宋体" w:eastAsia="宋体" w:hAnsi="宋体" w:cs="瀹嬩綋" w:hint="eastAsia"/>
          <w:kern w:val="0"/>
          <w:sz w:val="24"/>
          <w:szCs w:val="24"/>
        </w:rPr>
        <w:t>X</w:t>
      </w:r>
      <w:r w:rsidRPr="00941AEA">
        <w:rPr>
          <w:rFonts w:ascii="宋体" w:eastAsia="宋体" w:hAnsi="宋体" w:cs="瀹嬩綋" w:hint="eastAsia"/>
          <w:kern w:val="0"/>
          <w:sz w:val="24"/>
          <w:szCs w:val="24"/>
        </w:rPr>
        <w:t>avier初始化器随机初始化模型参数，并使用</w:t>
      </w:r>
      <w:r>
        <w:rPr>
          <w:rFonts w:ascii="宋体" w:eastAsia="宋体" w:hAnsi="宋体" w:cs="瀹嬩綋" w:hint="eastAsia"/>
          <w:kern w:val="0"/>
          <w:sz w:val="24"/>
          <w:szCs w:val="24"/>
        </w:rPr>
        <w:t>Adam</w:t>
      </w:r>
      <w:r w:rsidRPr="00941AEA">
        <w:rPr>
          <w:rFonts w:ascii="宋体" w:eastAsia="宋体" w:hAnsi="宋体" w:cs="瀹嬩綋" w:hint="eastAsia"/>
          <w:kern w:val="0"/>
          <w:sz w:val="24"/>
          <w:szCs w:val="24"/>
        </w:rPr>
        <w:t>作为优化器</w:t>
      </w:r>
      <w:r>
        <w:rPr>
          <w:rFonts w:ascii="宋体" w:eastAsia="宋体" w:hAnsi="宋体" w:cs="瀹嬩綋" w:hint="eastAsia"/>
          <w:kern w:val="0"/>
          <w:sz w:val="24"/>
          <w:szCs w:val="24"/>
        </w:rPr>
        <w:t>优化模型</w:t>
      </w:r>
      <w:r w:rsidRPr="00941AEA">
        <w:rPr>
          <w:rFonts w:ascii="宋体" w:eastAsia="宋体" w:hAnsi="宋体" w:cs="瀹嬩綋" w:hint="eastAsia"/>
          <w:kern w:val="0"/>
          <w:sz w:val="24"/>
          <w:szCs w:val="24"/>
        </w:rPr>
        <w:t>。表</w:t>
      </w:r>
      <w:r w:rsidR="00CC0F45">
        <w:rPr>
          <w:rFonts w:ascii="宋体" w:eastAsia="宋体" w:hAnsi="宋体" w:cs="瀹嬩綋" w:hint="eastAsia"/>
          <w:kern w:val="0"/>
          <w:sz w:val="24"/>
          <w:szCs w:val="24"/>
        </w:rPr>
        <w:t>4-</w:t>
      </w:r>
      <w:r w:rsidR="00CC0F45">
        <w:rPr>
          <w:rFonts w:ascii="宋体" w:eastAsia="宋体" w:hAnsi="宋体" w:cs="瀹嬩綋"/>
          <w:kern w:val="0"/>
          <w:sz w:val="24"/>
          <w:szCs w:val="24"/>
        </w:rPr>
        <w:t>2</w:t>
      </w:r>
      <w:r w:rsidR="008F3892">
        <w:rPr>
          <w:rFonts w:ascii="宋体" w:eastAsia="宋体" w:hAnsi="宋体" w:cs="瀹嬩綋" w:hint="eastAsia"/>
          <w:kern w:val="0"/>
          <w:sz w:val="24"/>
          <w:szCs w:val="24"/>
        </w:rPr>
        <w:t>说明</w:t>
      </w:r>
      <w:r w:rsidR="00E8693D">
        <w:rPr>
          <w:rFonts w:ascii="宋体" w:eastAsia="宋体" w:hAnsi="宋体" w:cs="瀹嬩綋" w:hint="eastAsia"/>
          <w:kern w:val="0"/>
          <w:sz w:val="24"/>
          <w:szCs w:val="24"/>
        </w:rPr>
        <w:t>了</w:t>
      </w:r>
      <w:r w:rsidR="008F3892">
        <w:rPr>
          <w:rFonts w:ascii="宋体" w:eastAsia="宋体" w:hAnsi="宋体" w:cs="瀹嬩綋" w:hint="eastAsia"/>
          <w:kern w:val="0"/>
          <w:sz w:val="24"/>
          <w:szCs w:val="24"/>
        </w:rPr>
        <w:t>实验中所用的</w:t>
      </w:r>
      <w:r w:rsidRPr="00941AEA">
        <w:rPr>
          <w:rFonts w:ascii="宋体" w:eastAsia="宋体" w:hAnsi="宋体" w:cs="瀹嬩綋" w:hint="eastAsia"/>
          <w:kern w:val="0"/>
          <w:sz w:val="24"/>
          <w:szCs w:val="24"/>
        </w:rPr>
        <w:t>元路径</w:t>
      </w:r>
      <w:r w:rsidR="00E8693D">
        <w:rPr>
          <w:rFonts w:ascii="宋体" w:eastAsia="宋体" w:hAnsi="宋体" w:cs="瀹嬩綋" w:hint="eastAsia"/>
          <w:kern w:val="0"/>
          <w:sz w:val="24"/>
          <w:szCs w:val="24"/>
        </w:rPr>
        <w:t>及相应方面</w:t>
      </w:r>
      <w:r w:rsidRPr="00941AEA">
        <w:rPr>
          <w:rFonts w:ascii="宋体" w:eastAsia="宋体" w:hAnsi="宋体" w:cs="瀹嬩綋" w:hint="eastAsia"/>
          <w:kern w:val="0"/>
          <w:sz w:val="24"/>
          <w:szCs w:val="24"/>
        </w:rPr>
        <w:t>。</w:t>
      </w:r>
      <w:r w:rsidR="008F3892">
        <w:rPr>
          <w:rFonts w:ascii="宋体" w:eastAsia="宋体" w:hAnsi="宋体" w:cs="瀹嬩綋" w:hint="eastAsia"/>
          <w:kern w:val="0"/>
          <w:sz w:val="24"/>
          <w:szCs w:val="24"/>
        </w:rPr>
        <w:t>与此同时，对于所有baselines，</w:t>
      </w:r>
      <w:r w:rsidRPr="00941AEA">
        <w:rPr>
          <w:rFonts w:ascii="宋体" w:eastAsia="宋体" w:hAnsi="宋体" w:cs="瀹嬩綋" w:hint="eastAsia"/>
          <w:kern w:val="0"/>
          <w:sz w:val="24"/>
          <w:szCs w:val="24"/>
        </w:rPr>
        <w:t>根据</w:t>
      </w:r>
      <w:r w:rsidR="008F3892">
        <w:rPr>
          <w:rFonts w:ascii="宋体" w:eastAsia="宋体" w:hAnsi="宋体" w:cs="瀹嬩綋" w:hint="eastAsia"/>
          <w:kern w:val="0"/>
          <w:sz w:val="24"/>
          <w:szCs w:val="24"/>
        </w:rPr>
        <w:t>相应</w:t>
      </w:r>
      <w:r w:rsidRPr="00941AEA">
        <w:rPr>
          <w:rFonts w:ascii="宋体" w:eastAsia="宋体" w:hAnsi="宋体" w:cs="瀹嬩綋" w:hint="eastAsia"/>
          <w:kern w:val="0"/>
          <w:sz w:val="24"/>
          <w:szCs w:val="24"/>
        </w:rPr>
        <w:t>文献</w:t>
      </w:r>
      <w:r w:rsidR="008F3892">
        <w:rPr>
          <w:rFonts w:ascii="宋体" w:eastAsia="宋体" w:hAnsi="宋体" w:cs="瀹嬩綋" w:hint="eastAsia"/>
          <w:kern w:val="0"/>
          <w:sz w:val="24"/>
          <w:szCs w:val="24"/>
        </w:rPr>
        <w:t>，设定其</w:t>
      </w:r>
      <w:r w:rsidRPr="00941AEA">
        <w:rPr>
          <w:rFonts w:ascii="宋体" w:eastAsia="宋体" w:hAnsi="宋体" w:cs="瀹嬩綋" w:hint="eastAsia"/>
          <w:kern w:val="0"/>
          <w:sz w:val="24"/>
          <w:szCs w:val="24"/>
        </w:rPr>
        <w:t>最佳参数。</w:t>
      </w:r>
    </w:p>
    <w:tbl>
      <w:tblPr>
        <w:tblStyle w:val="af2"/>
        <w:tblW w:w="0" w:type="auto"/>
        <w:tblLook w:val="04A0" w:firstRow="1" w:lastRow="0" w:firstColumn="1" w:lastColumn="0" w:noHBand="0" w:noVBand="1"/>
      </w:tblPr>
      <w:tblGrid>
        <w:gridCol w:w="2265"/>
        <w:gridCol w:w="2265"/>
        <w:gridCol w:w="2265"/>
        <w:gridCol w:w="2265"/>
      </w:tblGrid>
      <w:tr w:rsidR="00CC0F45" w:rsidTr="00CC0F45">
        <w:tc>
          <w:tcPr>
            <w:tcW w:w="2265" w:type="dxa"/>
            <w:vMerge w:val="restart"/>
            <w:vAlign w:val="center"/>
          </w:tcPr>
          <w:p w:rsidR="00CC0F45" w:rsidRPr="00CC0F45" w:rsidRDefault="00CC0F45" w:rsidP="00CC0F45">
            <w:pPr>
              <w:autoSpaceDE w:val="0"/>
              <w:autoSpaceDN w:val="0"/>
              <w:adjustRightInd w:val="0"/>
              <w:spacing w:line="288" w:lineRule="auto"/>
              <w:jc w:val="center"/>
              <w:rPr>
                <w:rFonts w:ascii="宋体" w:eastAsia="宋体" w:hAnsi="宋体" w:cs="瀹嬩綋"/>
                <w:b/>
                <w:kern w:val="0"/>
                <w:sz w:val="24"/>
                <w:szCs w:val="24"/>
              </w:rPr>
            </w:pPr>
            <w:r w:rsidRPr="00CC0F45">
              <w:rPr>
                <w:rFonts w:ascii="宋体" w:eastAsia="宋体" w:hAnsi="宋体" w:cs="瀹嬩綋" w:hint="eastAsia"/>
                <w:b/>
                <w:kern w:val="0"/>
                <w:sz w:val="24"/>
                <w:szCs w:val="24"/>
              </w:rPr>
              <w:t>数据集</w:t>
            </w:r>
          </w:p>
        </w:tc>
        <w:tc>
          <w:tcPr>
            <w:tcW w:w="2265" w:type="dxa"/>
            <w:vMerge w:val="restart"/>
            <w:vAlign w:val="center"/>
          </w:tcPr>
          <w:p w:rsidR="00CC0F45" w:rsidRPr="00CC0F45" w:rsidRDefault="00CC0F45" w:rsidP="00CC0F45">
            <w:pPr>
              <w:autoSpaceDE w:val="0"/>
              <w:autoSpaceDN w:val="0"/>
              <w:adjustRightInd w:val="0"/>
              <w:spacing w:line="288" w:lineRule="auto"/>
              <w:jc w:val="center"/>
              <w:rPr>
                <w:rFonts w:ascii="宋体" w:eastAsia="宋体" w:hAnsi="宋体" w:cs="瀹嬩綋"/>
                <w:b/>
                <w:kern w:val="0"/>
                <w:sz w:val="24"/>
                <w:szCs w:val="24"/>
              </w:rPr>
            </w:pPr>
            <w:r w:rsidRPr="00CC0F45">
              <w:rPr>
                <w:rFonts w:ascii="宋体" w:eastAsia="宋体" w:hAnsi="宋体" w:cs="瀹嬩綋" w:hint="eastAsia"/>
                <w:b/>
                <w:kern w:val="0"/>
                <w:sz w:val="24"/>
                <w:szCs w:val="24"/>
              </w:rPr>
              <w:t>方面</w:t>
            </w:r>
          </w:p>
        </w:tc>
        <w:tc>
          <w:tcPr>
            <w:tcW w:w="4530" w:type="dxa"/>
            <w:gridSpan w:val="2"/>
          </w:tcPr>
          <w:p w:rsidR="00CC0F45" w:rsidRPr="00CC0F45" w:rsidRDefault="00CC0F45" w:rsidP="00CC0F45">
            <w:pPr>
              <w:autoSpaceDE w:val="0"/>
              <w:autoSpaceDN w:val="0"/>
              <w:adjustRightInd w:val="0"/>
              <w:spacing w:line="288" w:lineRule="auto"/>
              <w:jc w:val="center"/>
              <w:rPr>
                <w:rFonts w:ascii="宋体" w:eastAsia="宋体" w:hAnsi="宋体" w:cs="瀹嬩綋"/>
                <w:b/>
                <w:kern w:val="0"/>
                <w:sz w:val="24"/>
                <w:szCs w:val="24"/>
              </w:rPr>
            </w:pPr>
            <w:r w:rsidRPr="00CC0F45">
              <w:rPr>
                <w:rFonts w:ascii="宋体" w:eastAsia="宋体" w:hAnsi="宋体" w:cs="瀹嬩綋" w:hint="eastAsia"/>
                <w:b/>
                <w:kern w:val="0"/>
                <w:sz w:val="24"/>
                <w:szCs w:val="24"/>
              </w:rPr>
              <w:t>元路径</w:t>
            </w:r>
          </w:p>
        </w:tc>
      </w:tr>
      <w:tr w:rsidR="00CC0F45" w:rsidTr="00CC0F45">
        <w:tc>
          <w:tcPr>
            <w:tcW w:w="2265" w:type="dxa"/>
            <w:vMerge/>
          </w:tcPr>
          <w:p w:rsidR="00CC0F45" w:rsidRDefault="00CC0F45" w:rsidP="00392361">
            <w:pPr>
              <w:autoSpaceDE w:val="0"/>
              <w:autoSpaceDN w:val="0"/>
              <w:adjustRightInd w:val="0"/>
              <w:spacing w:line="288" w:lineRule="auto"/>
              <w:rPr>
                <w:rFonts w:ascii="宋体" w:eastAsia="宋体" w:hAnsi="宋体" w:cs="瀹嬩綋"/>
                <w:kern w:val="0"/>
                <w:sz w:val="24"/>
                <w:szCs w:val="24"/>
              </w:rPr>
            </w:pPr>
          </w:p>
        </w:tc>
        <w:tc>
          <w:tcPr>
            <w:tcW w:w="2265" w:type="dxa"/>
            <w:vMerge/>
          </w:tcPr>
          <w:p w:rsidR="00CC0F45" w:rsidRDefault="00CC0F45" w:rsidP="00392361">
            <w:pPr>
              <w:autoSpaceDE w:val="0"/>
              <w:autoSpaceDN w:val="0"/>
              <w:adjustRightInd w:val="0"/>
              <w:spacing w:line="288" w:lineRule="auto"/>
              <w:rPr>
                <w:rFonts w:ascii="宋体" w:eastAsia="宋体" w:hAnsi="宋体" w:cs="瀹嬩綋"/>
                <w:kern w:val="0"/>
                <w:sz w:val="24"/>
                <w:szCs w:val="24"/>
              </w:rPr>
            </w:pPr>
          </w:p>
        </w:tc>
        <w:tc>
          <w:tcPr>
            <w:tcW w:w="2265" w:type="dxa"/>
          </w:tcPr>
          <w:p w:rsidR="00CC0F45" w:rsidRPr="00CC0F45" w:rsidRDefault="00CC0F45" w:rsidP="00CC0F45">
            <w:pPr>
              <w:autoSpaceDE w:val="0"/>
              <w:autoSpaceDN w:val="0"/>
              <w:adjustRightInd w:val="0"/>
              <w:spacing w:line="288" w:lineRule="auto"/>
              <w:jc w:val="center"/>
              <w:rPr>
                <w:rFonts w:ascii="宋体" w:eastAsia="宋体" w:hAnsi="宋体" w:cs="瀹嬩綋"/>
                <w:b/>
                <w:kern w:val="0"/>
                <w:sz w:val="24"/>
                <w:szCs w:val="24"/>
              </w:rPr>
            </w:pPr>
            <w:r w:rsidRPr="00CC0F45">
              <w:rPr>
                <w:rFonts w:ascii="宋体" w:eastAsia="宋体" w:hAnsi="宋体" w:cs="瀹嬩綋" w:hint="eastAsia"/>
                <w:b/>
                <w:kern w:val="0"/>
                <w:sz w:val="24"/>
                <w:szCs w:val="24"/>
              </w:rPr>
              <w:t>用户</w:t>
            </w:r>
          </w:p>
        </w:tc>
        <w:tc>
          <w:tcPr>
            <w:tcW w:w="2265" w:type="dxa"/>
          </w:tcPr>
          <w:p w:rsidR="00CC0F45" w:rsidRPr="00CC0F45" w:rsidRDefault="00CC0F45" w:rsidP="00CC0F45">
            <w:pPr>
              <w:autoSpaceDE w:val="0"/>
              <w:autoSpaceDN w:val="0"/>
              <w:adjustRightInd w:val="0"/>
              <w:spacing w:line="288" w:lineRule="auto"/>
              <w:jc w:val="center"/>
              <w:rPr>
                <w:rFonts w:ascii="宋体" w:eastAsia="宋体" w:hAnsi="宋体" w:cs="瀹嬩綋"/>
                <w:b/>
                <w:kern w:val="0"/>
                <w:sz w:val="24"/>
                <w:szCs w:val="24"/>
              </w:rPr>
            </w:pPr>
            <w:r w:rsidRPr="00CC0F45">
              <w:rPr>
                <w:rFonts w:ascii="宋体" w:eastAsia="宋体" w:hAnsi="宋体" w:cs="瀹嬩綋" w:hint="eastAsia"/>
                <w:b/>
                <w:kern w:val="0"/>
                <w:sz w:val="24"/>
                <w:szCs w:val="24"/>
              </w:rPr>
              <w:t>电影/物品</w:t>
            </w:r>
          </w:p>
        </w:tc>
      </w:tr>
      <w:tr w:rsidR="00CC0F45" w:rsidTr="00CC0F45">
        <w:tc>
          <w:tcPr>
            <w:tcW w:w="2265" w:type="dxa"/>
            <w:vMerge w:val="restart"/>
            <w:vAlign w:val="center"/>
          </w:tcPr>
          <w:p w:rsidR="00CC0F45" w:rsidRPr="00CC0F45" w:rsidRDefault="00CC0F45" w:rsidP="00392361">
            <w:pPr>
              <w:autoSpaceDE w:val="0"/>
              <w:autoSpaceDN w:val="0"/>
              <w:adjustRightInd w:val="0"/>
              <w:spacing w:line="288" w:lineRule="auto"/>
              <w:rPr>
                <w:rFonts w:ascii="宋体" w:eastAsia="宋体" w:hAnsi="宋体" w:cs="瀹嬩綋"/>
                <w:b/>
                <w:kern w:val="0"/>
                <w:sz w:val="24"/>
                <w:szCs w:val="24"/>
              </w:rPr>
            </w:pPr>
            <w:r w:rsidRPr="00CC0F45">
              <w:rPr>
                <w:rFonts w:ascii="宋体" w:eastAsia="宋体" w:hAnsi="宋体" w:cs="瀹嬩綋" w:hint="eastAsia"/>
                <w:b/>
                <w:kern w:val="0"/>
                <w:sz w:val="24"/>
                <w:szCs w:val="24"/>
              </w:rPr>
              <w:t>MovieLens</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历史</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UMU</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MUM</w:t>
            </w:r>
          </w:p>
        </w:tc>
      </w:tr>
      <w:tr w:rsidR="00CC0F45" w:rsidTr="00CC0F45">
        <w:tc>
          <w:tcPr>
            <w:tcW w:w="2265" w:type="dxa"/>
            <w:vMerge/>
          </w:tcPr>
          <w:p w:rsidR="00CC0F45" w:rsidRDefault="00CC0F45" w:rsidP="00392361">
            <w:pPr>
              <w:autoSpaceDE w:val="0"/>
              <w:autoSpaceDN w:val="0"/>
              <w:adjustRightInd w:val="0"/>
              <w:spacing w:line="288" w:lineRule="auto"/>
              <w:rPr>
                <w:rFonts w:ascii="宋体" w:eastAsia="宋体" w:hAnsi="宋体" w:cs="瀹嬩綋"/>
                <w:kern w:val="0"/>
                <w:sz w:val="24"/>
                <w:szCs w:val="24"/>
              </w:rPr>
            </w:pP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导演</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UMDMU</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MDM</w:t>
            </w:r>
          </w:p>
        </w:tc>
      </w:tr>
      <w:tr w:rsidR="00CC0F45" w:rsidTr="00CC0F45">
        <w:tc>
          <w:tcPr>
            <w:tcW w:w="2265" w:type="dxa"/>
            <w:vMerge/>
          </w:tcPr>
          <w:p w:rsidR="00CC0F45" w:rsidRDefault="00CC0F45" w:rsidP="00392361">
            <w:pPr>
              <w:autoSpaceDE w:val="0"/>
              <w:autoSpaceDN w:val="0"/>
              <w:adjustRightInd w:val="0"/>
              <w:spacing w:line="288" w:lineRule="auto"/>
              <w:rPr>
                <w:rFonts w:ascii="宋体" w:eastAsia="宋体" w:hAnsi="宋体" w:cs="瀹嬩綋"/>
                <w:kern w:val="0"/>
                <w:sz w:val="24"/>
                <w:szCs w:val="24"/>
              </w:rPr>
            </w:pP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演员</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UMAMU</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MAM</w:t>
            </w:r>
          </w:p>
        </w:tc>
      </w:tr>
      <w:tr w:rsidR="00CC0F45" w:rsidTr="00CC0F45">
        <w:tc>
          <w:tcPr>
            <w:tcW w:w="2265" w:type="dxa"/>
            <w:vMerge w:val="restart"/>
            <w:vAlign w:val="center"/>
          </w:tcPr>
          <w:p w:rsidR="00CC0F45" w:rsidRPr="00CC0F45" w:rsidRDefault="00CC0F45" w:rsidP="00392361">
            <w:pPr>
              <w:autoSpaceDE w:val="0"/>
              <w:autoSpaceDN w:val="0"/>
              <w:adjustRightInd w:val="0"/>
              <w:spacing w:line="288" w:lineRule="auto"/>
              <w:rPr>
                <w:rFonts w:ascii="宋体" w:eastAsia="宋体" w:hAnsi="宋体" w:cs="瀹嬩綋"/>
                <w:b/>
                <w:kern w:val="0"/>
                <w:sz w:val="24"/>
                <w:szCs w:val="24"/>
              </w:rPr>
            </w:pPr>
            <w:r w:rsidRPr="00CC0F45">
              <w:rPr>
                <w:rFonts w:ascii="宋体" w:eastAsia="宋体" w:hAnsi="宋体" w:cs="瀹嬩綋" w:hint="eastAsia"/>
                <w:b/>
                <w:kern w:val="0"/>
                <w:sz w:val="24"/>
                <w:szCs w:val="24"/>
              </w:rPr>
              <w:t>Amazon</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历史</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UIU</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IUI</w:t>
            </w:r>
          </w:p>
        </w:tc>
      </w:tr>
      <w:tr w:rsidR="00CC0F45" w:rsidTr="00CC0F45">
        <w:tc>
          <w:tcPr>
            <w:tcW w:w="2265" w:type="dxa"/>
            <w:vMerge/>
            <w:vAlign w:val="center"/>
          </w:tcPr>
          <w:p w:rsidR="00CC0F45" w:rsidRDefault="00CC0F45" w:rsidP="00392361">
            <w:pPr>
              <w:autoSpaceDE w:val="0"/>
              <w:autoSpaceDN w:val="0"/>
              <w:adjustRightInd w:val="0"/>
              <w:spacing w:line="288" w:lineRule="auto"/>
              <w:rPr>
                <w:rFonts w:ascii="宋体" w:eastAsia="宋体" w:hAnsi="宋体" w:cs="瀹嬩綋"/>
                <w:kern w:val="0"/>
                <w:sz w:val="24"/>
                <w:szCs w:val="24"/>
              </w:rPr>
            </w:pP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品牌</w:t>
            </w:r>
          </w:p>
        </w:tc>
        <w:tc>
          <w:tcPr>
            <w:tcW w:w="2265" w:type="dxa"/>
            <w:vAlign w:val="center"/>
          </w:tcPr>
          <w:p w:rsidR="00CC0F45" w:rsidRP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UIBIU</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IBI</w:t>
            </w:r>
          </w:p>
        </w:tc>
      </w:tr>
      <w:tr w:rsidR="00CC0F45" w:rsidTr="00CC0F45">
        <w:tc>
          <w:tcPr>
            <w:tcW w:w="2265" w:type="dxa"/>
            <w:vMerge/>
            <w:vAlign w:val="center"/>
          </w:tcPr>
          <w:p w:rsidR="00CC0F45" w:rsidRDefault="00CC0F45" w:rsidP="00392361">
            <w:pPr>
              <w:autoSpaceDE w:val="0"/>
              <w:autoSpaceDN w:val="0"/>
              <w:adjustRightInd w:val="0"/>
              <w:spacing w:line="288" w:lineRule="auto"/>
              <w:rPr>
                <w:rFonts w:ascii="宋体" w:eastAsia="宋体" w:hAnsi="宋体" w:cs="瀹嬩綋"/>
                <w:kern w:val="0"/>
                <w:sz w:val="24"/>
                <w:szCs w:val="24"/>
              </w:rPr>
            </w:pP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种类</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UICIU</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ICI</w:t>
            </w:r>
          </w:p>
        </w:tc>
      </w:tr>
      <w:tr w:rsidR="00CC0F45" w:rsidTr="00CC0F45">
        <w:tc>
          <w:tcPr>
            <w:tcW w:w="2265" w:type="dxa"/>
            <w:vMerge/>
            <w:vAlign w:val="center"/>
          </w:tcPr>
          <w:p w:rsidR="00CC0F45" w:rsidRDefault="00CC0F45" w:rsidP="00392361">
            <w:pPr>
              <w:autoSpaceDE w:val="0"/>
              <w:autoSpaceDN w:val="0"/>
              <w:adjustRightInd w:val="0"/>
              <w:spacing w:line="288" w:lineRule="auto"/>
              <w:rPr>
                <w:rFonts w:ascii="宋体" w:eastAsia="宋体" w:hAnsi="宋体" w:cs="瀹嬩綋"/>
                <w:kern w:val="0"/>
                <w:sz w:val="24"/>
                <w:szCs w:val="24"/>
              </w:rPr>
            </w:pP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共同浏览</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UIVIU</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kern w:val="0"/>
                <w:sz w:val="24"/>
                <w:szCs w:val="24"/>
              </w:rPr>
            </w:pPr>
            <w:r>
              <w:rPr>
                <w:rFonts w:ascii="宋体" w:eastAsia="宋体" w:hAnsi="宋体" w:cs="瀹嬩綋" w:hint="eastAsia"/>
                <w:kern w:val="0"/>
                <w:sz w:val="24"/>
                <w:szCs w:val="24"/>
              </w:rPr>
              <w:t>IVI</w:t>
            </w:r>
          </w:p>
        </w:tc>
      </w:tr>
    </w:tbl>
    <w:p w:rsidR="00CC0F45" w:rsidRPr="00CC0F45" w:rsidRDefault="00CC0F45" w:rsidP="00CC0F45">
      <w:pPr>
        <w:autoSpaceDE w:val="0"/>
        <w:autoSpaceDN w:val="0"/>
        <w:adjustRightInd w:val="0"/>
        <w:spacing w:line="288" w:lineRule="auto"/>
        <w:jc w:val="center"/>
        <w:rPr>
          <w:rFonts w:ascii="楷体" w:eastAsia="楷体" w:hAnsi="楷体" w:cs="瀹嬩綋"/>
          <w:kern w:val="0"/>
        </w:rPr>
      </w:pPr>
      <w:r w:rsidRPr="00CC0F45">
        <w:rPr>
          <w:rFonts w:ascii="楷体" w:eastAsia="楷体" w:hAnsi="楷体" w:cs="瀹嬩綋" w:hint="eastAsia"/>
          <w:kern w:val="0"/>
        </w:rPr>
        <w:t>表4-</w:t>
      </w:r>
      <w:r w:rsidRPr="00CC0F45">
        <w:rPr>
          <w:rFonts w:ascii="楷体" w:eastAsia="楷体" w:hAnsi="楷体" w:cs="瀹嬩綋"/>
          <w:kern w:val="0"/>
        </w:rPr>
        <w:t xml:space="preserve">2 </w:t>
      </w:r>
      <w:r w:rsidRPr="00CC0F45">
        <w:rPr>
          <w:rFonts w:ascii="楷体" w:eastAsia="楷体" w:hAnsi="楷体" w:cs="瀹嬩綋" w:hint="eastAsia"/>
          <w:kern w:val="0"/>
        </w:rPr>
        <w:t>实验所用元路径及其对应方面</w:t>
      </w:r>
    </w:p>
    <w:p w:rsidR="00D013A7" w:rsidRPr="00B031F9" w:rsidRDefault="00D013A7" w:rsidP="00D013A7">
      <w:pPr>
        <w:pStyle w:val="2"/>
        <w:spacing w:before="100" w:beforeAutospacing="1" w:after="100" w:afterAutospacing="1"/>
        <w:rPr>
          <w:rFonts w:ascii="黑体" w:hAnsi="黑体"/>
        </w:rPr>
      </w:pPr>
      <w:bookmarkStart w:id="40" w:name="_Toc9434820"/>
      <w:r w:rsidRPr="00B031F9">
        <w:rPr>
          <w:rFonts w:ascii="黑体" w:hAnsi="黑体" w:hint="eastAsia"/>
        </w:rPr>
        <w:t>4</w:t>
      </w:r>
      <w:r w:rsidRPr="00B031F9">
        <w:rPr>
          <w:rFonts w:ascii="黑体" w:hAnsi="黑体"/>
        </w:rPr>
        <w:t>.2</w:t>
      </w:r>
      <w:r w:rsidRPr="00B031F9">
        <w:rPr>
          <w:rFonts w:ascii="黑体" w:hAnsi="黑体" w:hint="eastAsia"/>
        </w:rPr>
        <w:t xml:space="preserve"> </w:t>
      </w:r>
      <w:r w:rsidR="00167CE3">
        <w:rPr>
          <w:rFonts w:ascii="黑体" w:hAnsi="黑体"/>
        </w:rPr>
        <w:t xml:space="preserve"> </w:t>
      </w:r>
      <w:r w:rsidR="00392361">
        <w:rPr>
          <w:rFonts w:ascii="黑体" w:hAnsi="黑体" w:hint="eastAsia"/>
        </w:rPr>
        <w:t>实验结果</w:t>
      </w:r>
      <w:bookmarkEnd w:id="40"/>
    </w:p>
    <w:p w:rsidR="003C661B" w:rsidRPr="00B031F9" w:rsidRDefault="003C661B" w:rsidP="003C661B">
      <w:pPr>
        <w:pStyle w:val="3"/>
        <w:ind w:firstLine="482"/>
        <w:rPr>
          <w:rFonts w:ascii="黑体" w:hAnsi="黑体"/>
        </w:rPr>
      </w:pPr>
      <w:bookmarkStart w:id="41" w:name="_Toc9434821"/>
      <w:r>
        <w:rPr>
          <w:rFonts w:ascii="黑体" w:hAnsi="黑体" w:hint="eastAsia"/>
        </w:rPr>
        <w:lastRenderedPageBreak/>
        <w:t>4.</w:t>
      </w:r>
      <w:r>
        <w:rPr>
          <w:rFonts w:ascii="黑体" w:hAnsi="黑体"/>
        </w:rPr>
        <w:t>2</w:t>
      </w:r>
      <w:r>
        <w:rPr>
          <w:rFonts w:ascii="黑体" w:hAnsi="黑体" w:hint="eastAsia"/>
        </w:rPr>
        <w:t>.</w:t>
      </w:r>
      <w:r>
        <w:rPr>
          <w:rFonts w:ascii="黑体" w:hAnsi="黑体"/>
        </w:rPr>
        <w:t>1</w:t>
      </w:r>
      <w:r w:rsidRPr="00B031F9">
        <w:rPr>
          <w:rFonts w:ascii="黑体" w:hAnsi="黑体" w:hint="eastAsia"/>
        </w:rPr>
        <w:t xml:space="preserve"> </w:t>
      </w:r>
      <w:r>
        <w:rPr>
          <w:rFonts w:ascii="黑体" w:hAnsi="黑体"/>
        </w:rPr>
        <w:t xml:space="preserve"> </w:t>
      </w:r>
      <w:r>
        <w:rPr>
          <w:rFonts w:ascii="黑体" w:hAnsi="黑体" w:hint="eastAsia"/>
        </w:rPr>
        <w:t>推荐性能分析</w:t>
      </w:r>
      <w:bookmarkEnd w:id="41"/>
    </w:p>
    <w:tbl>
      <w:tblPr>
        <w:tblStyle w:val="af2"/>
        <w:tblW w:w="11052" w:type="dxa"/>
        <w:jc w:val="center"/>
        <w:tblLook w:val="04A0" w:firstRow="1" w:lastRow="0" w:firstColumn="1" w:lastColumn="0" w:noHBand="0" w:noVBand="1"/>
      </w:tblPr>
      <w:tblGrid>
        <w:gridCol w:w="1184"/>
        <w:gridCol w:w="1063"/>
        <w:gridCol w:w="1063"/>
        <w:gridCol w:w="1063"/>
        <w:gridCol w:w="936"/>
        <w:gridCol w:w="936"/>
        <w:gridCol w:w="942"/>
        <w:gridCol w:w="936"/>
        <w:gridCol w:w="936"/>
        <w:gridCol w:w="942"/>
        <w:gridCol w:w="1051"/>
      </w:tblGrid>
      <w:tr w:rsidR="00B678B9" w:rsidRPr="00A222C7" w:rsidTr="00A222C7">
        <w:trPr>
          <w:jc w:val="center"/>
        </w:trPr>
        <w:tc>
          <w:tcPr>
            <w:tcW w:w="1184" w:type="dxa"/>
            <w:vAlign w:val="center"/>
          </w:tcPr>
          <w:p w:rsidR="007A77CC" w:rsidRPr="00A222C7" w:rsidRDefault="007A77CC" w:rsidP="006926D8">
            <w:pPr>
              <w:jc w:val="center"/>
              <w:rPr>
                <w:rFonts w:asciiTheme="minorEastAsia" w:hAnsiTheme="minorEastAsia"/>
                <w:b/>
                <w:sz w:val="24"/>
                <w:szCs w:val="24"/>
              </w:rPr>
            </w:pPr>
            <w:r w:rsidRPr="00A222C7">
              <w:rPr>
                <w:rFonts w:asciiTheme="minorEastAsia" w:hAnsiTheme="minorEastAsia" w:hint="eastAsia"/>
                <w:b/>
                <w:sz w:val="24"/>
                <w:szCs w:val="24"/>
              </w:rPr>
              <w:t>D</w:t>
            </w:r>
            <w:r w:rsidRPr="00A222C7">
              <w:rPr>
                <w:rFonts w:asciiTheme="minorEastAsia" w:hAnsiTheme="minorEastAsia"/>
                <w:b/>
                <w:sz w:val="24"/>
                <w:szCs w:val="24"/>
              </w:rPr>
              <w:t>atasets</w:t>
            </w:r>
          </w:p>
        </w:tc>
        <w:tc>
          <w:tcPr>
            <w:tcW w:w="1063" w:type="dxa"/>
            <w:tcBorders>
              <w:bottom w:val="single" w:sz="4" w:space="0" w:color="auto"/>
            </w:tcBorders>
            <w:vAlign w:val="center"/>
          </w:tcPr>
          <w:p w:rsidR="007A77CC" w:rsidRPr="00A222C7" w:rsidRDefault="007A77CC" w:rsidP="006926D8">
            <w:pPr>
              <w:jc w:val="center"/>
              <w:rPr>
                <w:rFonts w:asciiTheme="minorEastAsia" w:hAnsiTheme="minorEastAsia"/>
                <w:b/>
                <w:sz w:val="24"/>
                <w:szCs w:val="24"/>
              </w:rPr>
            </w:pPr>
            <w:r w:rsidRPr="00A222C7">
              <w:rPr>
                <w:rFonts w:asciiTheme="minorEastAsia" w:hAnsiTheme="minorEastAsia"/>
                <w:b/>
                <w:sz w:val="24"/>
                <w:szCs w:val="24"/>
              </w:rPr>
              <w:t>Metrics</w:t>
            </w:r>
          </w:p>
        </w:tc>
        <w:tc>
          <w:tcPr>
            <w:tcW w:w="1063" w:type="dxa"/>
            <w:tcBorders>
              <w:bottom w:val="single" w:sz="4" w:space="0" w:color="auto"/>
            </w:tcBorders>
            <w:vAlign w:val="center"/>
          </w:tcPr>
          <w:p w:rsidR="007A77CC" w:rsidRPr="00A222C7" w:rsidRDefault="007A77CC" w:rsidP="006926D8">
            <w:pPr>
              <w:jc w:val="center"/>
              <w:rPr>
                <w:rFonts w:asciiTheme="minorEastAsia" w:hAnsiTheme="minorEastAsia"/>
                <w:b/>
                <w:sz w:val="24"/>
                <w:szCs w:val="24"/>
              </w:rPr>
            </w:pPr>
            <w:r w:rsidRPr="00A222C7">
              <w:rPr>
                <w:rFonts w:asciiTheme="minorEastAsia" w:hAnsiTheme="minorEastAsia" w:hint="eastAsia"/>
                <w:b/>
                <w:sz w:val="24"/>
                <w:szCs w:val="24"/>
              </w:rPr>
              <w:t>I</w:t>
            </w:r>
            <w:r w:rsidRPr="00A222C7">
              <w:rPr>
                <w:rFonts w:asciiTheme="minorEastAsia" w:hAnsiTheme="minorEastAsia"/>
                <w:b/>
                <w:sz w:val="24"/>
                <w:szCs w:val="24"/>
              </w:rPr>
              <w:t>temPop</w:t>
            </w:r>
          </w:p>
        </w:tc>
        <w:tc>
          <w:tcPr>
            <w:tcW w:w="1063" w:type="dxa"/>
            <w:tcBorders>
              <w:bottom w:val="single" w:sz="4" w:space="0" w:color="auto"/>
            </w:tcBorders>
            <w:vAlign w:val="center"/>
          </w:tcPr>
          <w:p w:rsidR="007A77CC" w:rsidRPr="00A222C7" w:rsidRDefault="007A77CC" w:rsidP="006926D8">
            <w:pPr>
              <w:jc w:val="center"/>
              <w:rPr>
                <w:rFonts w:asciiTheme="minorEastAsia" w:hAnsiTheme="minorEastAsia"/>
                <w:b/>
                <w:sz w:val="24"/>
                <w:szCs w:val="24"/>
              </w:rPr>
            </w:pPr>
            <w:r w:rsidRPr="00A222C7">
              <w:rPr>
                <w:rFonts w:asciiTheme="minorEastAsia" w:hAnsiTheme="minorEastAsia" w:hint="eastAsia"/>
                <w:b/>
                <w:sz w:val="24"/>
                <w:szCs w:val="24"/>
              </w:rPr>
              <w:t>I</w:t>
            </w:r>
            <w:r w:rsidRPr="00A222C7">
              <w:rPr>
                <w:rFonts w:asciiTheme="minorEastAsia" w:hAnsiTheme="minorEastAsia"/>
                <w:b/>
                <w:sz w:val="24"/>
                <w:szCs w:val="24"/>
              </w:rPr>
              <w:t>temKNN</w:t>
            </w:r>
          </w:p>
        </w:tc>
        <w:tc>
          <w:tcPr>
            <w:tcW w:w="936" w:type="dxa"/>
            <w:tcBorders>
              <w:bottom w:val="single" w:sz="4" w:space="0" w:color="auto"/>
            </w:tcBorders>
            <w:vAlign w:val="center"/>
          </w:tcPr>
          <w:p w:rsidR="007A77CC" w:rsidRPr="00A222C7" w:rsidRDefault="007A77CC" w:rsidP="006926D8">
            <w:pPr>
              <w:jc w:val="center"/>
              <w:rPr>
                <w:rFonts w:asciiTheme="minorEastAsia" w:hAnsiTheme="minorEastAsia"/>
                <w:b/>
                <w:sz w:val="24"/>
                <w:szCs w:val="24"/>
              </w:rPr>
            </w:pPr>
            <w:r w:rsidRPr="00A222C7">
              <w:rPr>
                <w:rFonts w:asciiTheme="minorEastAsia" w:hAnsiTheme="minorEastAsia" w:hint="eastAsia"/>
                <w:b/>
                <w:sz w:val="24"/>
                <w:szCs w:val="24"/>
              </w:rPr>
              <w:t>M</w:t>
            </w:r>
            <w:r w:rsidRPr="00A222C7">
              <w:rPr>
                <w:rFonts w:asciiTheme="minorEastAsia" w:hAnsiTheme="minorEastAsia"/>
                <w:b/>
                <w:sz w:val="24"/>
                <w:szCs w:val="24"/>
              </w:rPr>
              <w:t>F</w:t>
            </w:r>
          </w:p>
        </w:tc>
        <w:tc>
          <w:tcPr>
            <w:tcW w:w="936" w:type="dxa"/>
            <w:tcBorders>
              <w:bottom w:val="single" w:sz="4" w:space="0" w:color="auto"/>
            </w:tcBorders>
            <w:vAlign w:val="center"/>
          </w:tcPr>
          <w:p w:rsidR="007A77CC" w:rsidRPr="00A222C7" w:rsidRDefault="007A77CC" w:rsidP="006926D8">
            <w:pPr>
              <w:jc w:val="center"/>
              <w:rPr>
                <w:rFonts w:asciiTheme="minorEastAsia" w:hAnsiTheme="minorEastAsia"/>
                <w:b/>
                <w:sz w:val="24"/>
                <w:szCs w:val="24"/>
              </w:rPr>
            </w:pPr>
            <w:r w:rsidRPr="00A222C7">
              <w:rPr>
                <w:rFonts w:asciiTheme="minorEastAsia" w:hAnsiTheme="minorEastAsia" w:hint="eastAsia"/>
                <w:b/>
                <w:sz w:val="24"/>
                <w:szCs w:val="24"/>
              </w:rPr>
              <w:t>e</w:t>
            </w:r>
            <w:r w:rsidRPr="00A222C7">
              <w:rPr>
                <w:rFonts w:asciiTheme="minorEastAsia" w:hAnsiTheme="minorEastAsia"/>
                <w:b/>
                <w:sz w:val="24"/>
                <w:szCs w:val="24"/>
              </w:rPr>
              <w:t>ALS</w:t>
            </w:r>
          </w:p>
        </w:tc>
        <w:tc>
          <w:tcPr>
            <w:tcW w:w="936" w:type="dxa"/>
            <w:tcBorders>
              <w:bottom w:val="single" w:sz="4" w:space="0" w:color="auto"/>
            </w:tcBorders>
            <w:vAlign w:val="center"/>
          </w:tcPr>
          <w:p w:rsidR="007A77CC" w:rsidRPr="00A222C7" w:rsidRDefault="007A77CC" w:rsidP="006926D8">
            <w:pPr>
              <w:jc w:val="center"/>
              <w:rPr>
                <w:rFonts w:asciiTheme="minorEastAsia" w:hAnsiTheme="minorEastAsia"/>
                <w:b/>
                <w:sz w:val="24"/>
                <w:szCs w:val="24"/>
              </w:rPr>
            </w:pPr>
            <w:r w:rsidRPr="00A222C7">
              <w:rPr>
                <w:rFonts w:asciiTheme="minorEastAsia" w:hAnsiTheme="minorEastAsia" w:hint="eastAsia"/>
                <w:b/>
                <w:sz w:val="24"/>
                <w:szCs w:val="24"/>
              </w:rPr>
              <w:t>B</w:t>
            </w:r>
            <w:r w:rsidRPr="00A222C7">
              <w:rPr>
                <w:rFonts w:asciiTheme="minorEastAsia" w:hAnsiTheme="minorEastAsia"/>
                <w:b/>
                <w:sz w:val="24"/>
                <w:szCs w:val="24"/>
              </w:rPr>
              <w:t>PR</w:t>
            </w:r>
          </w:p>
        </w:tc>
        <w:tc>
          <w:tcPr>
            <w:tcW w:w="936" w:type="dxa"/>
            <w:tcBorders>
              <w:bottom w:val="single" w:sz="4" w:space="0" w:color="auto"/>
            </w:tcBorders>
            <w:vAlign w:val="center"/>
          </w:tcPr>
          <w:p w:rsidR="007A77CC" w:rsidRPr="00A222C7" w:rsidRDefault="007A77CC" w:rsidP="006926D8">
            <w:pPr>
              <w:jc w:val="center"/>
              <w:rPr>
                <w:rFonts w:asciiTheme="minorEastAsia" w:hAnsiTheme="minorEastAsia"/>
                <w:b/>
                <w:sz w:val="24"/>
                <w:szCs w:val="24"/>
              </w:rPr>
            </w:pPr>
            <w:r w:rsidRPr="00A222C7">
              <w:rPr>
                <w:rFonts w:asciiTheme="minorEastAsia" w:hAnsiTheme="minorEastAsia" w:hint="eastAsia"/>
                <w:b/>
                <w:sz w:val="24"/>
                <w:szCs w:val="24"/>
              </w:rPr>
              <w:t>D</w:t>
            </w:r>
            <w:r w:rsidRPr="00A222C7">
              <w:rPr>
                <w:rFonts w:asciiTheme="minorEastAsia" w:hAnsiTheme="minorEastAsia"/>
                <w:b/>
                <w:sz w:val="24"/>
                <w:szCs w:val="24"/>
              </w:rPr>
              <w:t>MF</w:t>
            </w:r>
          </w:p>
        </w:tc>
        <w:tc>
          <w:tcPr>
            <w:tcW w:w="936" w:type="dxa"/>
            <w:tcBorders>
              <w:bottom w:val="single" w:sz="4" w:space="0" w:color="auto"/>
            </w:tcBorders>
            <w:vAlign w:val="center"/>
          </w:tcPr>
          <w:p w:rsidR="007A77CC" w:rsidRPr="00A222C7" w:rsidRDefault="007A77CC" w:rsidP="006926D8">
            <w:pPr>
              <w:jc w:val="center"/>
              <w:rPr>
                <w:rFonts w:asciiTheme="minorEastAsia" w:hAnsiTheme="minorEastAsia"/>
                <w:b/>
                <w:sz w:val="24"/>
                <w:szCs w:val="24"/>
              </w:rPr>
            </w:pPr>
            <w:r w:rsidRPr="00A222C7">
              <w:rPr>
                <w:rFonts w:asciiTheme="minorEastAsia" w:hAnsiTheme="minorEastAsia" w:hint="eastAsia"/>
                <w:b/>
                <w:sz w:val="24"/>
                <w:szCs w:val="24"/>
              </w:rPr>
              <w:t>N</w:t>
            </w:r>
            <w:r w:rsidRPr="00A222C7">
              <w:rPr>
                <w:rFonts w:asciiTheme="minorEastAsia" w:hAnsiTheme="minorEastAsia"/>
                <w:b/>
                <w:sz w:val="24"/>
                <w:szCs w:val="24"/>
              </w:rPr>
              <w:t>CF</w:t>
            </w:r>
          </w:p>
        </w:tc>
        <w:tc>
          <w:tcPr>
            <w:tcW w:w="942" w:type="dxa"/>
            <w:tcBorders>
              <w:bottom w:val="single" w:sz="4" w:space="0" w:color="auto"/>
            </w:tcBorders>
            <w:vAlign w:val="center"/>
          </w:tcPr>
          <w:p w:rsidR="007A77CC" w:rsidRPr="00A222C7" w:rsidRDefault="007A77CC" w:rsidP="006926D8">
            <w:pPr>
              <w:jc w:val="center"/>
              <w:rPr>
                <w:rFonts w:asciiTheme="minorEastAsia" w:hAnsiTheme="minorEastAsia"/>
                <w:b/>
                <w:sz w:val="24"/>
                <w:szCs w:val="24"/>
              </w:rPr>
            </w:pPr>
            <w:r w:rsidRPr="00A222C7">
              <w:rPr>
                <w:rFonts w:asciiTheme="minorEastAsia" w:hAnsiTheme="minorEastAsia" w:hint="eastAsia"/>
                <w:b/>
                <w:sz w:val="24"/>
                <w:szCs w:val="24"/>
              </w:rPr>
              <w:t>N</w:t>
            </w:r>
            <w:r w:rsidRPr="00A222C7">
              <w:rPr>
                <w:rFonts w:asciiTheme="minorEastAsia" w:hAnsiTheme="minorEastAsia"/>
                <w:b/>
                <w:sz w:val="24"/>
                <w:szCs w:val="24"/>
              </w:rPr>
              <w:t>euACF</w:t>
            </w:r>
          </w:p>
        </w:tc>
        <w:tc>
          <w:tcPr>
            <w:tcW w:w="1057" w:type="dxa"/>
            <w:tcBorders>
              <w:bottom w:val="single" w:sz="4" w:space="0" w:color="auto"/>
            </w:tcBorders>
            <w:vAlign w:val="center"/>
          </w:tcPr>
          <w:p w:rsidR="007A77CC" w:rsidRPr="00A222C7" w:rsidRDefault="00672451" w:rsidP="006926D8">
            <w:pPr>
              <w:jc w:val="center"/>
              <w:rPr>
                <w:rFonts w:asciiTheme="minorEastAsia" w:hAnsiTheme="minorEastAsia"/>
                <w:b/>
                <w:sz w:val="24"/>
                <w:szCs w:val="24"/>
              </w:rPr>
            </w:pPr>
            <w:r w:rsidRPr="00672451">
              <w:rPr>
                <w:rFonts w:asciiTheme="minorEastAsia" w:hAnsiTheme="minorEastAsia"/>
                <w:b/>
                <w:sz w:val="24"/>
                <w:szCs w:val="24"/>
              </w:rPr>
              <w:t>ACFML</w:t>
            </w:r>
          </w:p>
        </w:tc>
      </w:tr>
      <w:tr w:rsidR="00B678B9" w:rsidRPr="00A222C7" w:rsidTr="00A222C7">
        <w:trPr>
          <w:jc w:val="center"/>
        </w:trPr>
        <w:tc>
          <w:tcPr>
            <w:tcW w:w="1184" w:type="dxa"/>
            <w:vMerge w:val="restart"/>
            <w:vAlign w:val="center"/>
          </w:tcPr>
          <w:p w:rsidR="007A77CC" w:rsidRPr="00A222C7" w:rsidRDefault="007A77CC" w:rsidP="00A222C7">
            <w:pPr>
              <w:rPr>
                <w:rFonts w:asciiTheme="minorEastAsia" w:hAnsiTheme="minorEastAsia"/>
                <w:b/>
                <w:sz w:val="24"/>
                <w:szCs w:val="24"/>
              </w:rPr>
            </w:pPr>
            <w:r w:rsidRPr="00A222C7">
              <w:rPr>
                <w:rFonts w:asciiTheme="minorEastAsia" w:hAnsiTheme="minorEastAsia" w:hint="eastAsia"/>
                <w:b/>
                <w:sz w:val="24"/>
                <w:szCs w:val="24"/>
              </w:rPr>
              <w:t>M</w:t>
            </w:r>
            <w:r w:rsidR="002D1790" w:rsidRPr="00A222C7">
              <w:rPr>
                <w:rFonts w:asciiTheme="minorEastAsia" w:hAnsiTheme="minorEastAsia"/>
                <w:b/>
                <w:sz w:val="24"/>
                <w:szCs w:val="24"/>
              </w:rPr>
              <w:t>L100K</w:t>
            </w:r>
          </w:p>
        </w:tc>
        <w:tc>
          <w:tcPr>
            <w:tcW w:w="1063" w:type="dxa"/>
            <w:tcBorders>
              <w:bottom w:val="nil"/>
            </w:tcBorders>
            <w:vAlign w:val="center"/>
          </w:tcPr>
          <w:p w:rsidR="007A77CC" w:rsidRPr="00A222C7" w:rsidRDefault="007A77CC" w:rsidP="006926D8">
            <w:pPr>
              <w:jc w:val="center"/>
              <w:rPr>
                <w:rFonts w:asciiTheme="minorEastAsia" w:hAnsiTheme="minorEastAsia"/>
                <w:sz w:val="24"/>
                <w:szCs w:val="24"/>
              </w:rPr>
            </w:pPr>
            <w:r w:rsidRPr="00A222C7">
              <w:rPr>
                <w:rFonts w:asciiTheme="minorEastAsia" w:hAnsiTheme="minorEastAsia" w:hint="eastAsia"/>
                <w:sz w:val="24"/>
                <w:szCs w:val="24"/>
              </w:rPr>
              <w:t>H</w:t>
            </w:r>
            <w:r w:rsidRPr="00A222C7">
              <w:rPr>
                <w:rFonts w:asciiTheme="minorEastAsia" w:hAnsiTheme="minorEastAsia"/>
                <w:sz w:val="24"/>
                <w:szCs w:val="24"/>
              </w:rPr>
              <w:t>R@5</w:t>
            </w:r>
          </w:p>
        </w:tc>
        <w:tc>
          <w:tcPr>
            <w:tcW w:w="1063" w:type="dxa"/>
            <w:tcBorders>
              <w:bottom w:val="nil"/>
            </w:tcBorders>
          </w:tcPr>
          <w:p w:rsidR="007A77CC" w:rsidRPr="00A222C7" w:rsidRDefault="007A77CC" w:rsidP="006926D8">
            <w:pPr>
              <w:jc w:val="center"/>
              <w:rPr>
                <w:rFonts w:asciiTheme="minorEastAsia" w:hAnsiTheme="minorEastAsia"/>
                <w:sz w:val="24"/>
                <w:szCs w:val="24"/>
              </w:rPr>
            </w:pPr>
            <w:r w:rsidRPr="00A222C7">
              <w:rPr>
                <w:rFonts w:asciiTheme="minorEastAsia" w:hAnsiTheme="minorEastAsia" w:hint="eastAsia"/>
                <w:sz w:val="24"/>
                <w:szCs w:val="24"/>
              </w:rPr>
              <w:t>0</w:t>
            </w:r>
            <w:r w:rsidR="001E2669">
              <w:rPr>
                <w:rFonts w:asciiTheme="minorEastAsia" w:hAnsiTheme="minorEastAsia"/>
                <w:sz w:val="24"/>
                <w:szCs w:val="24"/>
              </w:rPr>
              <w:t>.23</w:t>
            </w:r>
            <w:r w:rsidRPr="00A222C7">
              <w:rPr>
                <w:rFonts w:asciiTheme="minorEastAsia" w:hAnsiTheme="minorEastAsia"/>
                <w:sz w:val="24"/>
                <w:szCs w:val="24"/>
              </w:rPr>
              <w:t>31</w:t>
            </w:r>
          </w:p>
        </w:tc>
        <w:tc>
          <w:tcPr>
            <w:tcW w:w="1063" w:type="dxa"/>
            <w:tcBorders>
              <w:bottom w:val="nil"/>
            </w:tcBorders>
          </w:tcPr>
          <w:p w:rsidR="007A77CC"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001E2669">
              <w:rPr>
                <w:rFonts w:asciiTheme="minorEastAsia" w:hAnsiTheme="minorEastAsia"/>
                <w:sz w:val="24"/>
                <w:szCs w:val="24"/>
              </w:rPr>
              <w:t>.3</w:t>
            </w:r>
            <w:r w:rsidRPr="00A222C7">
              <w:rPr>
                <w:rFonts w:asciiTheme="minorEastAsia" w:hAnsiTheme="minorEastAsia"/>
                <w:sz w:val="24"/>
                <w:szCs w:val="24"/>
              </w:rPr>
              <w:t>072</w:t>
            </w:r>
          </w:p>
        </w:tc>
        <w:tc>
          <w:tcPr>
            <w:tcW w:w="936" w:type="dxa"/>
            <w:tcBorders>
              <w:bottom w:val="nil"/>
            </w:tcBorders>
          </w:tcPr>
          <w:p w:rsidR="007A77CC"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001E2669">
              <w:rPr>
                <w:rFonts w:asciiTheme="minorEastAsia" w:hAnsiTheme="minorEastAsia"/>
                <w:sz w:val="24"/>
                <w:szCs w:val="24"/>
              </w:rPr>
              <w:t>.3</w:t>
            </w:r>
            <w:r w:rsidRPr="00A222C7">
              <w:rPr>
                <w:rFonts w:asciiTheme="minorEastAsia" w:hAnsiTheme="minorEastAsia"/>
                <w:sz w:val="24"/>
                <w:szCs w:val="24"/>
              </w:rPr>
              <w:t>634</w:t>
            </w:r>
          </w:p>
        </w:tc>
        <w:tc>
          <w:tcPr>
            <w:tcW w:w="936" w:type="dxa"/>
            <w:tcBorders>
              <w:bottom w:val="nil"/>
            </w:tcBorders>
          </w:tcPr>
          <w:p w:rsidR="007A77CC"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001E2669">
              <w:rPr>
                <w:rFonts w:asciiTheme="minorEastAsia" w:hAnsiTheme="minorEastAsia"/>
                <w:sz w:val="24"/>
                <w:szCs w:val="24"/>
              </w:rPr>
              <w:t>.3</w:t>
            </w:r>
            <w:r w:rsidRPr="00A222C7">
              <w:rPr>
                <w:rFonts w:asciiTheme="minorEastAsia" w:hAnsiTheme="minorEastAsia"/>
                <w:sz w:val="24"/>
                <w:szCs w:val="24"/>
              </w:rPr>
              <w:t>698</w:t>
            </w:r>
          </w:p>
        </w:tc>
        <w:tc>
          <w:tcPr>
            <w:tcW w:w="936" w:type="dxa"/>
            <w:tcBorders>
              <w:bottom w:val="nil"/>
            </w:tcBorders>
          </w:tcPr>
          <w:p w:rsidR="007A77CC"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001E2669">
              <w:rPr>
                <w:rFonts w:asciiTheme="minorEastAsia" w:hAnsiTheme="minorEastAsia"/>
                <w:sz w:val="24"/>
                <w:szCs w:val="24"/>
              </w:rPr>
              <w:t>.3</w:t>
            </w:r>
            <w:r w:rsidRPr="00A222C7">
              <w:rPr>
                <w:rFonts w:asciiTheme="minorEastAsia" w:hAnsiTheme="minorEastAsia"/>
                <w:sz w:val="24"/>
                <w:szCs w:val="24"/>
              </w:rPr>
              <w:t>984</w:t>
            </w:r>
          </w:p>
        </w:tc>
        <w:tc>
          <w:tcPr>
            <w:tcW w:w="936" w:type="dxa"/>
            <w:tcBorders>
              <w:bottom w:val="nil"/>
            </w:tcBorders>
          </w:tcPr>
          <w:p w:rsidR="007A77CC"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001E2669">
              <w:rPr>
                <w:rFonts w:asciiTheme="minorEastAsia" w:hAnsiTheme="minorEastAsia"/>
                <w:sz w:val="24"/>
                <w:szCs w:val="24"/>
              </w:rPr>
              <w:t>.29</w:t>
            </w:r>
            <w:r w:rsidRPr="00A222C7">
              <w:rPr>
                <w:rFonts w:asciiTheme="minorEastAsia" w:hAnsiTheme="minorEastAsia"/>
                <w:sz w:val="24"/>
                <w:szCs w:val="24"/>
              </w:rPr>
              <w:t>83</w:t>
            </w:r>
          </w:p>
        </w:tc>
        <w:tc>
          <w:tcPr>
            <w:tcW w:w="936" w:type="dxa"/>
            <w:tcBorders>
              <w:bottom w:val="nil"/>
            </w:tcBorders>
          </w:tcPr>
          <w:p w:rsidR="007A77CC"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001E2669">
              <w:rPr>
                <w:rFonts w:asciiTheme="minorEastAsia" w:hAnsiTheme="minorEastAsia"/>
                <w:sz w:val="24"/>
                <w:szCs w:val="24"/>
              </w:rPr>
              <w:t>.3</w:t>
            </w:r>
            <w:r w:rsidRPr="00A222C7">
              <w:rPr>
                <w:rFonts w:asciiTheme="minorEastAsia" w:hAnsiTheme="minorEastAsia"/>
                <w:sz w:val="24"/>
                <w:szCs w:val="24"/>
              </w:rPr>
              <w:t>942</w:t>
            </w:r>
          </w:p>
        </w:tc>
        <w:tc>
          <w:tcPr>
            <w:tcW w:w="942" w:type="dxa"/>
            <w:tcBorders>
              <w:bottom w:val="nil"/>
            </w:tcBorders>
          </w:tcPr>
          <w:p w:rsidR="007A77CC" w:rsidRPr="00A222C7" w:rsidRDefault="00964452" w:rsidP="006926D8">
            <w:pPr>
              <w:jc w:val="center"/>
              <w:rPr>
                <w:rFonts w:asciiTheme="minorEastAsia" w:hAnsiTheme="minorEastAsia"/>
                <w:b/>
                <w:sz w:val="24"/>
                <w:szCs w:val="24"/>
              </w:rPr>
            </w:pPr>
            <w:r w:rsidRPr="00A222C7">
              <w:rPr>
                <w:rFonts w:asciiTheme="minorEastAsia" w:hAnsiTheme="minorEastAsia" w:hint="eastAsia"/>
                <w:b/>
                <w:sz w:val="24"/>
                <w:szCs w:val="24"/>
              </w:rPr>
              <w:t>0</w:t>
            </w:r>
            <w:r w:rsidR="001E2669">
              <w:rPr>
                <w:rFonts w:asciiTheme="minorEastAsia" w:hAnsiTheme="minorEastAsia"/>
                <w:b/>
                <w:sz w:val="24"/>
                <w:szCs w:val="24"/>
              </w:rPr>
              <w:t>.4</w:t>
            </w:r>
            <w:r w:rsidRPr="00A222C7">
              <w:rPr>
                <w:rFonts w:asciiTheme="minorEastAsia" w:hAnsiTheme="minorEastAsia"/>
                <w:b/>
                <w:sz w:val="24"/>
                <w:szCs w:val="24"/>
              </w:rPr>
              <w:t>097</w:t>
            </w:r>
          </w:p>
        </w:tc>
        <w:tc>
          <w:tcPr>
            <w:tcW w:w="1057" w:type="dxa"/>
            <w:tcBorders>
              <w:bottom w:val="nil"/>
            </w:tcBorders>
          </w:tcPr>
          <w:p w:rsidR="007A77CC" w:rsidRPr="00A222C7" w:rsidRDefault="00606EC0"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.3648</w:t>
            </w:r>
          </w:p>
        </w:tc>
      </w:tr>
      <w:tr w:rsidR="00B678B9" w:rsidRPr="00A222C7" w:rsidTr="00A222C7">
        <w:trPr>
          <w:jc w:val="center"/>
        </w:trPr>
        <w:tc>
          <w:tcPr>
            <w:tcW w:w="1184" w:type="dxa"/>
            <w:vMerge/>
            <w:vAlign w:val="center"/>
          </w:tcPr>
          <w:p w:rsidR="00964452" w:rsidRPr="00A222C7" w:rsidRDefault="00964452" w:rsidP="00A222C7">
            <w:pPr>
              <w:rPr>
                <w:rFonts w:asciiTheme="minorEastAsia" w:hAnsiTheme="minorEastAsia"/>
                <w:b/>
                <w:sz w:val="24"/>
                <w:szCs w:val="24"/>
              </w:rPr>
            </w:pPr>
          </w:p>
        </w:tc>
        <w:tc>
          <w:tcPr>
            <w:tcW w:w="1063" w:type="dxa"/>
            <w:tcBorders>
              <w:top w:val="nil"/>
              <w:bottom w:val="single" w:sz="4" w:space="0" w:color="auto"/>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N</w:t>
            </w:r>
            <w:r w:rsidRPr="00A222C7">
              <w:rPr>
                <w:rFonts w:asciiTheme="minorEastAsia" w:hAnsiTheme="minorEastAsia"/>
                <w:sz w:val="24"/>
                <w:szCs w:val="24"/>
              </w:rPr>
              <w:t>DCG@5</w:t>
            </w:r>
          </w:p>
        </w:tc>
        <w:tc>
          <w:tcPr>
            <w:tcW w:w="1063" w:type="dxa"/>
            <w:tcBorders>
              <w:top w:val="nil"/>
              <w:bottom w:val="single" w:sz="4" w:space="0" w:color="auto"/>
            </w:tcBorders>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.13</w:t>
            </w:r>
            <w:r w:rsidRPr="00A222C7">
              <w:rPr>
                <w:rFonts w:asciiTheme="minorEastAsia" w:hAnsiTheme="minorEastAsia"/>
                <w:sz w:val="24"/>
                <w:szCs w:val="24"/>
              </w:rPr>
              <w:t>92</w:t>
            </w:r>
          </w:p>
        </w:tc>
        <w:tc>
          <w:tcPr>
            <w:tcW w:w="1063" w:type="dxa"/>
            <w:tcBorders>
              <w:top w:val="nil"/>
              <w:bottom w:val="single" w:sz="4" w:space="0" w:color="auto"/>
            </w:tcBorders>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.1</w:t>
            </w:r>
            <w:r w:rsidRPr="00A222C7">
              <w:rPr>
                <w:rFonts w:asciiTheme="minorEastAsia" w:hAnsiTheme="minorEastAsia"/>
                <w:sz w:val="24"/>
                <w:szCs w:val="24"/>
              </w:rPr>
              <w:t>667</w:t>
            </w:r>
          </w:p>
        </w:tc>
        <w:tc>
          <w:tcPr>
            <w:tcW w:w="936" w:type="dxa"/>
            <w:tcBorders>
              <w:top w:val="nil"/>
              <w:bottom w:val="single" w:sz="4" w:space="0" w:color="auto"/>
            </w:tcBorders>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.2</w:t>
            </w:r>
            <w:r w:rsidRPr="00A222C7">
              <w:rPr>
                <w:rFonts w:asciiTheme="minorEastAsia" w:hAnsiTheme="minorEastAsia"/>
                <w:sz w:val="24"/>
                <w:szCs w:val="24"/>
              </w:rPr>
              <w:t>021</w:t>
            </w:r>
          </w:p>
        </w:tc>
        <w:tc>
          <w:tcPr>
            <w:tcW w:w="936" w:type="dxa"/>
            <w:tcBorders>
              <w:top w:val="nil"/>
              <w:bottom w:val="single" w:sz="4" w:space="0" w:color="auto"/>
            </w:tcBorders>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.2</w:t>
            </w:r>
            <w:r w:rsidRPr="00A222C7">
              <w:rPr>
                <w:rFonts w:asciiTheme="minorEastAsia" w:hAnsiTheme="minorEastAsia"/>
                <w:sz w:val="24"/>
                <w:szCs w:val="24"/>
              </w:rPr>
              <w:t>201</w:t>
            </w:r>
          </w:p>
        </w:tc>
        <w:tc>
          <w:tcPr>
            <w:tcW w:w="936" w:type="dxa"/>
            <w:tcBorders>
              <w:top w:val="nil"/>
              <w:bottom w:val="single" w:sz="4" w:space="0" w:color="auto"/>
            </w:tcBorders>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.2</w:t>
            </w:r>
            <w:r w:rsidRPr="00A222C7">
              <w:rPr>
                <w:rFonts w:asciiTheme="minorEastAsia" w:hAnsiTheme="minorEastAsia"/>
                <w:sz w:val="24"/>
                <w:szCs w:val="24"/>
              </w:rPr>
              <w:t>315</w:t>
            </w:r>
          </w:p>
        </w:tc>
        <w:tc>
          <w:tcPr>
            <w:tcW w:w="936" w:type="dxa"/>
            <w:tcBorders>
              <w:top w:val="nil"/>
              <w:bottom w:val="single" w:sz="4" w:space="0" w:color="auto"/>
            </w:tcBorders>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.17</w:t>
            </w:r>
            <w:r w:rsidRPr="00A222C7">
              <w:rPr>
                <w:rFonts w:asciiTheme="minorEastAsia" w:hAnsiTheme="minorEastAsia"/>
                <w:sz w:val="24"/>
                <w:szCs w:val="24"/>
              </w:rPr>
              <w:t>87</w:t>
            </w:r>
          </w:p>
        </w:tc>
        <w:tc>
          <w:tcPr>
            <w:tcW w:w="936" w:type="dxa"/>
            <w:tcBorders>
              <w:top w:val="nil"/>
              <w:bottom w:val="single" w:sz="4" w:space="0" w:color="auto"/>
            </w:tcBorders>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.2</w:t>
            </w:r>
            <w:r w:rsidRPr="00A222C7">
              <w:rPr>
                <w:rFonts w:asciiTheme="minorEastAsia" w:hAnsiTheme="minorEastAsia"/>
                <w:sz w:val="24"/>
                <w:szCs w:val="24"/>
              </w:rPr>
              <w:t>357</w:t>
            </w:r>
          </w:p>
        </w:tc>
        <w:tc>
          <w:tcPr>
            <w:tcW w:w="942" w:type="dxa"/>
            <w:tcBorders>
              <w:top w:val="nil"/>
              <w:bottom w:val="single" w:sz="4" w:space="0" w:color="auto"/>
            </w:tcBorders>
          </w:tcPr>
          <w:p w:rsidR="00964452" w:rsidRPr="00A222C7" w:rsidRDefault="00964452" w:rsidP="006926D8">
            <w:pPr>
              <w:jc w:val="center"/>
              <w:rPr>
                <w:rFonts w:asciiTheme="minorEastAsia" w:hAnsiTheme="minorEastAsia"/>
                <w:b/>
                <w:sz w:val="24"/>
                <w:szCs w:val="24"/>
              </w:rPr>
            </w:pPr>
            <w:r w:rsidRPr="00A222C7">
              <w:rPr>
                <w:rFonts w:asciiTheme="minorEastAsia" w:hAnsiTheme="minorEastAsia" w:hint="eastAsia"/>
                <w:b/>
                <w:sz w:val="24"/>
                <w:szCs w:val="24"/>
              </w:rPr>
              <w:t>0</w:t>
            </w:r>
            <w:r w:rsidR="00C96E5F">
              <w:rPr>
                <w:rFonts w:asciiTheme="minorEastAsia" w:hAnsiTheme="minorEastAsia"/>
                <w:b/>
                <w:sz w:val="24"/>
                <w:szCs w:val="24"/>
              </w:rPr>
              <w:t>.2</w:t>
            </w:r>
            <w:r w:rsidRPr="00A222C7">
              <w:rPr>
                <w:rFonts w:asciiTheme="minorEastAsia" w:hAnsiTheme="minorEastAsia"/>
                <w:b/>
                <w:sz w:val="24"/>
                <w:szCs w:val="24"/>
              </w:rPr>
              <w:t>505</w:t>
            </w:r>
          </w:p>
        </w:tc>
        <w:tc>
          <w:tcPr>
            <w:tcW w:w="1057" w:type="dxa"/>
            <w:tcBorders>
              <w:top w:val="nil"/>
              <w:bottom w:val="single" w:sz="4" w:space="0" w:color="auto"/>
            </w:tcBorders>
          </w:tcPr>
          <w:p w:rsidR="00964452" w:rsidRPr="00A222C7" w:rsidRDefault="00606EC0"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.2351</w:t>
            </w:r>
          </w:p>
        </w:tc>
      </w:tr>
      <w:tr w:rsidR="00B678B9" w:rsidRPr="00A222C7" w:rsidTr="00A222C7">
        <w:trPr>
          <w:jc w:val="center"/>
        </w:trPr>
        <w:tc>
          <w:tcPr>
            <w:tcW w:w="1184" w:type="dxa"/>
            <w:vMerge/>
            <w:vAlign w:val="center"/>
          </w:tcPr>
          <w:p w:rsidR="00964452" w:rsidRPr="00A222C7" w:rsidRDefault="00964452" w:rsidP="00A222C7">
            <w:pPr>
              <w:rPr>
                <w:rFonts w:asciiTheme="minorEastAsia" w:hAnsiTheme="minorEastAsia"/>
                <w:b/>
                <w:sz w:val="24"/>
                <w:szCs w:val="24"/>
              </w:rPr>
            </w:pPr>
          </w:p>
        </w:tc>
        <w:tc>
          <w:tcPr>
            <w:tcW w:w="1063" w:type="dxa"/>
            <w:tcBorders>
              <w:bottom w:val="nil"/>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H</w:t>
            </w:r>
            <w:r w:rsidRPr="00A222C7">
              <w:rPr>
                <w:rFonts w:asciiTheme="minorEastAsia" w:hAnsiTheme="minorEastAsia"/>
                <w:sz w:val="24"/>
                <w:szCs w:val="24"/>
              </w:rPr>
              <w:t>R@10</w:t>
            </w:r>
          </w:p>
        </w:tc>
        <w:tc>
          <w:tcPr>
            <w:tcW w:w="1063" w:type="dxa"/>
            <w:tcBorders>
              <w:bottom w:val="nil"/>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.34</w:t>
            </w:r>
            <w:r w:rsidRPr="00A222C7">
              <w:rPr>
                <w:rFonts w:asciiTheme="minorEastAsia" w:hAnsiTheme="minorEastAsia"/>
                <w:sz w:val="24"/>
                <w:szCs w:val="24"/>
              </w:rPr>
              <w:t>98</w:t>
            </w:r>
          </w:p>
        </w:tc>
        <w:tc>
          <w:tcPr>
            <w:tcW w:w="1063" w:type="dxa"/>
            <w:tcBorders>
              <w:bottom w:val="nil"/>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.4</w:t>
            </w:r>
            <w:r w:rsidRPr="00A222C7">
              <w:rPr>
                <w:rFonts w:asciiTheme="minorEastAsia" w:hAnsiTheme="minorEastAsia"/>
                <w:sz w:val="24"/>
                <w:szCs w:val="24"/>
              </w:rPr>
              <w:t>891</w:t>
            </w:r>
          </w:p>
        </w:tc>
        <w:tc>
          <w:tcPr>
            <w:tcW w:w="936" w:type="dxa"/>
            <w:tcBorders>
              <w:bottom w:val="nil"/>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.5</w:t>
            </w:r>
            <w:r w:rsidRPr="00A222C7">
              <w:rPr>
                <w:rFonts w:asciiTheme="minorEastAsia" w:hAnsiTheme="minorEastAsia"/>
                <w:sz w:val="24"/>
                <w:szCs w:val="24"/>
              </w:rPr>
              <w:t>437</w:t>
            </w:r>
          </w:p>
        </w:tc>
        <w:tc>
          <w:tcPr>
            <w:tcW w:w="936" w:type="dxa"/>
            <w:tcBorders>
              <w:bottom w:val="nil"/>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.5</w:t>
            </w:r>
            <w:r w:rsidRPr="00A222C7">
              <w:rPr>
                <w:rFonts w:asciiTheme="minorEastAsia" w:hAnsiTheme="minorEastAsia"/>
                <w:sz w:val="24"/>
                <w:szCs w:val="24"/>
              </w:rPr>
              <w:t>638</w:t>
            </w:r>
          </w:p>
        </w:tc>
        <w:tc>
          <w:tcPr>
            <w:tcW w:w="936" w:type="dxa"/>
            <w:tcBorders>
              <w:bottom w:val="nil"/>
            </w:tcBorders>
          </w:tcPr>
          <w:p w:rsidR="00964452" w:rsidRPr="00A222C7" w:rsidRDefault="006926D8" w:rsidP="006926D8">
            <w:pPr>
              <w:jc w:val="center"/>
              <w:rPr>
                <w:rFonts w:asciiTheme="minorEastAsia" w:hAnsiTheme="minorEastAsia"/>
                <w:b/>
                <w:sz w:val="24"/>
                <w:szCs w:val="24"/>
              </w:rPr>
            </w:pPr>
            <w:r>
              <w:rPr>
                <w:rFonts w:asciiTheme="minorEastAsia" w:hAnsiTheme="minorEastAsia" w:hint="eastAsia"/>
                <w:b/>
                <w:sz w:val="24"/>
                <w:szCs w:val="24"/>
              </w:rPr>
              <w:t>0</w:t>
            </w:r>
            <w:r w:rsidR="00C96E5F">
              <w:rPr>
                <w:rFonts w:asciiTheme="minorEastAsia" w:hAnsiTheme="minorEastAsia"/>
                <w:b/>
                <w:sz w:val="24"/>
                <w:szCs w:val="24"/>
              </w:rPr>
              <w:t>.5</w:t>
            </w:r>
            <w:r>
              <w:rPr>
                <w:rFonts w:asciiTheme="minorEastAsia" w:hAnsiTheme="minorEastAsia"/>
                <w:b/>
                <w:sz w:val="24"/>
                <w:szCs w:val="24"/>
              </w:rPr>
              <w:t>914</w:t>
            </w:r>
          </w:p>
        </w:tc>
        <w:tc>
          <w:tcPr>
            <w:tcW w:w="936" w:type="dxa"/>
            <w:tcBorders>
              <w:bottom w:val="nil"/>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.44</w:t>
            </w:r>
            <w:r w:rsidRPr="00A222C7">
              <w:rPr>
                <w:rFonts w:asciiTheme="minorEastAsia" w:hAnsiTheme="minorEastAsia"/>
                <w:sz w:val="24"/>
                <w:szCs w:val="24"/>
              </w:rPr>
              <w:t>94</w:t>
            </w:r>
          </w:p>
        </w:tc>
        <w:tc>
          <w:tcPr>
            <w:tcW w:w="936" w:type="dxa"/>
            <w:tcBorders>
              <w:bottom w:val="nil"/>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.5</w:t>
            </w:r>
            <w:r w:rsidRPr="00A222C7">
              <w:rPr>
                <w:rFonts w:asciiTheme="minorEastAsia" w:hAnsiTheme="minorEastAsia"/>
                <w:sz w:val="24"/>
                <w:szCs w:val="24"/>
              </w:rPr>
              <w:t>766</w:t>
            </w:r>
          </w:p>
        </w:tc>
        <w:tc>
          <w:tcPr>
            <w:tcW w:w="942" w:type="dxa"/>
            <w:tcBorders>
              <w:bottom w:val="nil"/>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.5</w:t>
            </w:r>
            <w:r w:rsidRPr="00A222C7">
              <w:rPr>
                <w:rFonts w:asciiTheme="minorEastAsia" w:hAnsiTheme="minorEastAsia"/>
                <w:sz w:val="24"/>
                <w:szCs w:val="24"/>
              </w:rPr>
              <w:t>846</w:t>
            </w:r>
          </w:p>
        </w:tc>
        <w:tc>
          <w:tcPr>
            <w:tcW w:w="1057" w:type="dxa"/>
            <w:tcBorders>
              <w:bottom w:val="nil"/>
            </w:tcBorders>
          </w:tcPr>
          <w:p w:rsidR="00964452" w:rsidRPr="00A222C7" w:rsidRDefault="00606EC0"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.5483</w:t>
            </w:r>
          </w:p>
        </w:tc>
      </w:tr>
      <w:tr w:rsidR="00B678B9" w:rsidRPr="00A222C7" w:rsidTr="00A222C7">
        <w:trPr>
          <w:jc w:val="center"/>
        </w:trPr>
        <w:tc>
          <w:tcPr>
            <w:tcW w:w="1184" w:type="dxa"/>
            <w:vMerge/>
            <w:vAlign w:val="center"/>
          </w:tcPr>
          <w:p w:rsidR="00964452" w:rsidRPr="00A222C7" w:rsidRDefault="00964452" w:rsidP="00A222C7">
            <w:pPr>
              <w:rPr>
                <w:rFonts w:asciiTheme="minorEastAsia" w:hAnsiTheme="minorEastAsia"/>
                <w:b/>
                <w:sz w:val="24"/>
                <w:szCs w:val="24"/>
              </w:rPr>
            </w:pPr>
          </w:p>
        </w:tc>
        <w:tc>
          <w:tcPr>
            <w:tcW w:w="1063" w:type="dxa"/>
            <w:tcBorders>
              <w:top w:val="nil"/>
              <w:bottom w:val="single" w:sz="4" w:space="0" w:color="auto"/>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N</w:t>
            </w:r>
            <w:r w:rsidRPr="00A222C7">
              <w:rPr>
                <w:rFonts w:asciiTheme="minorEastAsia" w:hAnsiTheme="minorEastAsia"/>
                <w:sz w:val="24"/>
                <w:szCs w:val="24"/>
              </w:rPr>
              <w:t>DCG@10</w:t>
            </w:r>
          </w:p>
        </w:tc>
        <w:tc>
          <w:tcPr>
            <w:tcW w:w="1063" w:type="dxa"/>
            <w:tcBorders>
              <w:top w:val="nil"/>
              <w:bottom w:val="single" w:sz="4" w:space="0" w:color="auto"/>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.17</w:t>
            </w:r>
            <w:r w:rsidRPr="00A222C7">
              <w:rPr>
                <w:rFonts w:asciiTheme="minorEastAsia" w:hAnsiTheme="minorEastAsia"/>
                <w:sz w:val="24"/>
                <w:szCs w:val="24"/>
              </w:rPr>
              <w:t>64</w:t>
            </w:r>
          </w:p>
        </w:tc>
        <w:tc>
          <w:tcPr>
            <w:tcW w:w="1063" w:type="dxa"/>
            <w:tcBorders>
              <w:top w:val="nil"/>
              <w:bottom w:val="single" w:sz="4" w:space="0" w:color="auto"/>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.2</w:t>
            </w:r>
            <w:r w:rsidRPr="00A222C7">
              <w:rPr>
                <w:rFonts w:asciiTheme="minorEastAsia" w:hAnsiTheme="minorEastAsia"/>
                <w:sz w:val="24"/>
                <w:szCs w:val="24"/>
              </w:rPr>
              <w:t>283</w:t>
            </w:r>
          </w:p>
        </w:tc>
        <w:tc>
          <w:tcPr>
            <w:tcW w:w="936" w:type="dxa"/>
            <w:tcBorders>
              <w:top w:val="nil"/>
              <w:bottom w:val="single" w:sz="4" w:space="0" w:color="auto"/>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.2</w:t>
            </w:r>
            <w:r w:rsidRPr="00A222C7">
              <w:rPr>
                <w:rFonts w:asciiTheme="minorEastAsia" w:hAnsiTheme="minorEastAsia"/>
                <w:sz w:val="24"/>
                <w:szCs w:val="24"/>
              </w:rPr>
              <w:t>605</w:t>
            </w:r>
          </w:p>
        </w:tc>
        <w:tc>
          <w:tcPr>
            <w:tcW w:w="936" w:type="dxa"/>
            <w:tcBorders>
              <w:top w:val="nil"/>
              <w:bottom w:val="single" w:sz="4" w:space="0" w:color="auto"/>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.2</w:t>
            </w:r>
            <w:r w:rsidRPr="00A222C7">
              <w:rPr>
                <w:rFonts w:asciiTheme="minorEastAsia" w:hAnsiTheme="minorEastAsia"/>
                <w:sz w:val="24"/>
                <w:szCs w:val="24"/>
              </w:rPr>
              <w:t>819</w:t>
            </w:r>
          </w:p>
        </w:tc>
        <w:tc>
          <w:tcPr>
            <w:tcW w:w="936" w:type="dxa"/>
            <w:tcBorders>
              <w:top w:val="nil"/>
              <w:bottom w:val="single" w:sz="4" w:space="0" w:color="auto"/>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.2</w:t>
            </w:r>
            <w:r w:rsidR="00240201">
              <w:rPr>
                <w:rFonts w:asciiTheme="minorEastAsia" w:hAnsiTheme="minorEastAsia"/>
                <w:sz w:val="24"/>
                <w:szCs w:val="24"/>
              </w:rPr>
              <w:t>7</w:t>
            </w:r>
            <w:r w:rsidRPr="00A222C7">
              <w:rPr>
                <w:rFonts w:asciiTheme="minorEastAsia" w:hAnsiTheme="minorEastAsia"/>
                <w:sz w:val="24"/>
                <w:szCs w:val="24"/>
              </w:rPr>
              <w:t>33</w:t>
            </w:r>
          </w:p>
        </w:tc>
        <w:tc>
          <w:tcPr>
            <w:tcW w:w="936" w:type="dxa"/>
            <w:tcBorders>
              <w:top w:val="nil"/>
              <w:bottom w:val="single" w:sz="4" w:space="0" w:color="auto"/>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.22</w:t>
            </w:r>
            <w:r w:rsidRPr="00A222C7">
              <w:rPr>
                <w:rFonts w:asciiTheme="minorEastAsia" w:hAnsiTheme="minorEastAsia"/>
                <w:sz w:val="24"/>
                <w:szCs w:val="24"/>
              </w:rPr>
              <w:t>69</w:t>
            </w:r>
          </w:p>
        </w:tc>
        <w:tc>
          <w:tcPr>
            <w:tcW w:w="936" w:type="dxa"/>
            <w:tcBorders>
              <w:top w:val="nil"/>
              <w:bottom w:val="single" w:sz="4" w:space="0" w:color="auto"/>
            </w:tcBorders>
          </w:tcPr>
          <w:p w:rsidR="00964452" w:rsidRPr="00A222C7" w:rsidRDefault="00DD76B4"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96E5F">
              <w:rPr>
                <w:rFonts w:asciiTheme="minorEastAsia" w:hAnsiTheme="minorEastAsia"/>
                <w:sz w:val="24"/>
                <w:szCs w:val="24"/>
              </w:rPr>
              <w:t>.2</w:t>
            </w:r>
            <w:r w:rsidR="00240201">
              <w:rPr>
                <w:rFonts w:asciiTheme="minorEastAsia" w:hAnsiTheme="minorEastAsia"/>
                <w:sz w:val="24"/>
                <w:szCs w:val="24"/>
              </w:rPr>
              <w:t>7</w:t>
            </w:r>
            <w:r w:rsidRPr="00A222C7">
              <w:rPr>
                <w:rFonts w:asciiTheme="minorEastAsia" w:hAnsiTheme="minorEastAsia"/>
                <w:sz w:val="24"/>
                <w:szCs w:val="24"/>
              </w:rPr>
              <w:t>45</w:t>
            </w:r>
          </w:p>
        </w:tc>
        <w:tc>
          <w:tcPr>
            <w:tcW w:w="942" w:type="dxa"/>
            <w:tcBorders>
              <w:top w:val="nil"/>
              <w:bottom w:val="single" w:sz="4" w:space="0" w:color="auto"/>
            </w:tcBorders>
          </w:tcPr>
          <w:p w:rsidR="00964452" w:rsidRPr="00240201" w:rsidRDefault="00DD76B4" w:rsidP="006926D8">
            <w:pPr>
              <w:jc w:val="center"/>
              <w:rPr>
                <w:rFonts w:asciiTheme="minorEastAsia" w:hAnsiTheme="minorEastAsia"/>
                <w:sz w:val="24"/>
                <w:szCs w:val="24"/>
              </w:rPr>
            </w:pPr>
            <w:r w:rsidRPr="00240201">
              <w:rPr>
                <w:rFonts w:asciiTheme="minorEastAsia" w:hAnsiTheme="minorEastAsia" w:hint="eastAsia"/>
                <w:sz w:val="24"/>
                <w:szCs w:val="24"/>
              </w:rPr>
              <w:t>0</w:t>
            </w:r>
            <w:r w:rsidR="00C96E5F" w:rsidRPr="00240201">
              <w:rPr>
                <w:rFonts w:asciiTheme="minorEastAsia" w:hAnsiTheme="minorEastAsia"/>
                <w:sz w:val="24"/>
                <w:szCs w:val="24"/>
              </w:rPr>
              <w:t>.</w:t>
            </w:r>
            <w:r w:rsidR="00240201" w:rsidRPr="00240201">
              <w:rPr>
                <w:rFonts w:asciiTheme="minorEastAsia" w:hAnsiTheme="minorEastAsia"/>
                <w:sz w:val="24"/>
                <w:szCs w:val="24"/>
              </w:rPr>
              <w:t>28</w:t>
            </w:r>
            <w:r w:rsidRPr="00240201">
              <w:rPr>
                <w:rFonts w:asciiTheme="minorEastAsia" w:hAnsiTheme="minorEastAsia"/>
                <w:sz w:val="24"/>
                <w:szCs w:val="24"/>
              </w:rPr>
              <w:t>68</w:t>
            </w:r>
          </w:p>
        </w:tc>
        <w:tc>
          <w:tcPr>
            <w:tcW w:w="1057" w:type="dxa"/>
            <w:tcBorders>
              <w:top w:val="nil"/>
              <w:bottom w:val="single" w:sz="4" w:space="0" w:color="auto"/>
            </w:tcBorders>
          </w:tcPr>
          <w:p w:rsidR="00964452" w:rsidRPr="00240201" w:rsidRDefault="00606EC0" w:rsidP="006926D8">
            <w:pPr>
              <w:jc w:val="center"/>
              <w:rPr>
                <w:rFonts w:asciiTheme="minorEastAsia" w:hAnsiTheme="minorEastAsia"/>
                <w:b/>
                <w:sz w:val="24"/>
                <w:szCs w:val="24"/>
              </w:rPr>
            </w:pPr>
            <w:r w:rsidRPr="00240201">
              <w:rPr>
                <w:rFonts w:asciiTheme="minorEastAsia" w:hAnsiTheme="minorEastAsia" w:hint="eastAsia"/>
                <w:b/>
                <w:sz w:val="24"/>
                <w:szCs w:val="24"/>
              </w:rPr>
              <w:t>0</w:t>
            </w:r>
            <w:r w:rsidRPr="00240201">
              <w:rPr>
                <w:rFonts w:asciiTheme="minorEastAsia" w:hAnsiTheme="minorEastAsia"/>
                <w:b/>
                <w:sz w:val="24"/>
                <w:szCs w:val="24"/>
              </w:rPr>
              <w:t>.2915</w:t>
            </w:r>
          </w:p>
        </w:tc>
      </w:tr>
      <w:tr w:rsidR="00B678B9" w:rsidRPr="00A222C7" w:rsidTr="00A222C7">
        <w:trPr>
          <w:jc w:val="center"/>
        </w:trPr>
        <w:tc>
          <w:tcPr>
            <w:tcW w:w="1184" w:type="dxa"/>
            <w:vMerge/>
            <w:vAlign w:val="center"/>
          </w:tcPr>
          <w:p w:rsidR="00964452" w:rsidRPr="00A222C7" w:rsidRDefault="00964452" w:rsidP="00A222C7">
            <w:pPr>
              <w:rPr>
                <w:rFonts w:asciiTheme="minorEastAsia" w:hAnsiTheme="minorEastAsia"/>
                <w:b/>
                <w:sz w:val="24"/>
                <w:szCs w:val="24"/>
              </w:rPr>
            </w:pPr>
          </w:p>
        </w:tc>
        <w:tc>
          <w:tcPr>
            <w:tcW w:w="1063" w:type="dxa"/>
            <w:tcBorders>
              <w:bottom w:val="nil"/>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H</w:t>
            </w:r>
            <w:r w:rsidRPr="00A222C7">
              <w:rPr>
                <w:rFonts w:asciiTheme="minorEastAsia" w:hAnsiTheme="minorEastAsia"/>
                <w:sz w:val="24"/>
                <w:szCs w:val="24"/>
              </w:rPr>
              <w:t>R@15</w:t>
            </w:r>
          </w:p>
        </w:tc>
        <w:tc>
          <w:tcPr>
            <w:tcW w:w="1063" w:type="dxa"/>
            <w:tcBorders>
              <w:bottom w:val="nil"/>
            </w:tcBorders>
          </w:tcPr>
          <w:p w:rsidR="00964452" w:rsidRPr="00A222C7" w:rsidRDefault="00C14659" w:rsidP="006926D8">
            <w:pPr>
              <w:jc w:val="center"/>
              <w:rPr>
                <w:rFonts w:asciiTheme="minorEastAsia" w:hAnsiTheme="minorEastAsia"/>
                <w:sz w:val="24"/>
                <w:szCs w:val="24"/>
              </w:rPr>
            </w:pPr>
            <w:r>
              <w:rPr>
                <w:rFonts w:asciiTheme="minorEastAsia" w:hAnsiTheme="minorEastAsia"/>
                <w:sz w:val="24"/>
                <w:szCs w:val="24"/>
              </w:rPr>
              <w:t>0.48</w:t>
            </w:r>
            <w:r w:rsidR="003B3BCE" w:rsidRPr="00A222C7">
              <w:rPr>
                <w:rFonts w:asciiTheme="minorEastAsia" w:hAnsiTheme="minorEastAsia"/>
                <w:sz w:val="24"/>
                <w:szCs w:val="24"/>
              </w:rPr>
              <w:t>66</w:t>
            </w:r>
          </w:p>
        </w:tc>
        <w:tc>
          <w:tcPr>
            <w:tcW w:w="1063" w:type="dxa"/>
            <w:tcBorders>
              <w:bottom w:val="nil"/>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14659">
              <w:rPr>
                <w:rFonts w:asciiTheme="minorEastAsia" w:hAnsiTheme="minorEastAsia"/>
                <w:sz w:val="24"/>
                <w:szCs w:val="24"/>
              </w:rPr>
              <w:t>.6</w:t>
            </w:r>
            <w:r w:rsidRPr="00A222C7">
              <w:rPr>
                <w:rFonts w:asciiTheme="minorEastAsia" w:hAnsiTheme="minorEastAsia"/>
                <w:sz w:val="24"/>
                <w:szCs w:val="24"/>
              </w:rPr>
              <w:t>094</w:t>
            </w:r>
          </w:p>
        </w:tc>
        <w:tc>
          <w:tcPr>
            <w:tcW w:w="936" w:type="dxa"/>
            <w:tcBorders>
              <w:bottom w:val="nil"/>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14659">
              <w:rPr>
                <w:rFonts w:asciiTheme="minorEastAsia" w:hAnsiTheme="minorEastAsia"/>
                <w:sz w:val="24"/>
                <w:szCs w:val="24"/>
              </w:rPr>
              <w:t>.6</w:t>
            </w:r>
            <w:r w:rsidRPr="00A222C7">
              <w:rPr>
                <w:rFonts w:asciiTheme="minorEastAsia" w:hAnsiTheme="minorEastAsia"/>
                <w:sz w:val="24"/>
                <w:szCs w:val="24"/>
              </w:rPr>
              <w:t>338</w:t>
            </w:r>
          </w:p>
        </w:tc>
        <w:tc>
          <w:tcPr>
            <w:tcW w:w="936" w:type="dxa"/>
            <w:tcBorders>
              <w:bottom w:val="nil"/>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14659">
              <w:rPr>
                <w:rFonts w:asciiTheme="minorEastAsia" w:hAnsiTheme="minorEastAsia"/>
                <w:sz w:val="24"/>
                <w:szCs w:val="24"/>
              </w:rPr>
              <w:t>.6</w:t>
            </w:r>
            <w:r w:rsidRPr="00A222C7">
              <w:rPr>
                <w:rFonts w:asciiTheme="minorEastAsia" w:hAnsiTheme="minorEastAsia"/>
                <w:sz w:val="24"/>
                <w:szCs w:val="24"/>
              </w:rPr>
              <w:t>529</w:t>
            </w:r>
          </w:p>
        </w:tc>
        <w:tc>
          <w:tcPr>
            <w:tcW w:w="936" w:type="dxa"/>
            <w:tcBorders>
              <w:bottom w:val="nil"/>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14659">
              <w:rPr>
                <w:rFonts w:asciiTheme="minorEastAsia" w:hAnsiTheme="minorEastAsia"/>
                <w:sz w:val="24"/>
                <w:szCs w:val="24"/>
              </w:rPr>
              <w:t>.6</w:t>
            </w:r>
            <w:r w:rsidRPr="00A222C7">
              <w:rPr>
                <w:rFonts w:asciiTheme="minorEastAsia" w:hAnsiTheme="minorEastAsia"/>
                <w:sz w:val="24"/>
                <w:szCs w:val="24"/>
              </w:rPr>
              <w:t>741</w:t>
            </w:r>
          </w:p>
        </w:tc>
        <w:tc>
          <w:tcPr>
            <w:tcW w:w="936" w:type="dxa"/>
            <w:tcBorders>
              <w:bottom w:val="nil"/>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14659">
              <w:rPr>
                <w:rFonts w:asciiTheme="minorEastAsia" w:hAnsiTheme="minorEastAsia"/>
                <w:sz w:val="24"/>
                <w:szCs w:val="24"/>
              </w:rPr>
              <w:t>.53</w:t>
            </w:r>
            <w:r w:rsidRPr="00A222C7">
              <w:rPr>
                <w:rFonts w:asciiTheme="minorEastAsia" w:hAnsiTheme="minorEastAsia"/>
                <w:sz w:val="24"/>
                <w:szCs w:val="24"/>
              </w:rPr>
              <w:t>73</w:t>
            </w:r>
          </w:p>
        </w:tc>
        <w:tc>
          <w:tcPr>
            <w:tcW w:w="936" w:type="dxa"/>
            <w:tcBorders>
              <w:bottom w:val="nil"/>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00C14659">
              <w:rPr>
                <w:rFonts w:asciiTheme="minorEastAsia" w:hAnsiTheme="minorEastAsia"/>
                <w:sz w:val="24"/>
                <w:szCs w:val="24"/>
              </w:rPr>
              <w:t>.6</w:t>
            </w:r>
            <w:r w:rsidRPr="00A222C7">
              <w:rPr>
                <w:rFonts w:asciiTheme="minorEastAsia" w:hAnsiTheme="minorEastAsia"/>
                <w:sz w:val="24"/>
                <w:szCs w:val="24"/>
              </w:rPr>
              <w:t>635</w:t>
            </w:r>
          </w:p>
        </w:tc>
        <w:tc>
          <w:tcPr>
            <w:tcW w:w="942" w:type="dxa"/>
            <w:tcBorders>
              <w:bottom w:val="nil"/>
            </w:tcBorders>
          </w:tcPr>
          <w:p w:rsidR="00964452" w:rsidRPr="00A222C7" w:rsidRDefault="003B3BCE" w:rsidP="006926D8">
            <w:pPr>
              <w:jc w:val="center"/>
              <w:rPr>
                <w:rFonts w:asciiTheme="minorEastAsia" w:hAnsiTheme="minorEastAsia"/>
                <w:b/>
                <w:sz w:val="24"/>
                <w:szCs w:val="24"/>
              </w:rPr>
            </w:pPr>
            <w:r w:rsidRPr="00A222C7">
              <w:rPr>
                <w:rFonts w:asciiTheme="minorEastAsia" w:hAnsiTheme="minorEastAsia" w:hint="eastAsia"/>
                <w:b/>
                <w:sz w:val="24"/>
                <w:szCs w:val="24"/>
              </w:rPr>
              <w:t>0</w:t>
            </w:r>
            <w:r w:rsidR="00C14659">
              <w:rPr>
                <w:rFonts w:asciiTheme="minorEastAsia" w:hAnsiTheme="minorEastAsia"/>
                <w:b/>
                <w:sz w:val="24"/>
                <w:szCs w:val="24"/>
              </w:rPr>
              <w:t>.6</w:t>
            </w:r>
            <w:r w:rsidRPr="00A222C7">
              <w:rPr>
                <w:rFonts w:asciiTheme="minorEastAsia" w:hAnsiTheme="minorEastAsia"/>
                <w:b/>
                <w:sz w:val="24"/>
                <w:szCs w:val="24"/>
              </w:rPr>
              <w:t>813</w:t>
            </w:r>
          </w:p>
        </w:tc>
        <w:tc>
          <w:tcPr>
            <w:tcW w:w="1057" w:type="dxa"/>
            <w:tcBorders>
              <w:bottom w:val="nil"/>
            </w:tcBorders>
          </w:tcPr>
          <w:p w:rsidR="00964452" w:rsidRPr="00A222C7" w:rsidRDefault="00606EC0" w:rsidP="006926D8">
            <w:pPr>
              <w:jc w:val="center"/>
              <w:rPr>
                <w:rFonts w:asciiTheme="minorEastAsia" w:hAnsiTheme="minorEastAsia"/>
                <w:sz w:val="24"/>
                <w:szCs w:val="24"/>
              </w:rPr>
            </w:pPr>
            <w:r w:rsidRPr="00A222C7">
              <w:rPr>
                <w:rFonts w:asciiTheme="minorEastAsia" w:hAnsiTheme="minorEastAsia"/>
                <w:sz w:val="24"/>
                <w:szCs w:val="24"/>
              </w:rPr>
              <w:t>0.6713</w:t>
            </w:r>
          </w:p>
        </w:tc>
      </w:tr>
      <w:tr w:rsidR="00B678B9" w:rsidRPr="00A222C7" w:rsidTr="00A222C7">
        <w:trPr>
          <w:jc w:val="center"/>
        </w:trPr>
        <w:tc>
          <w:tcPr>
            <w:tcW w:w="1184" w:type="dxa"/>
            <w:vMerge/>
            <w:vAlign w:val="center"/>
          </w:tcPr>
          <w:p w:rsidR="00964452" w:rsidRPr="00A222C7" w:rsidRDefault="00964452" w:rsidP="00A222C7">
            <w:pPr>
              <w:rPr>
                <w:rFonts w:asciiTheme="minorEastAsia" w:hAnsiTheme="minorEastAsia"/>
                <w:b/>
                <w:sz w:val="24"/>
                <w:szCs w:val="24"/>
              </w:rPr>
            </w:pPr>
          </w:p>
        </w:tc>
        <w:tc>
          <w:tcPr>
            <w:tcW w:w="1063" w:type="dxa"/>
            <w:tcBorders>
              <w:top w:val="nil"/>
              <w:bottom w:val="single" w:sz="4" w:space="0" w:color="auto"/>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N</w:t>
            </w:r>
            <w:r w:rsidRPr="00A222C7">
              <w:rPr>
                <w:rFonts w:asciiTheme="minorEastAsia" w:hAnsiTheme="minorEastAsia"/>
                <w:sz w:val="24"/>
                <w:szCs w:val="24"/>
              </w:rPr>
              <w:t>DCG@15</w:t>
            </w:r>
          </w:p>
        </w:tc>
        <w:tc>
          <w:tcPr>
            <w:tcW w:w="1063" w:type="dxa"/>
            <w:tcBorders>
              <w:top w:val="nil"/>
              <w:bottom w:val="single" w:sz="4" w:space="0" w:color="auto"/>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00672508">
              <w:rPr>
                <w:rFonts w:asciiTheme="minorEastAsia" w:hAnsiTheme="minorEastAsia"/>
                <w:sz w:val="24"/>
                <w:szCs w:val="24"/>
              </w:rPr>
              <w:t>.21</w:t>
            </w:r>
            <w:r w:rsidRPr="00A222C7">
              <w:rPr>
                <w:rFonts w:asciiTheme="minorEastAsia" w:hAnsiTheme="minorEastAsia"/>
                <w:sz w:val="24"/>
                <w:szCs w:val="24"/>
              </w:rPr>
              <w:t>24</w:t>
            </w:r>
          </w:p>
        </w:tc>
        <w:tc>
          <w:tcPr>
            <w:tcW w:w="1063" w:type="dxa"/>
            <w:tcBorders>
              <w:top w:val="nil"/>
              <w:bottom w:val="single" w:sz="4" w:space="0" w:color="auto"/>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00672508">
              <w:rPr>
                <w:rFonts w:asciiTheme="minorEastAsia" w:hAnsiTheme="minorEastAsia"/>
                <w:sz w:val="24"/>
                <w:szCs w:val="24"/>
              </w:rPr>
              <w:t>.2</w:t>
            </w:r>
            <w:r w:rsidRPr="00A222C7">
              <w:rPr>
                <w:rFonts w:asciiTheme="minorEastAsia" w:hAnsiTheme="minorEastAsia"/>
                <w:sz w:val="24"/>
                <w:szCs w:val="24"/>
              </w:rPr>
              <w:t>576</w:t>
            </w:r>
          </w:p>
        </w:tc>
        <w:tc>
          <w:tcPr>
            <w:tcW w:w="936" w:type="dxa"/>
            <w:tcBorders>
              <w:top w:val="nil"/>
              <w:bottom w:val="single" w:sz="4" w:space="0" w:color="auto"/>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00672508">
              <w:rPr>
                <w:rFonts w:asciiTheme="minorEastAsia" w:hAnsiTheme="minorEastAsia"/>
                <w:sz w:val="24"/>
                <w:szCs w:val="24"/>
              </w:rPr>
              <w:t>.2</w:t>
            </w:r>
            <w:r w:rsidRPr="00A222C7">
              <w:rPr>
                <w:rFonts w:asciiTheme="minorEastAsia" w:hAnsiTheme="minorEastAsia"/>
                <w:sz w:val="24"/>
                <w:szCs w:val="24"/>
              </w:rPr>
              <w:t>843</w:t>
            </w:r>
          </w:p>
        </w:tc>
        <w:tc>
          <w:tcPr>
            <w:tcW w:w="936" w:type="dxa"/>
            <w:tcBorders>
              <w:top w:val="nil"/>
              <w:bottom w:val="single" w:sz="4" w:space="0" w:color="auto"/>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00672508">
              <w:rPr>
                <w:rFonts w:asciiTheme="minorEastAsia" w:hAnsiTheme="minorEastAsia"/>
                <w:sz w:val="24"/>
                <w:szCs w:val="24"/>
              </w:rPr>
              <w:t>.3</w:t>
            </w:r>
            <w:r w:rsidRPr="00A222C7">
              <w:rPr>
                <w:rFonts w:asciiTheme="minorEastAsia" w:hAnsiTheme="minorEastAsia"/>
                <w:sz w:val="24"/>
                <w:szCs w:val="24"/>
              </w:rPr>
              <w:t>056</w:t>
            </w:r>
          </w:p>
        </w:tc>
        <w:tc>
          <w:tcPr>
            <w:tcW w:w="936" w:type="dxa"/>
            <w:tcBorders>
              <w:top w:val="nil"/>
              <w:bottom w:val="single" w:sz="4" w:space="0" w:color="auto"/>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00672508">
              <w:rPr>
                <w:rFonts w:asciiTheme="minorEastAsia" w:hAnsiTheme="minorEastAsia"/>
                <w:sz w:val="24"/>
                <w:szCs w:val="24"/>
              </w:rPr>
              <w:t>.3</w:t>
            </w:r>
            <w:r w:rsidRPr="00A222C7">
              <w:rPr>
                <w:rFonts w:asciiTheme="minorEastAsia" w:hAnsiTheme="minorEastAsia"/>
                <w:sz w:val="24"/>
                <w:szCs w:val="24"/>
              </w:rPr>
              <w:t>149</w:t>
            </w:r>
          </w:p>
        </w:tc>
        <w:tc>
          <w:tcPr>
            <w:tcW w:w="936" w:type="dxa"/>
            <w:tcBorders>
              <w:top w:val="nil"/>
              <w:bottom w:val="single" w:sz="4" w:space="0" w:color="auto"/>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00672508">
              <w:rPr>
                <w:rFonts w:asciiTheme="minorEastAsia" w:hAnsiTheme="minorEastAsia"/>
                <w:sz w:val="24"/>
                <w:szCs w:val="24"/>
              </w:rPr>
              <w:t>.25</w:t>
            </w:r>
            <w:r w:rsidRPr="00A222C7">
              <w:rPr>
                <w:rFonts w:asciiTheme="minorEastAsia" w:hAnsiTheme="minorEastAsia"/>
                <w:sz w:val="24"/>
                <w:szCs w:val="24"/>
              </w:rPr>
              <w:t>02</w:t>
            </w:r>
          </w:p>
        </w:tc>
        <w:tc>
          <w:tcPr>
            <w:tcW w:w="936" w:type="dxa"/>
            <w:tcBorders>
              <w:top w:val="nil"/>
              <w:bottom w:val="single" w:sz="4" w:space="0" w:color="auto"/>
            </w:tcBorders>
          </w:tcPr>
          <w:p w:rsidR="00964452" w:rsidRPr="00A222C7" w:rsidRDefault="003B3BCE" w:rsidP="006926D8">
            <w:pPr>
              <w:jc w:val="center"/>
              <w:rPr>
                <w:rFonts w:asciiTheme="minorEastAsia" w:hAnsiTheme="minorEastAsia"/>
                <w:sz w:val="24"/>
                <w:szCs w:val="24"/>
              </w:rPr>
            </w:pPr>
            <w:r w:rsidRPr="00A222C7">
              <w:rPr>
                <w:rFonts w:asciiTheme="minorEastAsia" w:hAnsiTheme="minorEastAsia" w:hint="eastAsia"/>
                <w:sz w:val="24"/>
                <w:szCs w:val="24"/>
              </w:rPr>
              <w:t>0</w:t>
            </w:r>
            <w:r w:rsidR="00672508">
              <w:rPr>
                <w:rFonts w:asciiTheme="minorEastAsia" w:hAnsiTheme="minorEastAsia"/>
                <w:sz w:val="24"/>
                <w:szCs w:val="24"/>
              </w:rPr>
              <w:t>.3</w:t>
            </w:r>
            <w:r w:rsidRPr="00A222C7">
              <w:rPr>
                <w:rFonts w:asciiTheme="minorEastAsia" w:hAnsiTheme="minorEastAsia"/>
                <w:sz w:val="24"/>
                <w:szCs w:val="24"/>
              </w:rPr>
              <w:t>175</w:t>
            </w:r>
          </w:p>
        </w:tc>
        <w:tc>
          <w:tcPr>
            <w:tcW w:w="942" w:type="dxa"/>
            <w:tcBorders>
              <w:top w:val="nil"/>
              <w:bottom w:val="single" w:sz="4" w:space="0" w:color="auto"/>
            </w:tcBorders>
          </w:tcPr>
          <w:p w:rsidR="00964452" w:rsidRPr="003E218E" w:rsidRDefault="003B3BCE" w:rsidP="006926D8">
            <w:pPr>
              <w:jc w:val="center"/>
              <w:rPr>
                <w:rFonts w:asciiTheme="minorEastAsia" w:hAnsiTheme="minorEastAsia"/>
                <w:sz w:val="24"/>
                <w:szCs w:val="24"/>
              </w:rPr>
            </w:pPr>
            <w:r w:rsidRPr="003E218E">
              <w:rPr>
                <w:rFonts w:asciiTheme="minorEastAsia" w:hAnsiTheme="minorEastAsia" w:hint="eastAsia"/>
                <w:sz w:val="24"/>
                <w:szCs w:val="24"/>
              </w:rPr>
              <w:t>0</w:t>
            </w:r>
            <w:r w:rsidR="0006596F" w:rsidRPr="003E218E">
              <w:rPr>
                <w:rFonts w:asciiTheme="minorEastAsia" w:hAnsiTheme="minorEastAsia"/>
                <w:sz w:val="24"/>
                <w:szCs w:val="24"/>
              </w:rPr>
              <w:t>.3</w:t>
            </w:r>
            <w:r w:rsidR="003E218E" w:rsidRPr="003E218E">
              <w:rPr>
                <w:rFonts w:asciiTheme="minorEastAsia" w:hAnsiTheme="minorEastAsia"/>
                <w:sz w:val="24"/>
                <w:szCs w:val="24"/>
              </w:rPr>
              <w:t>2</w:t>
            </w:r>
            <w:r w:rsidR="0006596F" w:rsidRPr="003E218E">
              <w:rPr>
                <w:rFonts w:asciiTheme="minorEastAsia" w:hAnsiTheme="minorEastAsia"/>
                <w:sz w:val="24"/>
                <w:szCs w:val="24"/>
              </w:rPr>
              <w:t>18</w:t>
            </w:r>
          </w:p>
        </w:tc>
        <w:tc>
          <w:tcPr>
            <w:tcW w:w="1057" w:type="dxa"/>
            <w:tcBorders>
              <w:top w:val="nil"/>
              <w:bottom w:val="single" w:sz="4" w:space="0" w:color="auto"/>
            </w:tcBorders>
          </w:tcPr>
          <w:p w:rsidR="00964452" w:rsidRPr="003E218E" w:rsidRDefault="00606EC0" w:rsidP="006926D8">
            <w:pPr>
              <w:jc w:val="center"/>
              <w:rPr>
                <w:rFonts w:asciiTheme="minorEastAsia" w:hAnsiTheme="minorEastAsia"/>
                <w:b/>
                <w:sz w:val="24"/>
                <w:szCs w:val="24"/>
              </w:rPr>
            </w:pPr>
            <w:r w:rsidRPr="003E218E">
              <w:rPr>
                <w:rFonts w:asciiTheme="minorEastAsia" w:hAnsiTheme="minorEastAsia" w:hint="eastAsia"/>
                <w:b/>
                <w:sz w:val="24"/>
                <w:szCs w:val="24"/>
              </w:rPr>
              <w:t>0</w:t>
            </w:r>
            <w:r w:rsidRPr="003E218E">
              <w:rPr>
                <w:rFonts w:asciiTheme="minorEastAsia" w:hAnsiTheme="minorEastAsia"/>
                <w:b/>
                <w:sz w:val="24"/>
                <w:szCs w:val="24"/>
              </w:rPr>
              <w:t>.3249</w:t>
            </w:r>
          </w:p>
        </w:tc>
      </w:tr>
      <w:tr w:rsidR="00B678B9" w:rsidRPr="00A222C7" w:rsidTr="00A222C7">
        <w:trPr>
          <w:jc w:val="center"/>
        </w:trPr>
        <w:tc>
          <w:tcPr>
            <w:tcW w:w="1184" w:type="dxa"/>
            <w:vMerge/>
            <w:vAlign w:val="center"/>
          </w:tcPr>
          <w:p w:rsidR="00964452" w:rsidRPr="00A222C7" w:rsidRDefault="00964452" w:rsidP="00A222C7">
            <w:pPr>
              <w:rPr>
                <w:rFonts w:asciiTheme="minorEastAsia" w:hAnsiTheme="minorEastAsia"/>
                <w:b/>
                <w:sz w:val="24"/>
                <w:szCs w:val="24"/>
              </w:rPr>
            </w:pPr>
          </w:p>
        </w:tc>
        <w:tc>
          <w:tcPr>
            <w:tcW w:w="1063" w:type="dxa"/>
            <w:tcBorders>
              <w:bottom w:val="nil"/>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H</w:t>
            </w:r>
            <w:r w:rsidRPr="00A222C7">
              <w:rPr>
                <w:rFonts w:asciiTheme="minorEastAsia" w:hAnsiTheme="minorEastAsia"/>
                <w:sz w:val="24"/>
                <w:szCs w:val="24"/>
              </w:rPr>
              <w:t>R@20</w:t>
            </w:r>
          </w:p>
        </w:tc>
        <w:tc>
          <w:tcPr>
            <w:tcW w:w="1063" w:type="dxa"/>
            <w:tcBorders>
              <w:bottom w:val="nil"/>
            </w:tcBorders>
          </w:tcPr>
          <w:p w:rsidR="00964452" w:rsidRPr="00A222C7" w:rsidRDefault="00A62DB5" w:rsidP="006926D8">
            <w:pPr>
              <w:jc w:val="center"/>
              <w:rPr>
                <w:rFonts w:asciiTheme="minorEastAsia" w:hAnsiTheme="minorEastAsia"/>
                <w:sz w:val="24"/>
                <w:szCs w:val="24"/>
              </w:rPr>
            </w:pPr>
            <w:r w:rsidRPr="00A222C7">
              <w:rPr>
                <w:rFonts w:asciiTheme="minorEastAsia" w:hAnsiTheme="minorEastAsia" w:hint="eastAsia"/>
                <w:sz w:val="24"/>
                <w:szCs w:val="24"/>
              </w:rPr>
              <w:t>0</w:t>
            </w:r>
            <w:r w:rsidR="005E3F0F">
              <w:rPr>
                <w:rFonts w:asciiTheme="minorEastAsia" w:hAnsiTheme="minorEastAsia"/>
                <w:sz w:val="24"/>
                <w:szCs w:val="24"/>
              </w:rPr>
              <w:t>.47</w:t>
            </w:r>
            <w:r w:rsidRPr="00A222C7">
              <w:rPr>
                <w:rFonts w:asciiTheme="minorEastAsia" w:hAnsiTheme="minorEastAsia"/>
                <w:sz w:val="24"/>
                <w:szCs w:val="24"/>
              </w:rPr>
              <w:t>25</w:t>
            </w:r>
          </w:p>
        </w:tc>
        <w:tc>
          <w:tcPr>
            <w:tcW w:w="1063" w:type="dxa"/>
            <w:tcBorders>
              <w:bottom w:val="nil"/>
            </w:tcBorders>
          </w:tcPr>
          <w:p w:rsidR="00964452" w:rsidRPr="00A222C7" w:rsidRDefault="00A62DB5" w:rsidP="006926D8">
            <w:pPr>
              <w:jc w:val="center"/>
              <w:rPr>
                <w:rFonts w:asciiTheme="minorEastAsia" w:hAnsiTheme="minorEastAsia"/>
                <w:sz w:val="24"/>
                <w:szCs w:val="24"/>
              </w:rPr>
            </w:pPr>
            <w:r w:rsidRPr="00A222C7">
              <w:rPr>
                <w:rFonts w:asciiTheme="minorEastAsia" w:hAnsiTheme="minorEastAsia" w:hint="eastAsia"/>
                <w:sz w:val="24"/>
                <w:szCs w:val="24"/>
              </w:rPr>
              <w:t>0</w:t>
            </w:r>
            <w:r w:rsidR="005E3F0F">
              <w:rPr>
                <w:rFonts w:asciiTheme="minorEastAsia" w:hAnsiTheme="minorEastAsia"/>
                <w:sz w:val="24"/>
                <w:szCs w:val="24"/>
              </w:rPr>
              <w:t>.6</w:t>
            </w:r>
            <w:r w:rsidRPr="00A222C7">
              <w:rPr>
                <w:rFonts w:asciiTheme="minorEastAsia" w:hAnsiTheme="minorEastAsia"/>
                <w:sz w:val="24"/>
                <w:szCs w:val="24"/>
              </w:rPr>
              <w:t>656</w:t>
            </w:r>
          </w:p>
        </w:tc>
        <w:tc>
          <w:tcPr>
            <w:tcW w:w="936" w:type="dxa"/>
            <w:tcBorders>
              <w:bottom w:val="nil"/>
            </w:tcBorders>
          </w:tcPr>
          <w:p w:rsidR="00964452" w:rsidRPr="00A222C7" w:rsidRDefault="00A62DB5" w:rsidP="006926D8">
            <w:pPr>
              <w:jc w:val="center"/>
              <w:rPr>
                <w:rFonts w:asciiTheme="minorEastAsia" w:hAnsiTheme="minorEastAsia"/>
                <w:sz w:val="24"/>
                <w:szCs w:val="24"/>
              </w:rPr>
            </w:pPr>
            <w:r w:rsidRPr="00A222C7">
              <w:rPr>
                <w:rFonts w:asciiTheme="minorEastAsia" w:hAnsiTheme="minorEastAsia" w:hint="eastAsia"/>
                <w:sz w:val="24"/>
                <w:szCs w:val="24"/>
              </w:rPr>
              <w:t>0</w:t>
            </w:r>
            <w:r w:rsidR="005E3F0F">
              <w:rPr>
                <w:rFonts w:asciiTheme="minorEastAsia" w:hAnsiTheme="minorEastAsia"/>
                <w:sz w:val="24"/>
                <w:szCs w:val="24"/>
              </w:rPr>
              <w:t>.7</w:t>
            </w:r>
            <w:r w:rsidRPr="00A222C7">
              <w:rPr>
                <w:rFonts w:asciiTheme="minorEastAsia" w:hAnsiTheme="minorEastAsia"/>
                <w:sz w:val="24"/>
                <w:szCs w:val="24"/>
              </w:rPr>
              <w:t>144</w:t>
            </w:r>
          </w:p>
        </w:tc>
        <w:tc>
          <w:tcPr>
            <w:tcW w:w="936" w:type="dxa"/>
            <w:tcBorders>
              <w:bottom w:val="nil"/>
            </w:tcBorders>
          </w:tcPr>
          <w:p w:rsidR="00964452" w:rsidRPr="00A222C7" w:rsidRDefault="00A62DB5" w:rsidP="006926D8">
            <w:pPr>
              <w:jc w:val="center"/>
              <w:rPr>
                <w:rFonts w:asciiTheme="minorEastAsia" w:hAnsiTheme="minorEastAsia"/>
                <w:sz w:val="24"/>
                <w:szCs w:val="24"/>
              </w:rPr>
            </w:pPr>
            <w:r w:rsidRPr="00A222C7">
              <w:rPr>
                <w:rFonts w:asciiTheme="minorEastAsia" w:hAnsiTheme="minorEastAsia" w:hint="eastAsia"/>
                <w:sz w:val="24"/>
                <w:szCs w:val="24"/>
              </w:rPr>
              <w:t>0</w:t>
            </w:r>
            <w:r w:rsidR="005E3F0F">
              <w:rPr>
                <w:rFonts w:asciiTheme="minorEastAsia" w:hAnsiTheme="minorEastAsia"/>
                <w:sz w:val="24"/>
                <w:szCs w:val="24"/>
              </w:rPr>
              <w:t>.7</w:t>
            </w:r>
            <w:r w:rsidRPr="00A222C7">
              <w:rPr>
                <w:rFonts w:asciiTheme="minorEastAsia" w:hAnsiTheme="minorEastAsia"/>
                <w:sz w:val="24"/>
                <w:szCs w:val="24"/>
              </w:rPr>
              <w:t>155</w:t>
            </w:r>
          </w:p>
        </w:tc>
        <w:tc>
          <w:tcPr>
            <w:tcW w:w="936" w:type="dxa"/>
            <w:tcBorders>
              <w:bottom w:val="nil"/>
            </w:tcBorders>
          </w:tcPr>
          <w:p w:rsidR="00964452" w:rsidRPr="00A222C7" w:rsidRDefault="00A62DB5" w:rsidP="006926D8">
            <w:pPr>
              <w:jc w:val="center"/>
              <w:rPr>
                <w:rFonts w:asciiTheme="minorEastAsia" w:hAnsiTheme="minorEastAsia"/>
                <w:sz w:val="24"/>
                <w:szCs w:val="24"/>
              </w:rPr>
            </w:pPr>
            <w:r w:rsidRPr="00A222C7">
              <w:rPr>
                <w:rFonts w:asciiTheme="minorEastAsia" w:hAnsiTheme="minorEastAsia" w:hint="eastAsia"/>
                <w:sz w:val="24"/>
                <w:szCs w:val="24"/>
              </w:rPr>
              <w:t>0</w:t>
            </w:r>
            <w:r w:rsidR="005E3F0F">
              <w:rPr>
                <w:rFonts w:asciiTheme="minorEastAsia" w:hAnsiTheme="minorEastAsia"/>
                <w:sz w:val="24"/>
                <w:szCs w:val="24"/>
              </w:rPr>
              <w:t>.7</w:t>
            </w:r>
            <w:r w:rsidRPr="00A222C7">
              <w:rPr>
                <w:rFonts w:asciiTheme="minorEastAsia" w:hAnsiTheme="minorEastAsia"/>
                <w:sz w:val="24"/>
                <w:szCs w:val="24"/>
              </w:rPr>
              <w:t>388</w:t>
            </w:r>
          </w:p>
        </w:tc>
        <w:tc>
          <w:tcPr>
            <w:tcW w:w="936" w:type="dxa"/>
            <w:tcBorders>
              <w:bottom w:val="nil"/>
            </w:tcBorders>
          </w:tcPr>
          <w:p w:rsidR="00964452" w:rsidRPr="00A222C7" w:rsidRDefault="00A62DB5" w:rsidP="006926D8">
            <w:pPr>
              <w:jc w:val="center"/>
              <w:rPr>
                <w:rFonts w:asciiTheme="minorEastAsia" w:hAnsiTheme="minorEastAsia"/>
                <w:sz w:val="24"/>
                <w:szCs w:val="24"/>
              </w:rPr>
            </w:pPr>
            <w:r w:rsidRPr="00A222C7">
              <w:rPr>
                <w:rFonts w:asciiTheme="minorEastAsia" w:hAnsiTheme="minorEastAsia" w:hint="eastAsia"/>
                <w:sz w:val="24"/>
                <w:szCs w:val="24"/>
              </w:rPr>
              <w:t>0</w:t>
            </w:r>
            <w:r w:rsidR="005E3F0F">
              <w:rPr>
                <w:rFonts w:asciiTheme="minorEastAsia" w:hAnsiTheme="minorEastAsia"/>
                <w:sz w:val="24"/>
                <w:szCs w:val="24"/>
              </w:rPr>
              <w:t>.60</w:t>
            </w:r>
            <w:r w:rsidRPr="00A222C7">
              <w:rPr>
                <w:rFonts w:asciiTheme="minorEastAsia" w:hAnsiTheme="minorEastAsia"/>
                <w:sz w:val="24"/>
                <w:szCs w:val="24"/>
              </w:rPr>
              <w:t>19</w:t>
            </w:r>
          </w:p>
        </w:tc>
        <w:tc>
          <w:tcPr>
            <w:tcW w:w="936" w:type="dxa"/>
            <w:tcBorders>
              <w:bottom w:val="nil"/>
            </w:tcBorders>
          </w:tcPr>
          <w:p w:rsidR="00964452" w:rsidRPr="00A222C7" w:rsidRDefault="00EE4D5B" w:rsidP="006926D8">
            <w:pPr>
              <w:jc w:val="center"/>
              <w:rPr>
                <w:rFonts w:asciiTheme="minorEastAsia" w:hAnsiTheme="minorEastAsia"/>
                <w:sz w:val="24"/>
                <w:szCs w:val="24"/>
              </w:rPr>
            </w:pPr>
            <w:r w:rsidRPr="00A222C7">
              <w:rPr>
                <w:rFonts w:asciiTheme="minorEastAsia" w:hAnsiTheme="minorEastAsia" w:hint="eastAsia"/>
                <w:sz w:val="24"/>
                <w:szCs w:val="24"/>
              </w:rPr>
              <w:t>0</w:t>
            </w:r>
            <w:r w:rsidR="005E3F0F">
              <w:rPr>
                <w:rFonts w:asciiTheme="minorEastAsia" w:hAnsiTheme="minorEastAsia"/>
                <w:sz w:val="24"/>
                <w:szCs w:val="24"/>
              </w:rPr>
              <w:t>.7</w:t>
            </w:r>
            <w:r w:rsidRPr="00A222C7">
              <w:rPr>
                <w:rFonts w:asciiTheme="minorEastAsia" w:hAnsiTheme="minorEastAsia"/>
                <w:sz w:val="24"/>
                <w:szCs w:val="24"/>
              </w:rPr>
              <w:t>324</w:t>
            </w:r>
          </w:p>
        </w:tc>
        <w:tc>
          <w:tcPr>
            <w:tcW w:w="942" w:type="dxa"/>
            <w:tcBorders>
              <w:bottom w:val="nil"/>
            </w:tcBorders>
          </w:tcPr>
          <w:p w:rsidR="00964452" w:rsidRPr="005E3F0F" w:rsidRDefault="00EE4D5B" w:rsidP="006926D8">
            <w:pPr>
              <w:jc w:val="center"/>
              <w:rPr>
                <w:rFonts w:asciiTheme="minorEastAsia" w:hAnsiTheme="minorEastAsia"/>
                <w:sz w:val="24"/>
                <w:szCs w:val="24"/>
              </w:rPr>
            </w:pPr>
            <w:r w:rsidRPr="005E3F0F">
              <w:rPr>
                <w:rFonts w:asciiTheme="minorEastAsia" w:hAnsiTheme="minorEastAsia" w:hint="eastAsia"/>
                <w:sz w:val="24"/>
                <w:szCs w:val="24"/>
              </w:rPr>
              <w:t>0</w:t>
            </w:r>
            <w:r w:rsidR="005E3F0F" w:rsidRPr="005E3F0F">
              <w:rPr>
                <w:rFonts w:asciiTheme="minorEastAsia" w:hAnsiTheme="minorEastAsia"/>
                <w:sz w:val="24"/>
                <w:szCs w:val="24"/>
              </w:rPr>
              <w:t>.7</w:t>
            </w:r>
            <w:r w:rsidRPr="005E3F0F">
              <w:rPr>
                <w:rFonts w:asciiTheme="minorEastAsia" w:hAnsiTheme="minorEastAsia"/>
                <w:sz w:val="24"/>
                <w:szCs w:val="24"/>
              </w:rPr>
              <w:t>464</w:t>
            </w:r>
          </w:p>
        </w:tc>
        <w:tc>
          <w:tcPr>
            <w:tcW w:w="1057" w:type="dxa"/>
            <w:tcBorders>
              <w:bottom w:val="nil"/>
            </w:tcBorders>
          </w:tcPr>
          <w:p w:rsidR="00964452" w:rsidRPr="005E3F0F" w:rsidRDefault="00606EC0" w:rsidP="006926D8">
            <w:pPr>
              <w:jc w:val="center"/>
              <w:rPr>
                <w:rFonts w:asciiTheme="minorEastAsia" w:hAnsiTheme="minorEastAsia"/>
                <w:b/>
                <w:sz w:val="24"/>
                <w:szCs w:val="24"/>
              </w:rPr>
            </w:pPr>
            <w:r w:rsidRPr="005E3F0F">
              <w:rPr>
                <w:rFonts w:asciiTheme="minorEastAsia" w:hAnsiTheme="minorEastAsia" w:hint="eastAsia"/>
                <w:b/>
                <w:sz w:val="24"/>
                <w:szCs w:val="24"/>
              </w:rPr>
              <w:t>0</w:t>
            </w:r>
            <w:r w:rsidRPr="005E3F0F">
              <w:rPr>
                <w:rFonts w:asciiTheme="minorEastAsia" w:hAnsiTheme="minorEastAsia"/>
                <w:b/>
                <w:sz w:val="24"/>
                <w:szCs w:val="24"/>
              </w:rPr>
              <w:t>.7572</w:t>
            </w:r>
          </w:p>
        </w:tc>
      </w:tr>
      <w:tr w:rsidR="00B678B9" w:rsidRPr="00A222C7" w:rsidTr="00A222C7">
        <w:trPr>
          <w:jc w:val="center"/>
        </w:trPr>
        <w:tc>
          <w:tcPr>
            <w:tcW w:w="1184" w:type="dxa"/>
            <w:vMerge/>
            <w:vAlign w:val="center"/>
          </w:tcPr>
          <w:p w:rsidR="00964452" w:rsidRPr="00A222C7" w:rsidRDefault="00964452" w:rsidP="00A222C7">
            <w:pPr>
              <w:rPr>
                <w:rFonts w:asciiTheme="minorEastAsia" w:hAnsiTheme="minorEastAsia"/>
                <w:b/>
                <w:sz w:val="24"/>
                <w:szCs w:val="24"/>
              </w:rPr>
            </w:pPr>
          </w:p>
        </w:tc>
        <w:tc>
          <w:tcPr>
            <w:tcW w:w="1063" w:type="dxa"/>
            <w:tcBorders>
              <w:top w:val="nil"/>
              <w:bottom w:val="single" w:sz="4" w:space="0" w:color="auto"/>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N</w:t>
            </w:r>
            <w:r w:rsidRPr="00A222C7">
              <w:rPr>
                <w:rFonts w:asciiTheme="minorEastAsia" w:hAnsiTheme="minorEastAsia"/>
                <w:sz w:val="24"/>
                <w:szCs w:val="24"/>
              </w:rPr>
              <w:t>DCG@20</w:t>
            </w:r>
          </w:p>
        </w:tc>
        <w:tc>
          <w:tcPr>
            <w:tcW w:w="1063" w:type="dxa"/>
            <w:tcBorders>
              <w:top w:val="nil"/>
              <w:bottom w:val="single" w:sz="4" w:space="0" w:color="auto"/>
            </w:tcBorders>
          </w:tcPr>
          <w:p w:rsidR="00964452" w:rsidRPr="00A222C7" w:rsidRDefault="00EE4D5B" w:rsidP="006926D8">
            <w:pPr>
              <w:jc w:val="center"/>
              <w:rPr>
                <w:rFonts w:asciiTheme="minorEastAsia" w:hAnsiTheme="minorEastAsia"/>
                <w:sz w:val="24"/>
                <w:szCs w:val="24"/>
              </w:rPr>
            </w:pPr>
            <w:r w:rsidRPr="00A222C7">
              <w:rPr>
                <w:rFonts w:asciiTheme="minorEastAsia" w:hAnsiTheme="minorEastAsia" w:hint="eastAsia"/>
                <w:sz w:val="24"/>
                <w:szCs w:val="24"/>
              </w:rPr>
              <w:t>0</w:t>
            </w:r>
            <w:r w:rsidR="00ED03A1">
              <w:rPr>
                <w:rFonts w:asciiTheme="minorEastAsia" w:hAnsiTheme="minorEastAsia"/>
                <w:sz w:val="24"/>
                <w:szCs w:val="24"/>
              </w:rPr>
              <w:t>.23</w:t>
            </w:r>
            <w:r w:rsidRPr="00A222C7">
              <w:rPr>
                <w:rFonts w:asciiTheme="minorEastAsia" w:hAnsiTheme="minorEastAsia"/>
                <w:sz w:val="24"/>
                <w:szCs w:val="24"/>
              </w:rPr>
              <w:t>26</w:t>
            </w:r>
          </w:p>
        </w:tc>
        <w:tc>
          <w:tcPr>
            <w:tcW w:w="1063" w:type="dxa"/>
            <w:tcBorders>
              <w:top w:val="nil"/>
              <w:bottom w:val="single" w:sz="4" w:space="0" w:color="auto"/>
            </w:tcBorders>
          </w:tcPr>
          <w:p w:rsidR="00964452" w:rsidRPr="00A222C7" w:rsidRDefault="00EE4D5B" w:rsidP="006926D8">
            <w:pPr>
              <w:jc w:val="center"/>
              <w:rPr>
                <w:rFonts w:asciiTheme="minorEastAsia" w:hAnsiTheme="minorEastAsia"/>
                <w:sz w:val="24"/>
                <w:szCs w:val="24"/>
              </w:rPr>
            </w:pPr>
            <w:r w:rsidRPr="00A222C7">
              <w:rPr>
                <w:rFonts w:asciiTheme="minorEastAsia" w:hAnsiTheme="minorEastAsia" w:hint="eastAsia"/>
                <w:sz w:val="24"/>
                <w:szCs w:val="24"/>
              </w:rPr>
              <w:t>0</w:t>
            </w:r>
            <w:r w:rsidR="00ED03A1">
              <w:rPr>
                <w:rFonts w:asciiTheme="minorEastAsia" w:hAnsiTheme="minorEastAsia"/>
                <w:sz w:val="24"/>
                <w:szCs w:val="24"/>
              </w:rPr>
              <w:t>.2</w:t>
            </w:r>
            <w:r w:rsidRPr="00A222C7">
              <w:rPr>
                <w:rFonts w:asciiTheme="minorEastAsia" w:hAnsiTheme="minorEastAsia"/>
                <w:sz w:val="24"/>
                <w:szCs w:val="24"/>
              </w:rPr>
              <w:t>708</w:t>
            </w:r>
          </w:p>
        </w:tc>
        <w:tc>
          <w:tcPr>
            <w:tcW w:w="936" w:type="dxa"/>
            <w:tcBorders>
              <w:top w:val="nil"/>
              <w:bottom w:val="single" w:sz="4" w:space="0" w:color="auto"/>
            </w:tcBorders>
          </w:tcPr>
          <w:p w:rsidR="00964452" w:rsidRPr="00A222C7" w:rsidRDefault="00EE4D5B" w:rsidP="006926D8">
            <w:pPr>
              <w:jc w:val="center"/>
              <w:rPr>
                <w:rFonts w:asciiTheme="minorEastAsia" w:hAnsiTheme="minorEastAsia"/>
                <w:sz w:val="24"/>
                <w:szCs w:val="24"/>
              </w:rPr>
            </w:pPr>
            <w:r w:rsidRPr="00A222C7">
              <w:rPr>
                <w:rFonts w:asciiTheme="minorEastAsia" w:hAnsiTheme="minorEastAsia" w:hint="eastAsia"/>
                <w:sz w:val="24"/>
                <w:szCs w:val="24"/>
              </w:rPr>
              <w:t>0</w:t>
            </w:r>
            <w:r w:rsidR="00ED03A1">
              <w:rPr>
                <w:rFonts w:asciiTheme="minorEastAsia" w:hAnsiTheme="minorEastAsia"/>
                <w:sz w:val="24"/>
                <w:szCs w:val="24"/>
              </w:rPr>
              <w:t>.3</w:t>
            </w:r>
            <w:r w:rsidRPr="00A222C7">
              <w:rPr>
                <w:rFonts w:asciiTheme="minorEastAsia" w:hAnsiTheme="minorEastAsia"/>
                <w:sz w:val="24"/>
                <w:szCs w:val="24"/>
              </w:rPr>
              <w:t>034</w:t>
            </w:r>
          </w:p>
        </w:tc>
        <w:tc>
          <w:tcPr>
            <w:tcW w:w="936" w:type="dxa"/>
            <w:tcBorders>
              <w:top w:val="nil"/>
              <w:bottom w:val="single" w:sz="4" w:space="0" w:color="auto"/>
            </w:tcBorders>
          </w:tcPr>
          <w:p w:rsidR="00964452" w:rsidRPr="00A222C7" w:rsidRDefault="00EE4D5B" w:rsidP="006926D8">
            <w:pPr>
              <w:jc w:val="center"/>
              <w:rPr>
                <w:rFonts w:asciiTheme="minorEastAsia" w:hAnsiTheme="minorEastAsia"/>
                <w:sz w:val="24"/>
                <w:szCs w:val="24"/>
              </w:rPr>
            </w:pPr>
            <w:r w:rsidRPr="00A222C7">
              <w:rPr>
                <w:rFonts w:asciiTheme="minorEastAsia" w:hAnsiTheme="minorEastAsia" w:hint="eastAsia"/>
                <w:sz w:val="24"/>
                <w:szCs w:val="24"/>
              </w:rPr>
              <w:t>0</w:t>
            </w:r>
            <w:r w:rsidR="00ED03A1">
              <w:rPr>
                <w:rFonts w:asciiTheme="minorEastAsia" w:hAnsiTheme="minorEastAsia"/>
                <w:sz w:val="24"/>
                <w:szCs w:val="24"/>
              </w:rPr>
              <w:t>.3</w:t>
            </w:r>
            <w:r w:rsidRPr="00A222C7">
              <w:rPr>
                <w:rFonts w:asciiTheme="minorEastAsia" w:hAnsiTheme="minorEastAsia"/>
                <w:sz w:val="24"/>
                <w:szCs w:val="24"/>
              </w:rPr>
              <w:t>204</w:t>
            </w:r>
          </w:p>
        </w:tc>
        <w:tc>
          <w:tcPr>
            <w:tcW w:w="936" w:type="dxa"/>
            <w:tcBorders>
              <w:top w:val="nil"/>
              <w:bottom w:val="single" w:sz="4" w:space="0" w:color="auto"/>
            </w:tcBorders>
          </w:tcPr>
          <w:p w:rsidR="00964452" w:rsidRPr="00A222C7" w:rsidRDefault="00EE4D5B" w:rsidP="006926D8">
            <w:pPr>
              <w:jc w:val="center"/>
              <w:rPr>
                <w:rFonts w:asciiTheme="minorEastAsia" w:hAnsiTheme="minorEastAsia"/>
                <w:sz w:val="24"/>
                <w:szCs w:val="24"/>
              </w:rPr>
            </w:pPr>
            <w:r w:rsidRPr="00A222C7">
              <w:rPr>
                <w:rFonts w:asciiTheme="minorEastAsia" w:hAnsiTheme="minorEastAsia" w:hint="eastAsia"/>
                <w:sz w:val="24"/>
                <w:szCs w:val="24"/>
              </w:rPr>
              <w:t>0</w:t>
            </w:r>
            <w:r w:rsidR="00ED03A1">
              <w:rPr>
                <w:rFonts w:asciiTheme="minorEastAsia" w:hAnsiTheme="minorEastAsia"/>
                <w:sz w:val="24"/>
                <w:szCs w:val="24"/>
              </w:rPr>
              <w:t>.3</w:t>
            </w:r>
            <w:r w:rsidRPr="00A222C7">
              <w:rPr>
                <w:rFonts w:asciiTheme="minorEastAsia" w:hAnsiTheme="minorEastAsia"/>
                <w:sz w:val="24"/>
                <w:szCs w:val="24"/>
              </w:rPr>
              <w:t>302</w:t>
            </w:r>
          </w:p>
        </w:tc>
        <w:tc>
          <w:tcPr>
            <w:tcW w:w="936" w:type="dxa"/>
            <w:tcBorders>
              <w:top w:val="nil"/>
              <w:bottom w:val="single" w:sz="4" w:space="0" w:color="auto"/>
            </w:tcBorders>
          </w:tcPr>
          <w:p w:rsidR="00964452" w:rsidRPr="00A222C7" w:rsidRDefault="00EE4D5B" w:rsidP="006926D8">
            <w:pPr>
              <w:jc w:val="center"/>
              <w:rPr>
                <w:rFonts w:asciiTheme="minorEastAsia" w:hAnsiTheme="minorEastAsia"/>
                <w:sz w:val="24"/>
                <w:szCs w:val="24"/>
              </w:rPr>
            </w:pPr>
            <w:r w:rsidRPr="00A222C7">
              <w:rPr>
                <w:rFonts w:asciiTheme="minorEastAsia" w:hAnsiTheme="minorEastAsia" w:hint="eastAsia"/>
                <w:sz w:val="24"/>
                <w:szCs w:val="24"/>
              </w:rPr>
              <w:t>0</w:t>
            </w:r>
            <w:r w:rsidR="00ED03A1">
              <w:rPr>
                <w:rFonts w:asciiTheme="minorEastAsia" w:hAnsiTheme="minorEastAsia"/>
                <w:sz w:val="24"/>
                <w:szCs w:val="24"/>
              </w:rPr>
              <w:t>.25</w:t>
            </w:r>
            <w:r w:rsidRPr="00A222C7">
              <w:rPr>
                <w:rFonts w:asciiTheme="minorEastAsia" w:hAnsiTheme="minorEastAsia"/>
                <w:sz w:val="24"/>
                <w:szCs w:val="24"/>
              </w:rPr>
              <w:t>51</w:t>
            </w:r>
          </w:p>
        </w:tc>
        <w:tc>
          <w:tcPr>
            <w:tcW w:w="936" w:type="dxa"/>
            <w:tcBorders>
              <w:top w:val="nil"/>
              <w:bottom w:val="single" w:sz="4" w:space="0" w:color="auto"/>
            </w:tcBorders>
          </w:tcPr>
          <w:p w:rsidR="00964452" w:rsidRPr="00A222C7" w:rsidRDefault="00EE4D5B" w:rsidP="006926D8">
            <w:pPr>
              <w:jc w:val="center"/>
              <w:rPr>
                <w:rFonts w:asciiTheme="minorEastAsia" w:hAnsiTheme="minorEastAsia"/>
                <w:sz w:val="24"/>
                <w:szCs w:val="24"/>
              </w:rPr>
            </w:pPr>
            <w:r w:rsidRPr="00A222C7">
              <w:rPr>
                <w:rFonts w:asciiTheme="minorEastAsia" w:hAnsiTheme="minorEastAsia" w:hint="eastAsia"/>
                <w:sz w:val="24"/>
                <w:szCs w:val="24"/>
              </w:rPr>
              <w:t>0</w:t>
            </w:r>
            <w:r w:rsidR="00ED03A1">
              <w:rPr>
                <w:rFonts w:asciiTheme="minorEastAsia" w:hAnsiTheme="minorEastAsia"/>
                <w:sz w:val="24"/>
                <w:szCs w:val="24"/>
              </w:rPr>
              <w:t>.3</w:t>
            </w:r>
            <w:r w:rsidRPr="00A222C7">
              <w:rPr>
                <w:rFonts w:asciiTheme="minorEastAsia" w:hAnsiTheme="minorEastAsia"/>
                <w:sz w:val="24"/>
                <w:szCs w:val="24"/>
              </w:rPr>
              <w:t>338</w:t>
            </w:r>
          </w:p>
        </w:tc>
        <w:tc>
          <w:tcPr>
            <w:tcW w:w="942" w:type="dxa"/>
            <w:tcBorders>
              <w:top w:val="nil"/>
              <w:bottom w:val="single" w:sz="4" w:space="0" w:color="auto"/>
            </w:tcBorders>
          </w:tcPr>
          <w:p w:rsidR="00964452" w:rsidRPr="00A222C7" w:rsidRDefault="00EE4D5B" w:rsidP="006926D8">
            <w:pPr>
              <w:jc w:val="center"/>
              <w:rPr>
                <w:rFonts w:asciiTheme="minorEastAsia" w:hAnsiTheme="minorEastAsia"/>
                <w:b/>
                <w:sz w:val="24"/>
                <w:szCs w:val="24"/>
              </w:rPr>
            </w:pPr>
            <w:r w:rsidRPr="00A222C7">
              <w:rPr>
                <w:rFonts w:asciiTheme="minorEastAsia" w:hAnsiTheme="minorEastAsia" w:hint="eastAsia"/>
                <w:b/>
                <w:sz w:val="24"/>
                <w:szCs w:val="24"/>
              </w:rPr>
              <w:t>0</w:t>
            </w:r>
            <w:r w:rsidR="00ED03A1">
              <w:rPr>
                <w:rFonts w:asciiTheme="minorEastAsia" w:hAnsiTheme="minorEastAsia"/>
                <w:b/>
                <w:sz w:val="24"/>
                <w:szCs w:val="24"/>
              </w:rPr>
              <w:t>.3</w:t>
            </w:r>
            <w:r w:rsidR="0006596F">
              <w:rPr>
                <w:rFonts w:asciiTheme="minorEastAsia" w:hAnsiTheme="minorEastAsia"/>
                <w:b/>
                <w:sz w:val="24"/>
                <w:szCs w:val="24"/>
              </w:rPr>
              <w:t>469</w:t>
            </w:r>
          </w:p>
        </w:tc>
        <w:tc>
          <w:tcPr>
            <w:tcW w:w="1057" w:type="dxa"/>
            <w:tcBorders>
              <w:top w:val="nil"/>
              <w:bottom w:val="single" w:sz="4" w:space="0" w:color="auto"/>
            </w:tcBorders>
          </w:tcPr>
          <w:p w:rsidR="00964452" w:rsidRPr="00A222C7" w:rsidRDefault="00606EC0"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.3442</w:t>
            </w:r>
          </w:p>
        </w:tc>
      </w:tr>
      <w:tr w:rsidR="00B678B9" w:rsidRPr="00A222C7" w:rsidTr="00A222C7">
        <w:trPr>
          <w:jc w:val="center"/>
        </w:trPr>
        <w:tc>
          <w:tcPr>
            <w:tcW w:w="1184" w:type="dxa"/>
            <w:vMerge w:val="restart"/>
            <w:vAlign w:val="center"/>
          </w:tcPr>
          <w:p w:rsidR="00964452" w:rsidRPr="00A222C7" w:rsidRDefault="00964452" w:rsidP="00A222C7">
            <w:pPr>
              <w:rPr>
                <w:rFonts w:asciiTheme="minorEastAsia" w:hAnsiTheme="minorEastAsia"/>
                <w:b/>
                <w:sz w:val="24"/>
                <w:szCs w:val="24"/>
              </w:rPr>
            </w:pPr>
            <w:r w:rsidRPr="00A222C7">
              <w:rPr>
                <w:rFonts w:asciiTheme="minorEastAsia" w:hAnsiTheme="minorEastAsia" w:hint="eastAsia"/>
                <w:b/>
                <w:sz w:val="24"/>
                <w:szCs w:val="24"/>
              </w:rPr>
              <w:t>A</w:t>
            </w:r>
            <w:r w:rsidRPr="00A222C7">
              <w:rPr>
                <w:rFonts w:asciiTheme="minorEastAsia" w:hAnsiTheme="minorEastAsia"/>
                <w:b/>
                <w:sz w:val="24"/>
                <w:szCs w:val="24"/>
              </w:rPr>
              <w:t>mazon</w:t>
            </w:r>
          </w:p>
        </w:tc>
        <w:tc>
          <w:tcPr>
            <w:tcW w:w="1063" w:type="dxa"/>
            <w:tcBorders>
              <w:bottom w:val="nil"/>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H</w:t>
            </w:r>
            <w:r w:rsidRPr="00A222C7">
              <w:rPr>
                <w:rFonts w:asciiTheme="minorEastAsia" w:hAnsiTheme="minorEastAsia"/>
                <w:sz w:val="24"/>
                <w:szCs w:val="24"/>
              </w:rPr>
              <w:t>R@5</w:t>
            </w:r>
          </w:p>
        </w:tc>
        <w:tc>
          <w:tcPr>
            <w:tcW w:w="1063"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.2412</w:t>
            </w:r>
          </w:p>
        </w:tc>
        <w:tc>
          <w:tcPr>
            <w:tcW w:w="1063"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.1897</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.3027</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.3063</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.3296</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.2693</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.3117</w:t>
            </w:r>
          </w:p>
        </w:tc>
        <w:tc>
          <w:tcPr>
            <w:tcW w:w="942"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0006596F">
              <w:rPr>
                <w:rFonts w:asciiTheme="minorEastAsia" w:hAnsiTheme="minorEastAsia"/>
                <w:sz w:val="24"/>
                <w:szCs w:val="24"/>
              </w:rPr>
              <w:t>.3268</w:t>
            </w:r>
          </w:p>
        </w:tc>
        <w:tc>
          <w:tcPr>
            <w:tcW w:w="1057" w:type="dxa"/>
            <w:tcBorders>
              <w:bottom w:val="nil"/>
            </w:tcBorders>
          </w:tcPr>
          <w:p w:rsidR="00964452" w:rsidRPr="00A222C7" w:rsidRDefault="00F02546" w:rsidP="006926D8">
            <w:pPr>
              <w:jc w:val="center"/>
              <w:rPr>
                <w:rFonts w:asciiTheme="minorEastAsia" w:hAnsiTheme="minorEastAsia"/>
                <w:b/>
                <w:sz w:val="24"/>
                <w:szCs w:val="24"/>
              </w:rPr>
            </w:pPr>
            <w:r w:rsidRPr="00A222C7">
              <w:rPr>
                <w:rFonts w:asciiTheme="minorEastAsia" w:hAnsiTheme="minorEastAsia" w:hint="eastAsia"/>
                <w:b/>
                <w:sz w:val="24"/>
                <w:szCs w:val="24"/>
              </w:rPr>
              <w:t>0</w:t>
            </w:r>
            <w:r w:rsidR="006E302E">
              <w:rPr>
                <w:rFonts w:asciiTheme="minorEastAsia" w:hAnsiTheme="minorEastAsia"/>
                <w:b/>
                <w:sz w:val="24"/>
                <w:szCs w:val="24"/>
              </w:rPr>
              <w:t>.3595</w:t>
            </w:r>
          </w:p>
        </w:tc>
      </w:tr>
      <w:tr w:rsidR="00B678B9" w:rsidRPr="00A222C7" w:rsidTr="00A222C7">
        <w:trPr>
          <w:jc w:val="center"/>
        </w:trPr>
        <w:tc>
          <w:tcPr>
            <w:tcW w:w="1184" w:type="dxa"/>
            <w:vMerge/>
          </w:tcPr>
          <w:p w:rsidR="00964452" w:rsidRPr="00A222C7" w:rsidRDefault="00964452" w:rsidP="00A222C7">
            <w:pPr>
              <w:rPr>
                <w:rFonts w:asciiTheme="minorEastAsia" w:hAnsiTheme="minorEastAsia"/>
                <w:sz w:val="24"/>
                <w:szCs w:val="24"/>
              </w:rPr>
            </w:pPr>
          </w:p>
        </w:tc>
        <w:tc>
          <w:tcPr>
            <w:tcW w:w="1063" w:type="dxa"/>
            <w:tcBorders>
              <w:top w:val="nil"/>
              <w:bottom w:val="single" w:sz="4" w:space="0" w:color="auto"/>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N</w:t>
            </w:r>
            <w:r w:rsidRPr="00A222C7">
              <w:rPr>
                <w:rFonts w:asciiTheme="minorEastAsia" w:hAnsiTheme="minorEastAsia"/>
                <w:sz w:val="24"/>
                <w:szCs w:val="24"/>
              </w:rPr>
              <w:t>DCG@5</w:t>
            </w:r>
          </w:p>
        </w:tc>
        <w:tc>
          <w:tcPr>
            <w:tcW w:w="1063"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.1642</w:t>
            </w:r>
          </w:p>
        </w:tc>
        <w:tc>
          <w:tcPr>
            <w:tcW w:w="1063"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.1279</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.2068</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.2049</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.2254</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.1848</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.2141</w:t>
            </w:r>
          </w:p>
        </w:tc>
        <w:tc>
          <w:tcPr>
            <w:tcW w:w="942"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.2232</w:t>
            </w:r>
          </w:p>
        </w:tc>
        <w:tc>
          <w:tcPr>
            <w:tcW w:w="1057" w:type="dxa"/>
            <w:tcBorders>
              <w:top w:val="nil"/>
              <w:bottom w:val="single" w:sz="4" w:space="0" w:color="auto"/>
            </w:tcBorders>
          </w:tcPr>
          <w:p w:rsidR="00964452" w:rsidRPr="00A222C7" w:rsidRDefault="00F02546" w:rsidP="006926D8">
            <w:pPr>
              <w:jc w:val="center"/>
              <w:rPr>
                <w:rFonts w:asciiTheme="minorEastAsia" w:hAnsiTheme="minorEastAsia"/>
                <w:b/>
                <w:sz w:val="24"/>
                <w:szCs w:val="24"/>
              </w:rPr>
            </w:pPr>
            <w:r w:rsidRPr="00A222C7">
              <w:rPr>
                <w:rFonts w:asciiTheme="minorEastAsia" w:hAnsiTheme="minorEastAsia"/>
                <w:b/>
                <w:sz w:val="24"/>
                <w:szCs w:val="24"/>
              </w:rPr>
              <w:t>0.</w:t>
            </w:r>
            <w:r w:rsidRPr="00A222C7">
              <w:rPr>
                <w:rFonts w:asciiTheme="minorEastAsia" w:hAnsiTheme="minorEastAsia" w:hint="eastAsia"/>
                <w:b/>
                <w:sz w:val="24"/>
                <w:szCs w:val="24"/>
              </w:rPr>
              <w:t>2</w:t>
            </w:r>
            <w:r w:rsidR="006E302E">
              <w:rPr>
                <w:rFonts w:asciiTheme="minorEastAsia" w:hAnsiTheme="minorEastAsia"/>
                <w:b/>
                <w:sz w:val="24"/>
                <w:szCs w:val="24"/>
              </w:rPr>
              <w:t>319</w:t>
            </w:r>
          </w:p>
        </w:tc>
      </w:tr>
      <w:tr w:rsidR="00B678B9" w:rsidRPr="00A222C7" w:rsidTr="00A222C7">
        <w:trPr>
          <w:jc w:val="center"/>
        </w:trPr>
        <w:tc>
          <w:tcPr>
            <w:tcW w:w="1184" w:type="dxa"/>
            <w:vMerge/>
          </w:tcPr>
          <w:p w:rsidR="00964452" w:rsidRPr="00A222C7" w:rsidRDefault="00964452" w:rsidP="00A222C7">
            <w:pPr>
              <w:rPr>
                <w:rFonts w:asciiTheme="minorEastAsia" w:hAnsiTheme="minorEastAsia"/>
                <w:sz w:val="24"/>
                <w:szCs w:val="24"/>
              </w:rPr>
            </w:pPr>
          </w:p>
        </w:tc>
        <w:tc>
          <w:tcPr>
            <w:tcW w:w="1063" w:type="dxa"/>
            <w:tcBorders>
              <w:bottom w:val="nil"/>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H</w:t>
            </w:r>
            <w:r w:rsidRPr="00A222C7">
              <w:rPr>
                <w:rFonts w:asciiTheme="minorEastAsia" w:hAnsiTheme="minorEastAsia"/>
                <w:sz w:val="24"/>
                <w:szCs w:val="24"/>
              </w:rPr>
              <w:t>R@10</w:t>
            </w:r>
          </w:p>
        </w:tc>
        <w:tc>
          <w:tcPr>
            <w:tcW w:w="1063"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.3576</w:t>
            </w:r>
          </w:p>
        </w:tc>
        <w:tc>
          <w:tcPr>
            <w:tcW w:w="1063"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.3126</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.4278</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.4287</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.4657</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.3715</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.4309</w:t>
            </w:r>
          </w:p>
        </w:tc>
        <w:tc>
          <w:tcPr>
            <w:tcW w:w="942" w:type="dxa"/>
            <w:tcBorders>
              <w:bottom w:val="nil"/>
            </w:tcBorders>
          </w:tcPr>
          <w:p w:rsidR="00964452" w:rsidRPr="006E302E" w:rsidRDefault="00ED3431" w:rsidP="006926D8">
            <w:pPr>
              <w:jc w:val="center"/>
              <w:rPr>
                <w:rFonts w:asciiTheme="minorEastAsia" w:hAnsiTheme="minorEastAsia"/>
                <w:sz w:val="24"/>
                <w:szCs w:val="24"/>
              </w:rPr>
            </w:pPr>
            <w:r w:rsidRPr="006E302E">
              <w:rPr>
                <w:rFonts w:asciiTheme="minorEastAsia" w:hAnsiTheme="minorEastAsia" w:hint="eastAsia"/>
                <w:sz w:val="24"/>
                <w:szCs w:val="24"/>
              </w:rPr>
              <w:t>0</w:t>
            </w:r>
            <w:r w:rsidRPr="006E302E">
              <w:rPr>
                <w:rFonts w:asciiTheme="minorEastAsia" w:hAnsiTheme="minorEastAsia"/>
                <w:sz w:val="24"/>
                <w:szCs w:val="24"/>
              </w:rPr>
              <w:t>.4686</w:t>
            </w:r>
          </w:p>
        </w:tc>
        <w:tc>
          <w:tcPr>
            <w:tcW w:w="1057" w:type="dxa"/>
            <w:tcBorders>
              <w:bottom w:val="nil"/>
            </w:tcBorders>
          </w:tcPr>
          <w:p w:rsidR="00964452" w:rsidRPr="006E302E" w:rsidRDefault="00F02546" w:rsidP="006926D8">
            <w:pPr>
              <w:jc w:val="center"/>
              <w:rPr>
                <w:rFonts w:asciiTheme="minorEastAsia" w:hAnsiTheme="minorEastAsia"/>
                <w:b/>
                <w:sz w:val="24"/>
                <w:szCs w:val="24"/>
              </w:rPr>
            </w:pPr>
            <w:r w:rsidRPr="006E302E">
              <w:rPr>
                <w:rFonts w:asciiTheme="minorEastAsia" w:hAnsiTheme="minorEastAsia" w:hint="eastAsia"/>
                <w:b/>
                <w:sz w:val="24"/>
                <w:szCs w:val="24"/>
              </w:rPr>
              <w:t>0</w:t>
            </w:r>
            <w:r w:rsidR="006E302E" w:rsidRPr="006E302E">
              <w:rPr>
                <w:rFonts w:asciiTheme="minorEastAsia" w:hAnsiTheme="minorEastAsia"/>
                <w:b/>
                <w:sz w:val="24"/>
                <w:szCs w:val="24"/>
              </w:rPr>
              <w:t>.5313</w:t>
            </w:r>
          </w:p>
        </w:tc>
      </w:tr>
      <w:tr w:rsidR="00B678B9" w:rsidRPr="00A222C7" w:rsidTr="00A222C7">
        <w:trPr>
          <w:jc w:val="center"/>
        </w:trPr>
        <w:tc>
          <w:tcPr>
            <w:tcW w:w="1184" w:type="dxa"/>
            <w:vMerge/>
          </w:tcPr>
          <w:p w:rsidR="00964452" w:rsidRPr="00A222C7" w:rsidRDefault="00964452" w:rsidP="00A222C7">
            <w:pPr>
              <w:rPr>
                <w:rFonts w:asciiTheme="minorEastAsia" w:hAnsiTheme="minorEastAsia"/>
                <w:sz w:val="24"/>
                <w:szCs w:val="24"/>
              </w:rPr>
            </w:pPr>
          </w:p>
        </w:tc>
        <w:tc>
          <w:tcPr>
            <w:tcW w:w="1063" w:type="dxa"/>
            <w:tcBorders>
              <w:top w:val="nil"/>
              <w:bottom w:val="single" w:sz="4" w:space="0" w:color="auto"/>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N</w:t>
            </w:r>
            <w:r w:rsidRPr="00A222C7">
              <w:rPr>
                <w:rFonts w:asciiTheme="minorEastAsia" w:hAnsiTheme="minorEastAsia"/>
                <w:sz w:val="24"/>
                <w:szCs w:val="24"/>
              </w:rPr>
              <w:t>DCG@10</w:t>
            </w:r>
          </w:p>
        </w:tc>
        <w:tc>
          <w:tcPr>
            <w:tcW w:w="1063"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.2016</w:t>
            </w:r>
          </w:p>
        </w:tc>
        <w:tc>
          <w:tcPr>
            <w:tcW w:w="1063"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.1672</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.2471</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.2441</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.2693</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.2179</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.2524</w:t>
            </w:r>
          </w:p>
        </w:tc>
        <w:tc>
          <w:tcPr>
            <w:tcW w:w="942"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.2683</w:t>
            </w:r>
          </w:p>
        </w:tc>
        <w:tc>
          <w:tcPr>
            <w:tcW w:w="1057" w:type="dxa"/>
            <w:tcBorders>
              <w:top w:val="nil"/>
              <w:bottom w:val="single" w:sz="4" w:space="0" w:color="auto"/>
            </w:tcBorders>
          </w:tcPr>
          <w:p w:rsidR="00964452" w:rsidRPr="00A222C7" w:rsidRDefault="00F02546" w:rsidP="006926D8">
            <w:pPr>
              <w:jc w:val="center"/>
              <w:rPr>
                <w:rFonts w:asciiTheme="minorEastAsia" w:hAnsiTheme="minorEastAsia"/>
                <w:b/>
                <w:sz w:val="24"/>
                <w:szCs w:val="24"/>
              </w:rPr>
            </w:pPr>
            <w:r w:rsidRPr="00A222C7">
              <w:rPr>
                <w:rFonts w:asciiTheme="minorEastAsia" w:hAnsiTheme="minorEastAsia" w:hint="eastAsia"/>
                <w:b/>
                <w:sz w:val="24"/>
                <w:szCs w:val="24"/>
              </w:rPr>
              <w:t>0</w:t>
            </w:r>
            <w:r w:rsidR="006E302E">
              <w:rPr>
                <w:rFonts w:asciiTheme="minorEastAsia" w:hAnsiTheme="minorEastAsia"/>
                <w:b/>
                <w:sz w:val="24"/>
                <w:szCs w:val="24"/>
              </w:rPr>
              <w:t>.2873</w:t>
            </w:r>
          </w:p>
        </w:tc>
      </w:tr>
      <w:tr w:rsidR="00B678B9" w:rsidRPr="00A222C7" w:rsidTr="00A222C7">
        <w:trPr>
          <w:jc w:val="center"/>
        </w:trPr>
        <w:tc>
          <w:tcPr>
            <w:tcW w:w="1184" w:type="dxa"/>
            <w:vMerge/>
          </w:tcPr>
          <w:p w:rsidR="00964452" w:rsidRPr="00A222C7" w:rsidRDefault="00964452" w:rsidP="00A222C7">
            <w:pPr>
              <w:rPr>
                <w:rFonts w:asciiTheme="minorEastAsia" w:hAnsiTheme="minorEastAsia"/>
                <w:sz w:val="24"/>
                <w:szCs w:val="24"/>
              </w:rPr>
            </w:pPr>
          </w:p>
        </w:tc>
        <w:tc>
          <w:tcPr>
            <w:tcW w:w="1063" w:type="dxa"/>
            <w:tcBorders>
              <w:bottom w:val="nil"/>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H</w:t>
            </w:r>
            <w:r w:rsidRPr="00A222C7">
              <w:rPr>
                <w:rFonts w:asciiTheme="minorEastAsia" w:hAnsiTheme="minorEastAsia"/>
                <w:sz w:val="24"/>
                <w:szCs w:val="24"/>
              </w:rPr>
              <w:t>R@15</w:t>
            </w:r>
          </w:p>
        </w:tc>
        <w:tc>
          <w:tcPr>
            <w:tcW w:w="1063"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.4408</w:t>
            </w:r>
          </w:p>
        </w:tc>
        <w:tc>
          <w:tcPr>
            <w:tcW w:w="1063"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.3901</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.5054</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.5065</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.5467</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.4328</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.5258</w:t>
            </w:r>
          </w:p>
        </w:tc>
        <w:tc>
          <w:tcPr>
            <w:tcW w:w="942" w:type="dxa"/>
            <w:tcBorders>
              <w:bottom w:val="nil"/>
            </w:tcBorders>
          </w:tcPr>
          <w:p w:rsidR="00964452" w:rsidRPr="006E302E" w:rsidRDefault="00ED3431" w:rsidP="006926D8">
            <w:pPr>
              <w:jc w:val="center"/>
              <w:rPr>
                <w:rFonts w:asciiTheme="minorEastAsia" w:hAnsiTheme="minorEastAsia"/>
                <w:sz w:val="24"/>
                <w:szCs w:val="24"/>
              </w:rPr>
            </w:pPr>
            <w:r w:rsidRPr="006E302E">
              <w:rPr>
                <w:rFonts w:asciiTheme="minorEastAsia" w:hAnsiTheme="minorEastAsia" w:hint="eastAsia"/>
                <w:sz w:val="24"/>
                <w:szCs w:val="24"/>
              </w:rPr>
              <w:t>0</w:t>
            </w:r>
            <w:r w:rsidRPr="006E302E">
              <w:rPr>
                <w:rFonts w:asciiTheme="minorEastAsia" w:hAnsiTheme="minorEastAsia"/>
                <w:sz w:val="24"/>
                <w:szCs w:val="24"/>
              </w:rPr>
              <w:t>.5591</w:t>
            </w:r>
          </w:p>
        </w:tc>
        <w:tc>
          <w:tcPr>
            <w:tcW w:w="1057" w:type="dxa"/>
            <w:tcBorders>
              <w:bottom w:val="nil"/>
            </w:tcBorders>
          </w:tcPr>
          <w:p w:rsidR="00964452" w:rsidRPr="006E302E" w:rsidRDefault="00F02546" w:rsidP="006926D8">
            <w:pPr>
              <w:jc w:val="center"/>
              <w:rPr>
                <w:rFonts w:asciiTheme="minorEastAsia" w:hAnsiTheme="minorEastAsia"/>
                <w:b/>
                <w:sz w:val="24"/>
                <w:szCs w:val="24"/>
              </w:rPr>
            </w:pPr>
            <w:r w:rsidRPr="006E302E">
              <w:rPr>
                <w:rFonts w:asciiTheme="minorEastAsia" w:hAnsiTheme="minorEastAsia" w:hint="eastAsia"/>
                <w:b/>
                <w:sz w:val="24"/>
                <w:szCs w:val="24"/>
              </w:rPr>
              <w:t>0</w:t>
            </w:r>
            <w:r w:rsidR="006E302E" w:rsidRPr="006E302E">
              <w:rPr>
                <w:rFonts w:asciiTheme="minorEastAsia" w:hAnsiTheme="minorEastAsia"/>
                <w:b/>
                <w:sz w:val="24"/>
                <w:szCs w:val="24"/>
              </w:rPr>
              <w:t>.6554</w:t>
            </w:r>
          </w:p>
        </w:tc>
      </w:tr>
      <w:tr w:rsidR="00B678B9" w:rsidRPr="00A222C7" w:rsidTr="00A222C7">
        <w:trPr>
          <w:jc w:val="center"/>
        </w:trPr>
        <w:tc>
          <w:tcPr>
            <w:tcW w:w="1184" w:type="dxa"/>
            <w:vMerge/>
          </w:tcPr>
          <w:p w:rsidR="00964452" w:rsidRPr="00A222C7" w:rsidRDefault="00964452" w:rsidP="00A222C7">
            <w:pPr>
              <w:rPr>
                <w:rFonts w:asciiTheme="minorEastAsia" w:hAnsiTheme="minorEastAsia"/>
                <w:sz w:val="24"/>
                <w:szCs w:val="24"/>
              </w:rPr>
            </w:pPr>
          </w:p>
        </w:tc>
        <w:tc>
          <w:tcPr>
            <w:tcW w:w="1063" w:type="dxa"/>
            <w:tcBorders>
              <w:top w:val="nil"/>
              <w:bottom w:val="single" w:sz="4" w:space="0" w:color="auto"/>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N</w:t>
            </w:r>
            <w:r w:rsidRPr="00A222C7">
              <w:rPr>
                <w:rFonts w:asciiTheme="minorEastAsia" w:hAnsiTheme="minorEastAsia"/>
                <w:sz w:val="24"/>
                <w:szCs w:val="24"/>
              </w:rPr>
              <w:t>DCG@15</w:t>
            </w:r>
          </w:p>
        </w:tc>
        <w:tc>
          <w:tcPr>
            <w:tcW w:w="1063"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.2236</w:t>
            </w:r>
          </w:p>
        </w:tc>
        <w:tc>
          <w:tcPr>
            <w:tcW w:w="1063"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.1877</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.2676</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.2647</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.2908</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.2332</w:t>
            </w:r>
          </w:p>
        </w:tc>
        <w:tc>
          <w:tcPr>
            <w:tcW w:w="936"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.2774</w:t>
            </w:r>
          </w:p>
        </w:tc>
        <w:tc>
          <w:tcPr>
            <w:tcW w:w="942" w:type="dxa"/>
            <w:tcBorders>
              <w:top w:val="nil"/>
              <w:bottom w:val="single" w:sz="4" w:space="0" w:color="auto"/>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.2924</w:t>
            </w:r>
          </w:p>
        </w:tc>
        <w:tc>
          <w:tcPr>
            <w:tcW w:w="1057" w:type="dxa"/>
            <w:tcBorders>
              <w:top w:val="nil"/>
              <w:bottom w:val="single" w:sz="4" w:space="0" w:color="auto"/>
            </w:tcBorders>
          </w:tcPr>
          <w:p w:rsidR="00964452" w:rsidRPr="00A222C7" w:rsidRDefault="00F02546" w:rsidP="006926D8">
            <w:pPr>
              <w:jc w:val="center"/>
              <w:rPr>
                <w:rFonts w:asciiTheme="minorEastAsia" w:hAnsiTheme="minorEastAsia"/>
                <w:b/>
                <w:sz w:val="24"/>
                <w:szCs w:val="24"/>
              </w:rPr>
            </w:pPr>
            <w:r w:rsidRPr="00A222C7">
              <w:rPr>
                <w:rFonts w:asciiTheme="minorEastAsia" w:hAnsiTheme="minorEastAsia" w:hint="eastAsia"/>
                <w:b/>
                <w:sz w:val="24"/>
                <w:szCs w:val="24"/>
              </w:rPr>
              <w:t>0</w:t>
            </w:r>
            <w:r w:rsidR="006E302E">
              <w:rPr>
                <w:rFonts w:asciiTheme="minorEastAsia" w:hAnsiTheme="minorEastAsia"/>
                <w:b/>
                <w:sz w:val="24"/>
                <w:szCs w:val="24"/>
              </w:rPr>
              <w:t>.3202</w:t>
            </w:r>
          </w:p>
        </w:tc>
      </w:tr>
      <w:tr w:rsidR="00B678B9" w:rsidRPr="00A222C7" w:rsidTr="00A222C7">
        <w:trPr>
          <w:jc w:val="center"/>
        </w:trPr>
        <w:tc>
          <w:tcPr>
            <w:tcW w:w="1184" w:type="dxa"/>
            <w:vMerge/>
          </w:tcPr>
          <w:p w:rsidR="00964452" w:rsidRPr="00A222C7" w:rsidRDefault="00964452" w:rsidP="00A222C7">
            <w:pPr>
              <w:rPr>
                <w:rFonts w:asciiTheme="minorEastAsia" w:hAnsiTheme="minorEastAsia"/>
                <w:sz w:val="24"/>
                <w:szCs w:val="24"/>
              </w:rPr>
            </w:pPr>
          </w:p>
        </w:tc>
        <w:tc>
          <w:tcPr>
            <w:tcW w:w="1063" w:type="dxa"/>
            <w:tcBorders>
              <w:bottom w:val="nil"/>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H</w:t>
            </w:r>
            <w:r w:rsidRPr="00A222C7">
              <w:rPr>
                <w:rFonts w:asciiTheme="minorEastAsia" w:hAnsiTheme="minorEastAsia"/>
                <w:sz w:val="24"/>
                <w:szCs w:val="24"/>
              </w:rPr>
              <w:t>R@20</w:t>
            </w:r>
          </w:p>
        </w:tc>
        <w:tc>
          <w:tcPr>
            <w:tcW w:w="1063"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.4997</w:t>
            </w:r>
          </w:p>
        </w:tc>
        <w:tc>
          <w:tcPr>
            <w:tcW w:w="1063"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.4431</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.5680</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.5702</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.6141</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.4850</w:t>
            </w:r>
          </w:p>
        </w:tc>
        <w:tc>
          <w:tcPr>
            <w:tcW w:w="936" w:type="dxa"/>
            <w:tcBorders>
              <w:bottom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.5897</w:t>
            </w:r>
          </w:p>
        </w:tc>
        <w:tc>
          <w:tcPr>
            <w:tcW w:w="942" w:type="dxa"/>
            <w:tcBorders>
              <w:bottom w:val="nil"/>
            </w:tcBorders>
          </w:tcPr>
          <w:p w:rsidR="00964452" w:rsidRPr="006E302E" w:rsidRDefault="00ED3431" w:rsidP="006926D8">
            <w:pPr>
              <w:jc w:val="center"/>
              <w:rPr>
                <w:rFonts w:asciiTheme="minorEastAsia" w:hAnsiTheme="minorEastAsia"/>
                <w:sz w:val="24"/>
                <w:szCs w:val="24"/>
              </w:rPr>
            </w:pPr>
            <w:r w:rsidRPr="006E302E">
              <w:rPr>
                <w:rFonts w:asciiTheme="minorEastAsia" w:hAnsiTheme="minorEastAsia" w:hint="eastAsia"/>
                <w:sz w:val="24"/>
                <w:szCs w:val="24"/>
              </w:rPr>
              <w:t>0</w:t>
            </w:r>
            <w:r w:rsidRPr="006E302E">
              <w:rPr>
                <w:rFonts w:asciiTheme="minorEastAsia" w:hAnsiTheme="minorEastAsia"/>
                <w:sz w:val="24"/>
                <w:szCs w:val="24"/>
              </w:rPr>
              <w:t>.6257</w:t>
            </w:r>
          </w:p>
        </w:tc>
        <w:tc>
          <w:tcPr>
            <w:tcW w:w="1057" w:type="dxa"/>
            <w:tcBorders>
              <w:bottom w:val="nil"/>
            </w:tcBorders>
          </w:tcPr>
          <w:p w:rsidR="00964452" w:rsidRPr="006E302E" w:rsidRDefault="00F02546" w:rsidP="006926D8">
            <w:pPr>
              <w:jc w:val="center"/>
              <w:rPr>
                <w:rFonts w:asciiTheme="minorEastAsia" w:hAnsiTheme="minorEastAsia"/>
                <w:b/>
                <w:sz w:val="24"/>
                <w:szCs w:val="24"/>
              </w:rPr>
            </w:pPr>
            <w:r w:rsidRPr="006E302E">
              <w:rPr>
                <w:rFonts w:asciiTheme="minorEastAsia" w:hAnsiTheme="minorEastAsia" w:hint="eastAsia"/>
                <w:b/>
                <w:sz w:val="24"/>
                <w:szCs w:val="24"/>
              </w:rPr>
              <w:t>0</w:t>
            </w:r>
            <w:r w:rsidR="006E302E" w:rsidRPr="006E302E">
              <w:rPr>
                <w:rFonts w:asciiTheme="minorEastAsia" w:hAnsiTheme="minorEastAsia"/>
                <w:b/>
                <w:sz w:val="24"/>
                <w:szCs w:val="24"/>
              </w:rPr>
              <w:t>.7370</w:t>
            </w:r>
          </w:p>
        </w:tc>
      </w:tr>
      <w:tr w:rsidR="00B678B9" w:rsidRPr="00A222C7" w:rsidTr="00A222C7">
        <w:trPr>
          <w:jc w:val="center"/>
        </w:trPr>
        <w:tc>
          <w:tcPr>
            <w:tcW w:w="1184" w:type="dxa"/>
            <w:vMerge/>
          </w:tcPr>
          <w:p w:rsidR="00964452" w:rsidRPr="00A222C7" w:rsidRDefault="00964452" w:rsidP="00A222C7">
            <w:pPr>
              <w:rPr>
                <w:rFonts w:asciiTheme="minorEastAsia" w:hAnsiTheme="minorEastAsia"/>
                <w:sz w:val="24"/>
                <w:szCs w:val="24"/>
              </w:rPr>
            </w:pPr>
          </w:p>
        </w:tc>
        <w:tc>
          <w:tcPr>
            <w:tcW w:w="1063" w:type="dxa"/>
            <w:tcBorders>
              <w:top w:val="nil"/>
            </w:tcBorders>
            <w:vAlign w:val="center"/>
          </w:tcPr>
          <w:p w:rsidR="00964452" w:rsidRPr="00A222C7" w:rsidRDefault="00964452" w:rsidP="006926D8">
            <w:pPr>
              <w:jc w:val="center"/>
              <w:rPr>
                <w:rFonts w:asciiTheme="minorEastAsia" w:hAnsiTheme="minorEastAsia"/>
                <w:sz w:val="24"/>
                <w:szCs w:val="24"/>
              </w:rPr>
            </w:pPr>
            <w:r w:rsidRPr="00A222C7">
              <w:rPr>
                <w:rFonts w:asciiTheme="minorEastAsia" w:hAnsiTheme="minorEastAsia" w:hint="eastAsia"/>
                <w:sz w:val="24"/>
                <w:szCs w:val="24"/>
              </w:rPr>
              <w:t>N</w:t>
            </w:r>
            <w:r w:rsidRPr="00A222C7">
              <w:rPr>
                <w:rFonts w:asciiTheme="minorEastAsia" w:hAnsiTheme="minorEastAsia"/>
                <w:sz w:val="24"/>
                <w:szCs w:val="24"/>
              </w:rPr>
              <w:t>DCG@20</w:t>
            </w:r>
          </w:p>
        </w:tc>
        <w:tc>
          <w:tcPr>
            <w:tcW w:w="1063" w:type="dxa"/>
            <w:tcBorders>
              <w:top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.2375</w:t>
            </w:r>
          </w:p>
        </w:tc>
        <w:tc>
          <w:tcPr>
            <w:tcW w:w="1063" w:type="dxa"/>
            <w:tcBorders>
              <w:top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.2002</w:t>
            </w:r>
          </w:p>
        </w:tc>
        <w:tc>
          <w:tcPr>
            <w:tcW w:w="936" w:type="dxa"/>
            <w:tcBorders>
              <w:top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.2824</w:t>
            </w:r>
          </w:p>
        </w:tc>
        <w:tc>
          <w:tcPr>
            <w:tcW w:w="936" w:type="dxa"/>
            <w:tcBorders>
              <w:top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.2797</w:t>
            </w:r>
          </w:p>
        </w:tc>
        <w:tc>
          <w:tcPr>
            <w:tcW w:w="936" w:type="dxa"/>
            <w:tcBorders>
              <w:top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.3067</w:t>
            </w:r>
          </w:p>
        </w:tc>
        <w:tc>
          <w:tcPr>
            <w:tcW w:w="936" w:type="dxa"/>
            <w:tcBorders>
              <w:top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.2458</w:t>
            </w:r>
          </w:p>
        </w:tc>
        <w:tc>
          <w:tcPr>
            <w:tcW w:w="936" w:type="dxa"/>
            <w:tcBorders>
              <w:top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.2925</w:t>
            </w:r>
          </w:p>
        </w:tc>
        <w:tc>
          <w:tcPr>
            <w:tcW w:w="942" w:type="dxa"/>
            <w:tcBorders>
              <w:top w:val="nil"/>
            </w:tcBorders>
          </w:tcPr>
          <w:p w:rsidR="00964452" w:rsidRPr="00A222C7" w:rsidRDefault="00ED3431" w:rsidP="006926D8">
            <w:pPr>
              <w:jc w:val="center"/>
              <w:rPr>
                <w:rFonts w:asciiTheme="minorEastAsia" w:hAnsiTheme="minorEastAsia"/>
                <w:sz w:val="24"/>
                <w:szCs w:val="24"/>
              </w:rPr>
            </w:pPr>
            <w:r w:rsidRPr="00A222C7">
              <w:rPr>
                <w:rFonts w:asciiTheme="minorEastAsia" w:hAnsiTheme="minorEastAsia" w:hint="eastAsia"/>
                <w:sz w:val="24"/>
                <w:szCs w:val="24"/>
              </w:rPr>
              <w:t>0</w:t>
            </w:r>
            <w:r w:rsidRPr="00A222C7">
              <w:rPr>
                <w:rFonts w:asciiTheme="minorEastAsia" w:hAnsiTheme="minorEastAsia"/>
                <w:sz w:val="24"/>
                <w:szCs w:val="24"/>
              </w:rPr>
              <w:t>.3080</w:t>
            </w:r>
          </w:p>
        </w:tc>
        <w:tc>
          <w:tcPr>
            <w:tcW w:w="1057" w:type="dxa"/>
            <w:tcBorders>
              <w:top w:val="nil"/>
            </w:tcBorders>
          </w:tcPr>
          <w:p w:rsidR="00964452" w:rsidRPr="00A222C7" w:rsidRDefault="00F02546" w:rsidP="006E302E">
            <w:pPr>
              <w:jc w:val="center"/>
              <w:rPr>
                <w:rFonts w:asciiTheme="minorEastAsia" w:hAnsiTheme="minorEastAsia"/>
                <w:b/>
                <w:sz w:val="24"/>
                <w:szCs w:val="24"/>
              </w:rPr>
            </w:pPr>
            <w:r w:rsidRPr="00A222C7">
              <w:rPr>
                <w:rFonts w:asciiTheme="minorEastAsia" w:hAnsiTheme="minorEastAsia" w:hint="eastAsia"/>
                <w:b/>
                <w:sz w:val="24"/>
                <w:szCs w:val="24"/>
              </w:rPr>
              <w:t>0</w:t>
            </w:r>
            <w:r w:rsidR="006E302E">
              <w:rPr>
                <w:rFonts w:asciiTheme="minorEastAsia" w:hAnsiTheme="minorEastAsia"/>
                <w:b/>
                <w:sz w:val="24"/>
                <w:szCs w:val="24"/>
              </w:rPr>
              <w:t>.3396</w:t>
            </w:r>
          </w:p>
        </w:tc>
      </w:tr>
    </w:tbl>
    <w:p w:rsidR="00A355B2" w:rsidRPr="00280680" w:rsidRDefault="00F02546" w:rsidP="00280680">
      <w:pPr>
        <w:jc w:val="center"/>
        <w:rPr>
          <w:rFonts w:ascii="楷体" w:eastAsia="楷体" w:hAnsi="楷体"/>
        </w:rPr>
      </w:pPr>
      <w:r w:rsidRPr="00280680">
        <w:rPr>
          <w:rFonts w:ascii="楷体" w:eastAsia="楷体" w:hAnsi="楷体" w:hint="eastAsia"/>
        </w:rPr>
        <w:t>表4-</w:t>
      </w:r>
      <w:r w:rsidRPr="00280680">
        <w:rPr>
          <w:rFonts w:ascii="楷体" w:eastAsia="楷体" w:hAnsi="楷体"/>
        </w:rPr>
        <w:t xml:space="preserve">3 </w:t>
      </w:r>
      <w:r w:rsidRPr="00280680">
        <w:rPr>
          <w:rFonts w:ascii="楷体" w:eastAsia="楷体" w:hAnsi="楷体" w:hint="eastAsia"/>
        </w:rPr>
        <w:t>不同方法的HR@K和NDCG@K指标对比</w:t>
      </w:r>
    </w:p>
    <w:p w:rsidR="004F5955" w:rsidRPr="00A5572F" w:rsidRDefault="007A77CC" w:rsidP="00A5572F">
      <w:pPr>
        <w:spacing w:line="288" w:lineRule="auto"/>
        <w:ind w:firstLineChars="200" w:firstLine="480"/>
        <w:rPr>
          <w:rFonts w:asciiTheme="minorEastAsia" w:hAnsiTheme="minorEastAsia"/>
          <w:sz w:val="24"/>
          <w:szCs w:val="24"/>
        </w:rPr>
      </w:pPr>
      <w:r w:rsidRPr="00A5572F">
        <w:rPr>
          <w:rFonts w:asciiTheme="minorEastAsia" w:hAnsiTheme="minorEastAsia" w:hint="eastAsia"/>
          <w:sz w:val="24"/>
          <w:szCs w:val="24"/>
        </w:rPr>
        <w:t>表</w:t>
      </w:r>
      <w:r w:rsidR="00A77DD2" w:rsidRPr="00A5572F">
        <w:rPr>
          <w:rFonts w:asciiTheme="minorEastAsia" w:hAnsiTheme="minorEastAsia"/>
          <w:sz w:val="24"/>
          <w:szCs w:val="24"/>
        </w:rPr>
        <w:t>4-3</w:t>
      </w:r>
      <w:r w:rsidR="00A77DD2" w:rsidRPr="00A5572F">
        <w:rPr>
          <w:rFonts w:asciiTheme="minorEastAsia" w:hAnsiTheme="minorEastAsia" w:hint="eastAsia"/>
          <w:sz w:val="24"/>
          <w:szCs w:val="24"/>
        </w:rPr>
        <w:t>展示了</w:t>
      </w:r>
      <w:r w:rsidR="00A5572F">
        <w:rPr>
          <w:rFonts w:asciiTheme="minorEastAsia" w:hAnsiTheme="minorEastAsia" w:hint="eastAsia"/>
          <w:sz w:val="24"/>
          <w:szCs w:val="24"/>
        </w:rPr>
        <w:t>不同方法</w:t>
      </w:r>
      <w:r w:rsidRPr="00A5572F">
        <w:rPr>
          <w:rFonts w:asciiTheme="minorEastAsia" w:hAnsiTheme="minorEastAsia" w:hint="eastAsia"/>
          <w:sz w:val="24"/>
          <w:szCs w:val="24"/>
        </w:rPr>
        <w:t>的实验结果</w:t>
      </w:r>
      <w:r w:rsidR="00A5572F">
        <w:rPr>
          <w:rFonts w:asciiTheme="minorEastAsia" w:hAnsiTheme="minorEastAsia" w:hint="eastAsia"/>
          <w:sz w:val="24"/>
          <w:szCs w:val="24"/>
        </w:rPr>
        <w:t>。</w:t>
      </w:r>
      <w:r w:rsidR="004F5955" w:rsidRPr="00A5572F">
        <w:rPr>
          <w:rFonts w:asciiTheme="minorEastAsia" w:hAnsiTheme="minorEastAsia" w:hint="eastAsia"/>
          <w:sz w:val="24"/>
          <w:szCs w:val="24"/>
        </w:rPr>
        <w:t>其中</w:t>
      </w:r>
      <w:r w:rsidR="00A5572F">
        <w:rPr>
          <w:rFonts w:asciiTheme="minorEastAsia" w:hAnsiTheme="minorEastAsia" w:hint="eastAsia"/>
          <w:sz w:val="24"/>
          <w:szCs w:val="24"/>
        </w:rPr>
        <w:t>，</w:t>
      </w:r>
      <w:r w:rsidR="004F5955" w:rsidRPr="00A5572F">
        <w:rPr>
          <w:rFonts w:asciiTheme="minorEastAsia" w:hAnsiTheme="minorEastAsia" w:hint="eastAsia"/>
          <w:sz w:val="24"/>
          <w:szCs w:val="24"/>
        </w:rPr>
        <w:t>峰值性能用粗体标出</w:t>
      </w:r>
      <w:r w:rsidRPr="00A5572F">
        <w:rPr>
          <w:rFonts w:asciiTheme="minorEastAsia" w:hAnsiTheme="minorEastAsia" w:hint="eastAsia"/>
          <w:sz w:val="24"/>
          <w:szCs w:val="24"/>
        </w:rPr>
        <w:t>。可以看出，</w:t>
      </w:r>
      <w:r w:rsidR="00A77DD2" w:rsidRPr="00A5572F">
        <w:rPr>
          <w:rFonts w:asciiTheme="minorEastAsia" w:hAnsiTheme="minorEastAsia" w:hint="eastAsia"/>
          <w:sz w:val="24"/>
          <w:szCs w:val="24"/>
        </w:rPr>
        <w:t>本文所提模型并非在所有数据集和指标上都能达到最佳性能。具体地，相比较Amazon数据集，ML</w:t>
      </w:r>
      <w:r w:rsidR="00A77DD2" w:rsidRPr="00A5572F">
        <w:rPr>
          <w:rFonts w:asciiTheme="minorEastAsia" w:hAnsiTheme="minorEastAsia"/>
          <w:sz w:val="24"/>
          <w:szCs w:val="24"/>
        </w:rPr>
        <w:t>100</w:t>
      </w:r>
      <w:r w:rsidR="002D1790" w:rsidRPr="00A5572F">
        <w:rPr>
          <w:rFonts w:asciiTheme="minorEastAsia" w:hAnsiTheme="minorEastAsia"/>
          <w:sz w:val="24"/>
          <w:szCs w:val="24"/>
        </w:rPr>
        <w:t>K</w:t>
      </w:r>
      <w:r w:rsidR="00A77DD2" w:rsidRPr="00A5572F">
        <w:rPr>
          <w:rFonts w:asciiTheme="minorEastAsia" w:hAnsiTheme="minorEastAsia" w:hint="eastAsia"/>
          <w:sz w:val="24"/>
          <w:szCs w:val="24"/>
        </w:rPr>
        <w:t>数据</w:t>
      </w:r>
      <w:proofErr w:type="gramStart"/>
      <w:r w:rsidR="00A77DD2" w:rsidRPr="00A5572F">
        <w:rPr>
          <w:rFonts w:asciiTheme="minorEastAsia" w:hAnsiTheme="minorEastAsia" w:hint="eastAsia"/>
          <w:sz w:val="24"/>
          <w:szCs w:val="24"/>
        </w:rPr>
        <w:t>集更加</w:t>
      </w:r>
      <w:proofErr w:type="gramEnd"/>
      <w:r w:rsidR="00A77DD2" w:rsidRPr="00A5572F">
        <w:rPr>
          <w:rFonts w:asciiTheme="minorEastAsia" w:hAnsiTheme="minorEastAsia" w:hint="eastAsia"/>
          <w:sz w:val="24"/>
          <w:szCs w:val="24"/>
        </w:rPr>
        <w:t>稠密，评分信息较多。因其数据特点，baselines中基于评分信息的方法都有较好的表现</w:t>
      </w:r>
      <w:r w:rsidR="004F5955" w:rsidRPr="00A5572F">
        <w:rPr>
          <w:rFonts w:asciiTheme="minorEastAsia" w:hAnsiTheme="minorEastAsia" w:hint="eastAsia"/>
          <w:sz w:val="24"/>
          <w:szCs w:val="24"/>
        </w:rPr>
        <w:t>。而对于Amazon数据集而言，数据较稀疏</w:t>
      </w:r>
      <w:r w:rsidR="00A5572F">
        <w:rPr>
          <w:rFonts w:asciiTheme="minorEastAsia" w:hAnsiTheme="minorEastAsia" w:hint="eastAsia"/>
          <w:sz w:val="24"/>
          <w:szCs w:val="24"/>
        </w:rPr>
        <w:t>。在这种情况下，</w:t>
      </w:r>
      <w:r w:rsidR="004F5955" w:rsidRPr="00A5572F">
        <w:rPr>
          <w:rFonts w:asciiTheme="minorEastAsia" w:hAnsiTheme="minorEastAsia" w:hint="eastAsia"/>
          <w:sz w:val="24"/>
          <w:szCs w:val="24"/>
        </w:rPr>
        <w:t>本文所引入的基于欧几里</w:t>
      </w:r>
      <w:proofErr w:type="gramStart"/>
      <w:r w:rsidR="004F5955" w:rsidRPr="00A5572F">
        <w:rPr>
          <w:rFonts w:asciiTheme="minorEastAsia" w:hAnsiTheme="minorEastAsia" w:hint="eastAsia"/>
          <w:sz w:val="24"/>
          <w:szCs w:val="24"/>
        </w:rPr>
        <w:t>得距离</w:t>
      </w:r>
      <w:proofErr w:type="gramEnd"/>
      <w:r w:rsidR="004F5955" w:rsidRPr="00A5572F">
        <w:rPr>
          <w:rFonts w:asciiTheme="minorEastAsia" w:hAnsiTheme="minorEastAsia" w:hint="eastAsia"/>
          <w:sz w:val="24"/>
          <w:szCs w:val="24"/>
        </w:rPr>
        <w:t>的度量指标</w:t>
      </w:r>
      <w:r w:rsidR="00A5572F">
        <w:rPr>
          <w:rFonts w:asciiTheme="minorEastAsia" w:hAnsiTheme="minorEastAsia" w:hint="eastAsia"/>
          <w:sz w:val="24"/>
          <w:szCs w:val="24"/>
        </w:rPr>
        <w:t>凸显其</w:t>
      </w:r>
      <w:r w:rsidR="004F5955" w:rsidRPr="00A5572F">
        <w:rPr>
          <w:rFonts w:asciiTheme="minorEastAsia" w:hAnsiTheme="minorEastAsia" w:hint="eastAsia"/>
          <w:sz w:val="24"/>
          <w:szCs w:val="24"/>
        </w:rPr>
        <w:t>相应作用，</w:t>
      </w:r>
      <w:r w:rsidR="00A5572F">
        <w:rPr>
          <w:rFonts w:asciiTheme="minorEastAsia" w:hAnsiTheme="minorEastAsia" w:hint="eastAsia"/>
          <w:sz w:val="24"/>
          <w:szCs w:val="24"/>
        </w:rPr>
        <w:t>即</w:t>
      </w:r>
      <w:r w:rsidR="004F5955" w:rsidRPr="00A5572F">
        <w:rPr>
          <w:rFonts w:asciiTheme="minorEastAsia" w:hAnsiTheme="minorEastAsia" w:hint="eastAsia"/>
          <w:sz w:val="24"/>
          <w:szCs w:val="24"/>
        </w:rPr>
        <w:t>不仅</w:t>
      </w:r>
      <w:proofErr w:type="gramStart"/>
      <w:r w:rsidR="004F5955" w:rsidRPr="00A5572F">
        <w:rPr>
          <w:rFonts w:asciiTheme="minorEastAsia" w:hAnsiTheme="minorEastAsia" w:hint="eastAsia"/>
          <w:sz w:val="24"/>
          <w:szCs w:val="24"/>
        </w:rPr>
        <w:t>刻画</w:t>
      </w:r>
      <w:r w:rsidR="00A5572F">
        <w:rPr>
          <w:rFonts w:asciiTheme="minorEastAsia" w:hAnsiTheme="minorEastAsia" w:hint="eastAsia"/>
          <w:sz w:val="24"/>
          <w:szCs w:val="24"/>
        </w:rPr>
        <w:t>了显式</w:t>
      </w:r>
      <w:proofErr w:type="gramEnd"/>
      <w:r w:rsidR="00A5572F">
        <w:rPr>
          <w:rFonts w:asciiTheme="minorEastAsia" w:hAnsiTheme="minorEastAsia" w:hint="eastAsia"/>
          <w:sz w:val="24"/>
          <w:szCs w:val="24"/>
        </w:rPr>
        <w:t>的</w:t>
      </w:r>
      <w:r w:rsidR="004F5955" w:rsidRPr="00A5572F">
        <w:rPr>
          <w:rFonts w:asciiTheme="minorEastAsia" w:hAnsiTheme="minorEastAsia" w:hint="eastAsia"/>
          <w:sz w:val="24"/>
          <w:szCs w:val="24"/>
        </w:rPr>
        <w:t>用户-物品间关系，也捕捉了</w:t>
      </w:r>
      <w:r w:rsidR="00A5572F">
        <w:rPr>
          <w:rFonts w:asciiTheme="minorEastAsia" w:hAnsiTheme="minorEastAsia" w:hint="eastAsia"/>
          <w:sz w:val="24"/>
          <w:szCs w:val="24"/>
        </w:rPr>
        <w:t>隐含的</w:t>
      </w:r>
      <w:r w:rsidR="004F5955" w:rsidRPr="00A5572F">
        <w:rPr>
          <w:rFonts w:asciiTheme="minorEastAsia" w:hAnsiTheme="minorEastAsia" w:hint="eastAsia"/>
          <w:sz w:val="24"/>
          <w:szCs w:val="24"/>
        </w:rPr>
        <w:t>更细粒度的用户-用户和物品-物品相似性，从而有效缓解数据稀疏问题。与此同时，本文所提模型在NDCG指标上更具优势，也进一步说明了pair-wise损失函数相比point-wise损失函数</w:t>
      </w:r>
      <w:r w:rsidR="00A5572F">
        <w:rPr>
          <w:rFonts w:asciiTheme="minorEastAsia" w:hAnsiTheme="minorEastAsia" w:hint="eastAsia"/>
          <w:sz w:val="24"/>
          <w:szCs w:val="24"/>
        </w:rPr>
        <w:t>，显式约束了排序信息，可以得到排序更为合理的推荐列表</w:t>
      </w:r>
      <w:r w:rsidR="004F5955" w:rsidRPr="00A5572F">
        <w:rPr>
          <w:rFonts w:asciiTheme="minorEastAsia" w:hAnsiTheme="minorEastAsia" w:hint="eastAsia"/>
          <w:sz w:val="24"/>
          <w:szCs w:val="24"/>
        </w:rPr>
        <w:t>。</w:t>
      </w:r>
    </w:p>
    <w:p w:rsidR="00D013A7" w:rsidRPr="00A5572F" w:rsidRDefault="004F5955" w:rsidP="00A5572F">
      <w:pPr>
        <w:spacing w:line="288" w:lineRule="auto"/>
        <w:ind w:firstLineChars="200" w:firstLine="480"/>
        <w:rPr>
          <w:rFonts w:asciiTheme="minorEastAsia" w:hAnsiTheme="minorEastAsia"/>
          <w:sz w:val="24"/>
          <w:szCs w:val="24"/>
        </w:rPr>
      </w:pPr>
      <w:r w:rsidRPr="00A5572F">
        <w:rPr>
          <w:rFonts w:asciiTheme="minorEastAsia" w:hAnsiTheme="minorEastAsia" w:hint="eastAsia"/>
          <w:sz w:val="24"/>
          <w:szCs w:val="24"/>
        </w:rPr>
        <w:t>观察baselines表现，</w:t>
      </w:r>
      <w:r w:rsidR="00192B03">
        <w:rPr>
          <w:rFonts w:asciiTheme="minorEastAsia" w:hAnsiTheme="minorEastAsia" w:hint="eastAsia"/>
          <w:sz w:val="24"/>
          <w:szCs w:val="24"/>
        </w:rPr>
        <w:t>可以看到，</w:t>
      </w:r>
      <w:r w:rsidR="007A77CC" w:rsidRPr="00A5572F">
        <w:rPr>
          <w:rFonts w:asciiTheme="minorEastAsia" w:hAnsiTheme="minorEastAsia" w:hint="eastAsia"/>
          <w:sz w:val="24"/>
          <w:szCs w:val="24"/>
        </w:rPr>
        <w:t>NeuACF</w:t>
      </w:r>
      <w:r w:rsidRPr="00A5572F">
        <w:rPr>
          <w:rFonts w:asciiTheme="minorEastAsia" w:hAnsiTheme="minorEastAsia" w:hint="eastAsia"/>
          <w:sz w:val="24"/>
          <w:szCs w:val="24"/>
        </w:rPr>
        <w:t>在ML100K和Amazon数据集的多数指标上都</w:t>
      </w:r>
      <w:r w:rsidR="00192B03">
        <w:rPr>
          <w:rFonts w:asciiTheme="minorEastAsia" w:hAnsiTheme="minorEastAsia" w:hint="eastAsia"/>
          <w:sz w:val="24"/>
          <w:szCs w:val="24"/>
        </w:rPr>
        <w:t>能达到</w:t>
      </w:r>
      <w:r w:rsidRPr="00A5572F">
        <w:rPr>
          <w:rFonts w:asciiTheme="minorEastAsia" w:hAnsiTheme="minorEastAsia" w:hint="eastAsia"/>
          <w:sz w:val="24"/>
          <w:szCs w:val="24"/>
        </w:rPr>
        <w:t>峰值性能，说明NeuACF作为基于</w:t>
      </w:r>
      <w:r w:rsidR="00280680" w:rsidRPr="00A5572F">
        <w:rPr>
          <w:rFonts w:asciiTheme="minorEastAsia" w:hAnsiTheme="minorEastAsia" w:hint="eastAsia"/>
          <w:sz w:val="24"/>
          <w:szCs w:val="24"/>
        </w:rPr>
        <w:t>异质信息网络</w:t>
      </w:r>
      <w:r w:rsidR="007A77CC" w:rsidRPr="00A5572F">
        <w:rPr>
          <w:rFonts w:asciiTheme="minorEastAsia" w:hAnsiTheme="minorEastAsia" w:hint="eastAsia"/>
          <w:sz w:val="24"/>
          <w:szCs w:val="24"/>
        </w:rPr>
        <w:t>的最新模型，</w:t>
      </w:r>
      <w:r w:rsidR="00D01F82" w:rsidRPr="00A5572F">
        <w:rPr>
          <w:rFonts w:asciiTheme="minorEastAsia" w:hAnsiTheme="minorEastAsia" w:hint="eastAsia"/>
          <w:sz w:val="24"/>
          <w:szCs w:val="24"/>
        </w:rPr>
        <w:t>在推荐领域</w:t>
      </w:r>
      <w:r w:rsidRPr="00A5572F">
        <w:rPr>
          <w:rFonts w:asciiTheme="minorEastAsia" w:hAnsiTheme="minorEastAsia" w:hint="eastAsia"/>
          <w:sz w:val="24"/>
          <w:szCs w:val="24"/>
        </w:rPr>
        <w:t>仍具有不俗的表现</w:t>
      </w:r>
      <w:r w:rsidR="00192B03">
        <w:rPr>
          <w:rFonts w:asciiTheme="minorEastAsia" w:hAnsiTheme="minorEastAsia" w:hint="eastAsia"/>
          <w:sz w:val="24"/>
          <w:szCs w:val="24"/>
        </w:rPr>
        <w:t>。究其原因，通过利用异质信息网络这一强有力工具，</w:t>
      </w:r>
      <w:r w:rsidR="00D01F82" w:rsidRPr="00A5572F">
        <w:rPr>
          <w:rFonts w:asciiTheme="minorEastAsia" w:hAnsiTheme="minorEastAsia" w:hint="eastAsia"/>
          <w:sz w:val="24"/>
          <w:szCs w:val="24"/>
        </w:rPr>
        <w:t>NeuACF</w:t>
      </w:r>
      <w:r w:rsidR="00192B03">
        <w:rPr>
          <w:rFonts w:asciiTheme="minorEastAsia" w:hAnsiTheme="minorEastAsia" w:hint="eastAsia"/>
          <w:sz w:val="24"/>
          <w:szCs w:val="24"/>
        </w:rPr>
        <w:t>基于</w:t>
      </w:r>
      <w:r w:rsidR="00280680" w:rsidRPr="00A5572F">
        <w:rPr>
          <w:rFonts w:asciiTheme="minorEastAsia" w:hAnsiTheme="minorEastAsia" w:hint="eastAsia"/>
          <w:sz w:val="24"/>
          <w:szCs w:val="24"/>
        </w:rPr>
        <w:t>不同元路径</w:t>
      </w:r>
      <w:r w:rsidR="00D01F82" w:rsidRPr="00A5572F">
        <w:rPr>
          <w:rFonts w:asciiTheme="minorEastAsia" w:hAnsiTheme="minorEastAsia" w:hint="eastAsia"/>
          <w:sz w:val="24"/>
          <w:szCs w:val="24"/>
        </w:rPr>
        <w:t>学习到</w:t>
      </w:r>
      <w:r w:rsidR="00192B03">
        <w:rPr>
          <w:rFonts w:asciiTheme="minorEastAsia" w:hAnsiTheme="minorEastAsia" w:hint="eastAsia"/>
          <w:sz w:val="24"/>
          <w:szCs w:val="24"/>
        </w:rPr>
        <w:t>不同</w:t>
      </w:r>
      <w:proofErr w:type="gramStart"/>
      <w:r w:rsidR="007A77CC" w:rsidRPr="00A5572F">
        <w:rPr>
          <w:rFonts w:asciiTheme="minorEastAsia" w:hAnsiTheme="minorEastAsia" w:hint="eastAsia"/>
          <w:sz w:val="24"/>
          <w:szCs w:val="24"/>
        </w:rPr>
        <w:t>方面</w:t>
      </w:r>
      <w:r w:rsidR="00D01F82" w:rsidRPr="00A5572F">
        <w:rPr>
          <w:rFonts w:asciiTheme="minorEastAsia" w:hAnsiTheme="minorEastAsia" w:hint="eastAsia"/>
          <w:sz w:val="24"/>
          <w:szCs w:val="24"/>
        </w:rPr>
        <w:t>级隐</w:t>
      </w:r>
      <w:proofErr w:type="gramEnd"/>
      <w:r w:rsidR="00D01F82" w:rsidRPr="00A5572F">
        <w:rPr>
          <w:rFonts w:asciiTheme="minorEastAsia" w:hAnsiTheme="minorEastAsia" w:hint="eastAsia"/>
          <w:sz w:val="24"/>
          <w:szCs w:val="24"/>
        </w:rPr>
        <w:t>因子</w:t>
      </w:r>
      <w:r w:rsidR="00280680" w:rsidRPr="00A5572F">
        <w:rPr>
          <w:rFonts w:asciiTheme="minorEastAsia" w:hAnsiTheme="minorEastAsia" w:hint="eastAsia"/>
          <w:sz w:val="24"/>
          <w:szCs w:val="24"/>
        </w:rPr>
        <w:t>，</w:t>
      </w:r>
      <w:r w:rsidR="00192B03">
        <w:rPr>
          <w:rFonts w:asciiTheme="minorEastAsia" w:hAnsiTheme="minorEastAsia" w:hint="eastAsia"/>
          <w:sz w:val="24"/>
          <w:szCs w:val="24"/>
        </w:rPr>
        <w:t>从多</w:t>
      </w:r>
      <w:r w:rsidR="00280680" w:rsidRPr="00A5572F">
        <w:rPr>
          <w:rFonts w:asciiTheme="minorEastAsia" w:hAnsiTheme="minorEastAsia" w:hint="eastAsia"/>
          <w:sz w:val="24"/>
          <w:szCs w:val="24"/>
        </w:rPr>
        <w:t>角度</w:t>
      </w:r>
      <w:r w:rsidR="00D01F82" w:rsidRPr="00A5572F">
        <w:rPr>
          <w:rFonts w:asciiTheme="minorEastAsia" w:hAnsiTheme="minorEastAsia" w:hint="eastAsia"/>
          <w:sz w:val="24"/>
          <w:szCs w:val="24"/>
        </w:rPr>
        <w:t>提供了用户和物品的</w:t>
      </w:r>
      <w:r w:rsidR="007A77CC" w:rsidRPr="00A5572F">
        <w:rPr>
          <w:rFonts w:asciiTheme="minorEastAsia" w:hAnsiTheme="minorEastAsia" w:hint="eastAsia"/>
          <w:sz w:val="24"/>
          <w:szCs w:val="24"/>
        </w:rPr>
        <w:t>特征</w:t>
      </w:r>
      <w:r w:rsidR="00280680" w:rsidRPr="00A5572F">
        <w:rPr>
          <w:rFonts w:asciiTheme="minorEastAsia" w:hAnsiTheme="minorEastAsia" w:hint="eastAsia"/>
          <w:sz w:val="24"/>
          <w:szCs w:val="24"/>
        </w:rPr>
        <w:t>，从而得到全面的表示学习结果</w:t>
      </w:r>
      <w:r w:rsidR="007A77CC" w:rsidRPr="00A5572F">
        <w:rPr>
          <w:rFonts w:asciiTheme="minorEastAsia" w:hAnsiTheme="minorEastAsia" w:hint="eastAsia"/>
          <w:sz w:val="24"/>
          <w:szCs w:val="24"/>
        </w:rPr>
        <w:t>。</w:t>
      </w:r>
    </w:p>
    <w:p w:rsidR="003C661B" w:rsidRPr="00B031F9" w:rsidRDefault="003C661B" w:rsidP="003C661B">
      <w:pPr>
        <w:pStyle w:val="3"/>
        <w:ind w:firstLine="482"/>
        <w:rPr>
          <w:rFonts w:ascii="黑体" w:hAnsi="黑体"/>
        </w:rPr>
      </w:pPr>
      <w:bookmarkStart w:id="42" w:name="_Toc9434822"/>
      <w:r>
        <w:rPr>
          <w:rFonts w:ascii="黑体" w:hAnsi="黑体" w:hint="eastAsia"/>
        </w:rPr>
        <w:t>4.</w:t>
      </w:r>
      <w:r>
        <w:rPr>
          <w:rFonts w:ascii="黑体" w:hAnsi="黑体"/>
        </w:rPr>
        <w:t>2</w:t>
      </w:r>
      <w:r>
        <w:rPr>
          <w:rFonts w:ascii="黑体" w:hAnsi="黑体" w:hint="eastAsia"/>
        </w:rPr>
        <w:t>.</w:t>
      </w:r>
      <w:r>
        <w:rPr>
          <w:rFonts w:ascii="黑体" w:hAnsi="黑体"/>
        </w:rPr>
        <w:t>2</w:t>
      </w:r>
      <w:r w:rsidRPr="00B031F9">
        <w:rPr>
          <w:rFonts w:ascii="黑体" w:hAnsi="黑体" w:hint="eastAsia"/>
        </w:rPr>
        <w:t xml:space="preserve"> </w:t>
      </w:r>
      <w:r>
        <w:rPr>
          <w:rFonts w:ascii="黑体" w:hAnsi="黑体"/>
        </w:rPr>
        <w:t xml:space="preserve"> </w:t>
      </w:r>
      <w:r w:rsidR="00BD1F71">
        <w:rPr>
          <w:rFonts w:ascii="黑体" w:hAnsi="黑体" w:hint="eastAsia"/>
        </w:rPr>
        <w:t>margin大小对性能的影响</w:t>
      </w:r>
      <w:bookmarkEnd w:id="42"/>
    </w:p>
    <w:p w:rsidR="003C661B" w:rsidRDefault="00134EA2" w:rsidP="001478DA">
      <w:pPr>
        <w:jc w:val="center"/>
      </w:pPr>
      <w:r>
        <w:rPr>
          <w:noProof/>
        </w:rPr>
        <w:lastRenderedPageBreak/>
        <w:drawing>
          <wp:inline distT="0" distB="0" distL="0" distR="0" wp14:anchorId="70C85A48" wp14:editId="513C67D4">
            <wp:extent cx="3615477" cy="2176462"/>
            <wp:effectExtent l="0" t="0" r="444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39179" cy="2190730"/>
                    </a:xfrm>
                    <a:prstGeom prst="rect">
                      <a:avLst/>
                    </a:prstGeom>
                  </pic:spPr>
                </pic:pic>
              </a:graphicData>
            </a:graphic>
          </wp:inline>
        </w:drawing>
      </w:r>
    </w:p>
    <w:p w:rsidR="00B03A3A" w:rsidRPr="009D0B4A" w:rsidRDefault="00B03A3A" w:rsidP="001478DA">
      <w:pPr>
        <w:jc w:val="center"/>
        <w:rPr>
          <w:rFonts w:ascii="楷体" w:eastAsia="楷体" w:hAnsi="楷体"/>
        </w:rPr>
      </w:pPr>
      <w:r w:rsidRPr="009D0B4A">
        <w:rPr>
          <w:rFonts w:ascii="楷体" w:eastAsia="楷体" w:hAnsi="楷体" w:hint="eastAsia"/>
        </w:rPr>
        <w:t>图</w:t>
      </w:r>
      <w:r w:rsidR="0021307A" w:rsidRPr="009D0B4A">
        <w:rPr>
          <w:rFonts w:ascii="楷体" w:eastAsia="楷体" w:hAnsi="楷体" w:hint="eastAsia"/>
        </w:rPr>
        <w:t>4-</w:t>
      </w:r>
      <w:r w:rsidR="0021307A" w:rsidRPr="009D0B4A">
        <w:rPr>
          <w:rFonts w:ascii="楷体" w:eastAsia="楷体" w:hAnsi="楷体"/>
        </w:rPr>
        <w:t>2</w:t>
      </w:r>
      <w:r w:rsidRPr="009D0B4A">
        <w:rPr>
          <w:rFonts w:ascii="楷体" w:eastAsia="楷体" w:hAnsi="楷体" w:hint="eastAsia"/>
        </w:rPr>
        <w:t xml:space="preserve"> 不同margin对应的推荐性能</w:t>
      </w:r>
    </w:p>
    <w:p w:rsidR="009D0B4A" w:rsidRDefault="00134EA2" w:rsidP="009D0B4A">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t>在基于</w:t>
      </w:r>
      <w:r w:rsidR="009D0B4A">
        <w:rPr>
          <w:rFonts w:asciiTheme="minorEastAsia" w:hAnsiTheme="minorEastAsia" w:hint="eastAsia"/>
          <w:sz w:val="24"/>
          <w:szCs w:val="24"/>
        </w:rPr>
        <w:t>欧几里</w:t>
      </w:r>
      <w:proofErr w:type="gramStart"/>
      <w:r w:rsidR="009D0B4A">
        <w:rPr>
          <w:rFonts w:asciiTheme="minorEastAsia" w:hAnsiTheme="minorEastAsia" w:hint="eastAsia"/>
          <w:sz w:val="24"/>
          <w:szCs w:val="24"/>
        </w:rPr>
        <w:t>何距离</w:t>
      </w:r>
      <w:proofErr w:type="gramEnd"/>
      <w:r w:rsidR="009D0B4A">
        <w:rPr>
          <w:rFonts w:asciiTheme="minorEastAsia" w:hAnsiTheme="minorEastAsia" w:hint="eastAsia"/>
          <w:sz w:val="24"/>
          <w:szCs w:val="24"/>
        </w:rPr>
        <w:t>的度量指标中，margin的大小，可能会对推荐性能产生重要影响。因此，本文具体研究了所提模型的margin大小变动时，推荐性能的相应变化趋势。由于超参数量较多，本文采取控制变量法，即</w:t>
      </w:r>
      <w:r w:rsidR="009D0B4A" w:rsidRPr="00973785">
        <w:rPr>
          <w:rFonts w:asciiTheme="minorEastAsia" w:hAnsiTheme="minorEastAsia" w:hint="eastAsia"/>
          <w:sz w:val="24"/>
          <w:szCs w:val="24"/>
        </w:rPr>
        <w:t>固定MLP层数为2，batch大小为</w:t>
      </w:r>
      <w:r w:rsidR="009D0B4A" w:rsidRPr="00973785">
        <w:rPr>
          <w:rFonts w:asciiTheme="minorEastAsia" w:hAnsiTheme="minorEastAsia"/>
          <w:sz w:val="24"/>
          <w:szCs w:val="24"/>
        </w:rPr>
        <w:t>1024</w:t>
      </w:r>
      <w:r w:rsidR="009D0B4A" w:rsidRPr="00973785">
        <w:rPr>
          <w:rFonts w:asciiTheme="minorEastAsia" w:hAnsiTheme="minorEastAsia" w:hint="eastAsia"/>
          <w:sz w:val="24"/>
          <w:szCs w:val="24"/>
        </w:rPr>
        <w:t>，</w:t>
      </w:r>
      <w:r w:rsidR="009D0B4A">
        <w:rPr>
          <w:rFonts w:asciiTheme="minorEastAsia" w:hAnsiTheme="minorEastAsia" w:hint="eastAsia"/>
          <w:sz w:val="24"/>
          <w:szCs w:val="24"/>
        </w:rPr>
        <w:t>隐因子数量为3</w:t>
      </w:r>
      <w:r w:rsidR="009D0B4A">
        <w:rPr>
          <w:rFonts w:asciiTheme="minorEastAsia" w:hAnsiTheme="minorEastAsia"/>
          <w:sz w:val="24"/>
          <w:szCs w:val="24"/>
        </w:rPr>
        <w:t>2</w:t>
      </w:r>
      <w:r w:rsidR="009D0B4A">
        <w:rPr>
          <w:rFonts w:asciiTheme="minorEastAsia" w:hAnsiTheme="minorEastAsia" w:hint="eastAsia"/>
          <w:sz w:val="24"/>
          <w:szCs w:val="24"/>
        </w:rPr>
        <w:t>，</w:t>
      </w:r>
      <w:r w:rsidR="009D0B4A" w:rsidRPr="00973785">
        <w:rPr>
          <w:rFonts w:asciiTheme="minorEastAsia" w:hAnsiTheme="minorEastAsia" w:hint="eastAsia"/>
          <w:sz w:val="24"/>
          <w:szCs w:val="24"/>
        </w:rPr>
        <w:t>学习率为0</w:t>
      </w:r>
      <w:r w:rsidR="009D0B4A" w:rsidRPr="00973785">
        <w:rPr>
          <w:rFonts w:asciiTheme="minorEastAsia" w:hAnsiTheme="minorEastAsia"/>
          <w:sz w:val="24"/>
          <w:szCs w:val="24"/>
        </w:rPr>
        <w:t>.00005</w:t>
      </w:r>
      <w:r w:rsidR="009D0B4A" w:rsidRPr="00973785">
        <w:rPr>
          <w:rFonts w:asciiTheme="minorEastAsia" w:hAnsiTheme="minorEastAsia" w:hint="eastAsia"/>
          <w:sz w:val="24"/>
          <w:szCs w:val="24"/>
        </w:rPr>
        <w:t>，</w:t>
      </w:r>
      <w:r w:rsidR="009D0B4A">
        <w:rPr>
          <w:rFonts w:asciiTheme="minorEastAsia" w:hAnsiTheme="minorEastAsia" w:hint="eastAsia"/>
          <w:sz w:val="24"/>
          <w:szCs w:val="24"/>
        </w:rPr>
        <w:t>负采样数量为1</w:t>
      </w:r>
      <w:r w:rsidR="009D0B4A">
        <w:rPr>
          <w:rFonts w:asciiTheme="minorEastAsia" w:hAnsiTheme="minorEastAsia"/>
          <w:sz w:val="24"/>
          <w:szCs w:val="24"/>
        </w:rPr>
        <w:t>0</w:t>
      </w:r>
      <w:r w:rsidR="009D0B4A">
        <w:rPr>
          <w:rFonts w:asciiTheme="minorEastAsia" w:hAnsiTheme="minorEastAsia" w:hint="eastAsia"/>
          <w:sz w:val="24"/>
          <w:szCs w:val="24"/>
        </w:rPr>
        <w:t>，使得</w:t>
      </w:r>
      <w:r w:rsidR="009D0B4A" w:rsidRPr="00973785">
        <w:rPr>
          <w:rFonts w:asciiTheme="minorEastAsia" w:hAnsiTheme="minorEastAsia" w:hint="eastAsia"/>
          <w:sz w:val="24"/>
          <w:szCs w:val="24"/>
        </w:rPr>
        <w:t>margin大小</w:t>
      </w:r>
      <w:r w:rsidR="009D0B4A">
        <w:rPr>
          <w:rFonts w:asciiTheme="minorEastAsia" w:hAnsiTheme="minorEastAsia" w:hint="eastAsia"/>
          <w:sz w:val="24"/>
          <w:szCs w:val="24"/>
        </w:rPr>
        <w:t>从0</w:t>
      </w:r>
      <w:r w:rsidR="009D0B4A">
        <w:rPr>
          <w:rFonts w:asciiTheme="minorEastAsia" w:hAnsiTheme="minorEastAsia"/>
          <w:sz w:val="24"/>
          <w:szCs w:val="24"/>
        </w:rPr>
        <w:t>.1</w:t>
      </w:r>
      <w:r w:rsidR="009D0B4A">
        <w:rPr>
          <w:rFonts w:asciiTheme="minorEastAsia" w:hAnsiTheme="minorEastAsia" w:hint="eastAsia"/>
          <w:sz w:val="24"/>
          <w:szCs w:val="24"/>
        </w:rPr>
        <w:t>至2</w:t>
      </w:r>
      <w:r w:rsidR="009D0B4A">
        <w:rPr>
          <w:rFonts w:asciiTheme="minorEastAsia" w:hAnsiTheme="minorEastAsia"/>
          <w:sz w:val="24"/>
          <w:szCs w:val="24"/>
        </w:rPr>
        <w:t>.5</w:t>
      </w:r>
      <w:r w:rsidR="009D0B4A">
        <w:rPr>
          <w:rFonts w:asciiTheme="minorEastAsia" w:hAnsiTheme="minorEastAsia" w:hint="eastAsia"/>
          <w:sz w:val="24"/>
          <w:szCs w:val="24"/>
        </w:rPr>
        <w:t>变动。</w:t>
      </w:r>
      <w:r w:rsidR="009D0B4A" w:rsidRPr="00973785">
        <w:rPr>
          <w:rFonts w:asciiTheme="minorEastAsia" w:hAnsiTheme="minorEastAsia" w:hint="eastAsia"/>
          <w:sz w:val="24"/>
          <w:szCs w:val="24"/>
        </w:rPr>
        <w:t>因时间限制，本文选择在</w:t>
      </w:r>
      <w:r w:rsidR="002D1790">
        <w:rPr>
          <w:rFonts w:asciiTheme="minorEastAsia" w:hAnsiTheme="minorEastAsia" w:hint="eastAsia"/>
          <w:sz w:val="24"/>
          <w:szCs w:val="24"/>
        </w:rPr>
        <w:t>ML</w:t>
      </w:r>
      <w:r w:rsidR="009D0B4A" w:rsidRPr="00973785">
        <w:rPr>
          <w:rFonts w:asciiTheme="minorEastAsia" w:hAnsiTheme="minorEastAsia"/>
          <w:sz w:val="24"/>
          <w:szCs w:val="24"/>
        </w:rPr>
        <w:t>100</w:t>
      </w:r>
      <w:r w:rsidR="002D1790">
        <w:rPr>
          <w:rFonts w:asciiTheme="minorEastAsia" w:hAnsiTheme="minorEastAsia"/>
          <w:sz w:val="24"/>
          <w:szCs w:val="24"/>
        </w:rPr>
        <w:t>K</w:t>
      </w:r>
      <w:r w:rsidR="009D0B4A" w:rsidRPr="00973785">
        <w:rPr>
          <w:rFonts w:asciiTheme="minorEastAsia" w:hAnsiTheme="minorEastAsia" w:hint="eastAsia"/>
          <w:sz w:val="24"/>
          <w:szCs w:val="24"/>
        </w:rPr>
        <w:t>数据集上进行实验，其他数据集上的</w:t>
      </w:r>
      <w:r w:rsidR="009D0B4A">
        <w:rPr>
          <w:rFonts w:asciiTheme="minorEastAsia" w:hAnsiTheme="minorEastAsia" w:hint="eastAsia"/>
          <w:sz w:val="24"/>
          <w:szCs w:val="24"/>
        </w:rPr>
        <w:t>结论</w:t>
      </w:r>
      <w:r w:rsidR="009D0B4A" w:rsidRPr="00973785">
        <w:rPr>
          <w:rFonts w:asciiTheme="minorEastAsia" w:hAnsiTheme="minorEastAsia" w:hint="eastAsia"/>
          <w:sz w:val="24"/>
          <w:szCs w:val="24"/>
        </w:rPr>
        <w:t>应近似，结果如图</w:t>
      </w:r>
      <w:r w:rsidR="009D0B4A">
        <w:rPr>
          <w:rFonts w:asciiTheme="minorEastAsia" w:hAnsiTheme="minorEastAsia" w:hint="eastAsia"/>
          <w:sz w:val="24"/>
          <w:szCs w:val="24"/>
        </w:rPr>
        <w:t>4-</w:t>
      </w:r>
      <w:r w:rsidR="009D0B4A">
        <w:rPr>
          <w:rFonts w:asciiTheme="minorEastAsia" w:hAnsiTheme="minorEastAsia"/>
          <w:sz w:val="24"/>
          <w:szCs w:val="24"/>
        </w:rPr>
        <w:t>2</w:t>
      </w:r>
      <w:r w:rsidR="009D0B4A" w:rsidRPr="00973785">
        <w:rPr>
          <w:rFonts w:asciiTheme="minorEastAsia" w:hAnsiTheme="minorEastAsia" w:hint="eastAsia"/>
          <w:sz w:val="24"/>
          <w:szCs w:val="24"/>
        </w:rPr>
        <w:t>所示。可以看出，</w:t>
      </w:r>
      <w:r w:rsidR="009D0B4A">
        <w:rPr>
          <w:rFonts w:asciiTheme="minorEastAsia" w:hAnsiTheme="minorEastAsia" w:hint="eastAsia"/>
          <w:sz w:val="24"/>
          <w:szCs w:val="24"/>
        </w:rPr>
        <w:t>随margin的增加，推荐性能虽稍有波动，但总体呈下降趋势。究其原因，可能</w:t>
      </w:r>
      <w:r w:rsidR="007A4B75">
        <w:rPr>
          <w:rFonts w:asciiTheme="minorEastAsia" w:hAnsiTheme="minorEastAsia" w:hint="eastAsia"/>
          <w:sz w:val="24"/>
          <w:szCs w:val="24"/>
        </w:rPr>
        <w:t>是</w:t>
      </w:r>
      <w:r w:rsidR="009D0B4A">
        <w:rPr>
          <w:rFonts w:asciiTheme="minorEastAsia" w:hAnsiTheme="minorEastAsia" w:hint="eastAsia"/>
          <w:sz w:val="24"/>
          <w:szCs w:val="24"/>
        </w:rPr>
        <w:t>在数据集规模较大的情况下，大的margin可能导致收敛速度降低，甚至难以收敛。</w:t>
      </w:r>
    </w:p>
    <w:p w:rsidR="00BD1F71" w:rsidRPr="00B031F9" w:rsidRDefault="00BD1F71" w:rsidP="00BD1F71">
      <w:pPr>
        <w:pStyle w:val="3"/>
        <w:ind w:firstLine="482"/>
        <w:rPr>
          <w:rFonts w:ascii="黑体" w:hAnsi="黑体"/>
        </w:rPr>
      </w:pPr>
      <w:bookmarkStart w:id="43" w:name="_Toc9434823"/>
      <w:r>
        <w:rPr>
          <w:rFonts w:ascii="黑体" w:hAnsi="黑体" w:hint="eastAsia"/>
        </w:rPr>
        <w:t>4.</w:t>
      </w:r>
      <w:r>
        <w:rPr>
          <w:rFonts w:ascii="黑体" w:hAnsi="黑体"/>
        </w:rPr>
        <w:t>2</w:t>
      </w:r>
      <w:r>
        <w:rPr>
          <w:rFonts w:ascii="黑体" w:hAnsi="黑体" w:hint="eastAsia"/>
        </w:rPr>
        <w:t>.</w:t>
      </w:r>
      <w:r w:rsidR="00F94FC5">
        <w:rPr>
          <w:rFonts w:ascii="黑体" w:hAnsi="黑体"/>
        </w:rPr>
        <w:t>3</w:t>
      </w:r>
      <w:r w:rsidRPr="00B031F9">
        <w:rPr>
          <w:rFonts w:ascii="黑体" w:hAnsi="黑体" w:hint="eastAsia"/>
        </w:rPr>
        <w:t xml:space="preserve"> </w:t>
      </w:r>
      <w:r>
        <w:rPr>
          <w:rFonts w:ascii="黑体" w:hAnsi="黑体"/>
        </w:rPr>
        <w:t xml:space="preserve"> </w:t>
      </w:r>
      <w:r>
        <w:rPr>
          <w:rFonts w:ascii="黑体" w:hAnsi="黑体" w:hint="eastAsia"/>
        </w:rPr>
        <w:t>负采样数量对性能的影响</w:t>
      </w:r>
      <w:bookmarkEnd w:id="43"/>
    </w:p>
    <w:p w:rsidR="003C661B" w:rsidRDefault="00200571" w:rsidP="00200571">
      <w:pPr>
        <w:jc w:val="center"/>
      </w:pPr>
      <w:r>
        <w:rPr>
          <w:noProof/>
        </w:rPr>
        <w:drawing>
          <wp:inline distT="0" distB="0" distL="0" distR="0" wp14:anchorId="15680A9B" wp14:editId="536BA6F0">
            <wp:extent cx="3556381" cy="2152650"/>
            <wp:effectExtent l="0" t="0" r="635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6017" cy="2176642"/>
                    </a:xfrm>
                    <a:prstGeom prst="rect">
                      <a:avLst/>
                    </a:prstGeom>
                  </pic:spPr>
                </pic:pic>
              </a:graphicData>
            </a:graphic>
          </wp:inline>
        </w:drawing>
      </w:r>
    </w:p>
    <w:p w:rsidR="00B03A3A" w:rsidRPr="00C973D2" w:rsidRDefault="00B03A3A" w:rsidP="00200571">
      <w:pPr>
        <w:jc w:val="center"/>
        <w:rPr>
          <w:rFonts w:ascii="楷体" w:eastAsia="楷体" w:hAnsi="楷体"/>
        </w:rPr>
      </w:pPr>
      <w:r w:rsidRPr="00C973D2">
        <w:rPr>
          <w:rFonts w:ascii="楷体" w:eastAsia="楷体" w:hAnsi="楷体" w:hint="eastAsia"/>
        </w:rPr>
        <w:t>图</w:t>
      </w:r>
      <w:r w:rsidR="0021307A" w:rsidRPr="00C973D2">
        <w:rPr>
          <w:rFonts w:ascii="楷体" w:eastAsia="楷体" w:hAnsi="楷体" w:hint="eastAsia"/>
        </w:rPr>
        <w:t>4-</w:t>
      </w:r>
      <w:r w:rsidR="0021307A" w:rsidRPr="00C973D2">
        <w:rPr>
          <w:rFonts w:ascii="楷体" w:eastAsia="楷体" w:hAnsi="楷体"/>
        </w:rPr>
        <w:t>3</w:t>
      </w:r>
      <w:r w:rsidRPr="00C973D2">
        <w:rPr>
          <w:rFonts w:ascii="楷体" w:eastAsia="楷体" w:hAnsi="楷体" w:hint="eastAsia"/>
        </w:rPr>
        <w:t xml:space="preserve"> 不同负采样数量对应的推荐性能</w:t>
      </w:r>
    </w:p>
    <w:p w:rsidR="00200571" w:rsidRPr="00C973D2" w:rsidRDefault="00C973D2" w:rsidP="00C973D2">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t>在基于负采样技术的pair-wise损失函数中，负采样的数量，可能对推荐性能产生重要影响。因此，本文具体研究了所提模型的负采样数量变动时，推荐性能的相应变化趋势。由于超参数量较多，本文采取控制变量法，即</w:t>
      </w:r>
      <w:r w:rsidRPr="00973785">
        <w:rPr>
          <w:rFonts w:asciiTheme="minorEastAsia" w:hAnsiTheme="minorEastAsia" w:hint="eastAsia"/>
          <w:sz w:val="24"/>
          <w:szCs w:val="24"/>
        </w:rPr>
        <w:t>固定MLP层数为2，batch大小为</w:t>
      </w:r>
      <w:r w:rsidRPr="00973785">
        <w:rPr>
          <w:rFonts w:asciiTheme="minorEastAsia" w:hAnsiTheme="minorEastAsia"/>
          <w:sz w:val="24"/>
          <w:szCs w:val="24"/>
        </w:rPr>
        <w:t>1024</w:t>
      </w:r>
      <w:r w:rsidRPr="00973785">
        <w:rPr>
          <w:rFonts w:asciiTheme="minorEastAsia" w:hAnsiTheme="minorEastAsia" w:hint="eastAsia"/>
          <w:sz w:val="24"/>
          <w:szCs w:val="24"/>
        </w:rPr>
        <w:t>，</w:t>
      </w:r>
      <w:r>
        <w:rPr>
          <w:rFonts w:asciiTheme="minorEastAsia" w:hAnsiTheme="minorEastAsia" w:hint="eastAsia"/>
          <w:sz w:val="24"/>
          <w:szCs w:val="24"/>
        </w:rPr>
        <w:t>隐因子数量为3</w:t>
      </w:r>
      <w:r>
        <w:rPr>
          <w:rFonts w:asciiTheme="minorEastAsia" w:hAnsiTheme="minorEastAsia"/>
          <w:sz w:val="24"/>
          <w:szCs w:val="24"/>
        </w:rPr>
        <w:t>2</w:t>
      </w:r>
      <w:r>
        <w:rPr>
          <w:rFonts w:asciiTheme="minorEastAsia" w:hAnsiTheme="minorEastAsia" w:hint="eastAsia"/>
          <w:sz w:val="24"/>
          <w:szCs w:val="24"/>
        </w:rPr>
        <w:t>，</w:t>
      </w:r>
      <w:r w:rsidRPr="00973785">
        <w:rPr>
          <w:rFonts w:asciiTheme="minorEastAsia" w:hAnsiTheme="minorEastAsia" w:hint="eastAsia"/>
          <w:sz w:val="24"/>
          <w:szCs w:val="24"/>
        </w:rPr>
        <w:t>学习率为0</w:t>
      </w:r>
      <w:r w:rsidRPr="00973785">
        <w:rPr>
          <w:rFonts w:asciiTheme="minorEastAsia" w:hAnsiTheme="minorEastAsia"/>
          <w:sz w:val="24"/>
          <w:szCs w:val="24"/>
        </w:rPr>
        <w:t>.00005</w:t>
      </w:r>
      <w:r w:rsidRPr="00973785">
        <w:rPr>
          <w:rFonts w:asciiTheme="minorEastAsia" w:hAnsiTheme="minorEastAsia" w:hint="eastAsia"/>
          <w:sz w:val="24"/>
          <w:szCs w:val="24"/>
        </w:rPr>
        <w:t>，margin大小为2</w:t>
      </w:r>
      <w:r w:rsidRPr="00973785">
        <w:rPr>
          <w:rFonts w:asciiTheme="minorEastAsia" w:hAnsiTheme="minorEastAsia"/>
          <w:sz w:val="24"/>
          <w:szCs w:val="24"/>
        </w:rPr>
        <w:t>.0</w:t>
      </w:r>
      <w:r w:rsidRPr="00973785">
        <w:rPr>
          <w:rFonts w:asciiTheme="minorEastAsia" w:hAnsiTheme="minorEastAsia" w:hint="eastAsia"/>
          <w:sz w:val="24"/>
          <w:szCs w:val="24"/>
        </w:rPr>
        <w:t>，</w:t>
      </w:r>
      <w:r>
        <w:rPr>
          <w:rFonts w:asciiTheme="minorEastAsia" w:hAnsiTheme="minorEastAsia" w:hint="eastAsia"/>
          <w:sz w:val="24"/>
          <w:szCs w:val="24"/>
        </w:rPr>
        <w:t>使得负采样数量从2至1</w:t>
      </w:r>
      <w:r>
        <w:rPr>
          <w:rFonts w:asciiTheme="minorEastAsia" w:hAnsiTheme="minorEastAsia"/>
          <w:sz w:val="24"/>
          <w:szCs w:val="24"/>
        </w:rPr>
        <w:t>5</w:t>
      </w:r>
      <w:r>
        <w:rPr>
          <w:rFonts w:asciiTheme="minorEastAsia" w:hAnsiTheme="minorEastAsia" w:hint="eastAsia"/>
          <w:sz w:val="24"/>
          <w:szCs w:val="24"/>
        </w:rPr>
        <w:t>变动。</w:t>
      </w:r>
      <w:r w:rsidRPr="00973785">
        <w:rPr>
          <w:rFonts w:asciiTheme="minorEastAsia" w:hAnsiTheme="minorEastAsia" w:hint="eastAsia"/>
          <w:sz w:val="24"/>
          <w:szCs w:val="24"/>
        </w:rPr>
        <w:t>因时间限制，本文选择在</w:t>
      </w:r>
      <w:r w:rsidR="002D1790">
        <w:rPr>
          <w:rFonts w:asciiTheme="minorEastAsia" w:hAnsiTheme="minorEastAsia" w:hint="eastAsia"/>
          <w:sz w:val="24"/>
          <w:szCs w:val="24"/>
        </w:rPr>
        <w:t>ML</w:t>
      </w:r>
      <w:r w:rsidRPr="00973785">
        <w:rPr>
          <w:rFonts w:asciiTheme="minorEastAsia" w:hAnsiTheme="minorEastAsia"/>
          <w:sz w:val="24"/>
          <w:szCs w:val="24"/>
        </w:rPr>
        <w:t>100</w:t>
      </w:r>
      <w:r w:rsidR="002D1790">
        <w:rPr>
          <w:rFonts w:asciiTheme="minorEastAsia" w:hAnsiTheme="minorEastAsia"/>
          <w:sz w:val="24"/>
          <w:szCs w:val="24"/>
        </w:rPr>
        <w:t>K</w:t>
      </w:r>
      <w:r w:rsidRPr="00973785">
        <w:rPr>
          <w:rFonts w:asciiTheme="minorEastAsia" w:hAnsiTheme="minorEastAsia" w:hint="eastAsia"/>
          <w:sz w:val="24"/>
          <w:szCs w:val="24"/>
        </w:rPr>
        <w:t>数据集上进行实验，其他数据集上的</w:t>
      </w:r>
      <w:r>
        <w:rPr>
          <w:rFonts w:asciiTheme="minorEastAsia" w:hAnsiTheme="minorEastAsia" w:hint="eastAsia"/>
          <w:sz w:val="24"/>
          <w:szCs w:val="24"/>
        </w:rPr>
        <w:t>结论</w:t>
      </w:r>
      <w:r w:rsidRPr="00973785">
        <w:rPr>
          <w:rFonts w:asciiTheme="minorEastAsia" w:hAnsiTheme="minorEastAsia" w:hint="eastAsia"/>
          <w:sz w:val="24"/>
          <w:szCs w:val="24"/>
        </w:rPr>
        <w:t>应近似，结果如图</w:t>
      </w:r>
      <w:r>
        <w:rPr>
          <w:rFonts w:asciiTheme="minorEastAsia" w:hAnsiTheme="minorEastAsia" w:hint="eastAsia"/>
          <w:sz w:val="24"/>
          <w:szCs w:val="24"/>
        </w:rPr>
        <w:t>4-</w:t>
      </w:r>
      <w:r>
        <w:rPr>
          <w:rFonts w:asciiTheme="minorEastAsia" w:hAnsiTheme="minorEastAsia"/>
          <w:sz w:val="24"/>
          <w:szCs w:val="24"/>
        </w:rPr>
        <w:t>3</w:t>
      </w:r>
      <w:r w:rsidRPr="00973785">
        <w:rPr>
          <w:rFonts w:asciiTheme="minorEastAsia" w:hAnsiTheme="minorEastAsia" w:hint="eastAsia"/>
          <w:sz w:val="24"/>
          <w:szCs w:val="24"/>
        </w:rPr>
        <w:t>所示。可以看出，</w:t>
      </w:r>
      <w:proofErr w:type="gramStart"/>
      <w:r w:rsidRPr="00973785">
        <w:rPr>
          <w:rFonts w:asciiTheme="minorEastAsia" w:hAnsiTheme="minorEastAsia" w:hint="eastAsia"/>
          <w:sz w:val="24"/>
          <w:szCs w:val="24"/>
        </w:rPr>
        <w:t>随</w:t>
      </w:r>
      <w:r>
        <w:rPr>
          <w:rFonts w:asciiTheme="minorEastAsia" w:hAnsiTheme="minorEastAsia" w:hint="eastAsia"/>
          <w:sz w:val="24"/>
          <w:szCs w:val="24"/>
        </w:rPr>
        <w:t>负采样</w:t>
      </w:r>
      <w:proofErr w:type="gramEnd"/>
      <w:r w:rsidRPr="00973785">
        <w:rPr>
          <w:rFonts w:asciiTheme="minorEastAsia" w:hAnsiTheme="minorEastAsia" w:hint="eastAsia"/>
          <w:sz w:val="24"/>
          <w:szCs w:val="24"/>
        </w:rPr>
        <w:t>数量增加</w:t>
      </w:r>
      <w:r>
        <w:rPr>
          <w:rFonts w:asciiTheme="minorEastAsia" w:hAnsiTheme="minorEastAsia" w:hint="eastAsia"/>
          <w:sz w:val="24"/>
          <w:szCs w:val="24"/>
        </w:rPr>
        <w:t>，推荐性能逐渐增加，并慢慢趋于稳定。因此，为了平衡性能与效率，负采样数量可以在1</w:t>
      </w:r>
      <w:r>
        <w:rPr>
          <w:rFonts w:asciiTheme="minorEastAsia" w:hAnsiTheme="minorEastAsia"/>
          <w:sz w:val="24"/>
          <w:szCs w:val="24"/>
        </w:rPr>
        <w:t>5</w:t>
      </w:r>
      <w:r>
        <w:rPr>
          <w:rFonts w:asciiTheme="minorEastAsia" w:hAnsiTheme="minorEastAsia" w:hint="eastAsia"/>
          <w:sz w:val="24"/>
          <w:szCs w:val="24"/>
        </w:rPr>
        <w:t>左右选择。</w:t>
      </w:r>
    </w:p>
    <w:p w:rsidR="00F94FC5" w:rsidRPr="00B031F9" w:rsidRDefault="00F94FC5" w:rsidP="00F94FC5">
      <w:pPr>
        <w:pStyle w:val="3"/>
        <w:ind w:firstLine="482"/>
        <w:rPr>
          <w:rFonts w:ascii="黑体" w:hAnsi="黑体"/>
        </w:rPr>
      </w:pPr>
      <w:bookmarkStart w:id="44" w:name="_Toc9434824"/>
      <w:r>
        <w:rPr>
          <w:rFonts w:ascii="黑体" w:hAnsi="黑体" w:hint="eastAsia"/>
        </w:rPr>
        <w:lastRenderedPageBreak/>
        <w:t>4.</w:t>
      </w:r>
      <w:r>
        <w:rPr>
          <w:rFonts w:ascii="黑体" w:hAnsi="黑体"/>
        </w:rPr>
        <w:t>2</w:t>
      </w:r>
      <w:r>
        <w:rPr>
          <w:rFonts w:ascii="黑体" w:hAnsi="黑体" w:hint="eastAsia"/>
        </w:rPr>
        <w:t>.</w:t>
      </w:r>
      <w:r>
        <w:rPr>
          <w:rFonts w:ascii="黑体" w:hAnsi="黑体"/>
        </w:rPr>
        <w:t>4</w:t>
      </w:r>
      <w:r w:rsidRPr="00B031F9">
        <w:rPr>
          <w:rFonts w:ascii="黑体" w:hAnsi="黑体" w:hint="eastAsia"/>
        </w:rPr>
        <w:t xml:space="preserve"> </w:t>
      </w:r>
      <w:r>
        <w:rPr>
          <w:rFonts w:ascii="黑体" w:hAnsi="黑体"/>
        </w:rPr>
        <w:t xml:space="preserve"> </w:t>
      </w:r>
      <w:proofErr w:type="gramStart"/>
      <w:r>
        <w:rPr>
          <w:rFonts w:ascii="黑体" w:hAnsi="黑体" w:hint="eastAsia"/>
        </w:rPr>
        <w:t>隐</w:t>
      </w:r>
      <w:proofErr w:type="gramEnd"/>
      <w:r>
        <w:rPr>
          <w:rFonts w:ascii="黑体" w:hAnsi="黑体" w:hint="eastAsia"/>
        </w:rPr>
        <w:t>因子数量对性能的影响</w:t>
      </w:r>
      <w:bookmarkEnd w:id="44"/>
    </w:p>
    <w:p w:rsidR="00F94FC5" w:rsidRDefault="00973785" w:rsidP="00200571">
      <w:pPr>
        <w:jc w:val="center"/>
      </w:pPr>
      <w:r>
        <w:rPr>
          <w:noProof/>
        </w:rPr>
        <w:drawing>
          <wp:inline distT="0" distB="0" distL="0" distR="0" wp14:anchorId="63F01BBA" wp14:editId="0D64A6E9">
            <wp:extent cx="3610030" cy="217238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36352" cy="2188226"/>
                    </a:xfrm>
                    <a:prstGeom prst="rect">
                      <a:avLst/>
                    </a:prstGeom>
                  </pic:spPr>
                </pic:pic>
              </a:graphicData>
            </a:graphic>
          </wp:inline>
        </w:drawing>
      </w:r>
    </w:p>
    <w:p w:rsidR="00B03A3A" w:rsidRPr="0021307A" w:rsidRDefault="00B03A3A" w:rsidP="00200571">
      <w:pPr>
        <w:jc w:val="center"/>
        <w:rPr>
          <w:rFonts w:ascii="楷体" w:eastAsia="楷体" w:hAnsi="楷体"/>
        </w:rPr>
      </w:pPr>
      <w:r w:rsidRPr="0021307A">
        <w:rPr>
          <w:rFonts w:ascii="楷体" w:eastAsia="楷体" w:hAnsi="楷体" w:hint="eastAsia"/>
        </w:rPr>
        <w:t>图</w:t>
      </w:r>
      <w:r w:rsidR="0021307A" w:rsidRPr="0021307A">
        <w:rPr>
          <w:rFonts w:ascii="楷体" w:eastAsia="楷体" w:hAnsi="楷体" w:hint="eastAsia"/>
        </w:rPr>
        <w:t>4-</w:t>
      </w:r>
      <w:r w:rsidR="0021307A" w:rsidRPr="0021307A">
        <w:rPr>
          <w:rFonts w:ascii="楷体" w:eastAsia="楷体" w:hAnsi="楷体"/>
        </w:rPr>
        <w:t>4</w:t>
      </w:r>
      <w:r w:rsidRPr="0021307A">
        <w:rPr>
          <w:rFonts w:ascii="楷体" w:eastAsia="楷体" w:hAnsi="楷体" w:hint="eastAsia"/>
        </w:rPr>
        <w:t xml:space="preserve"> 不同</w:t>
      </w:r>
      <w:proofErr w:type="gramStart"/>
      <w:r w:rsidRPr="0021307A">
        <w:rPr>
          <w:rFonts w:ascii="楷体" w:eastAsia="楷体" w:hAnsi="楷体" w:hint="eastAsia"/>
        </w:rPr>
        <w:t>隐</w:t>
      </w:r>
      <w:proofErr w:type="gramEnd"/>
      <w:r w:rsidRPr="0021307A">
        <w:rPr>
          <w:rFonts w:ascii="楷体" w:eastAsia="楷体" w:hAnsi="楷体" w:hint="eastAsia"/>
        </w:rPr>
        <w:t>因子数量对应的推荐性能</w:t>
      </w:r>
    </w:p>
    <w:p w:rsidR="00B03A3A" w:rsidRPr="00973785" w:rsidRDefault="00B03A3A" w:rsidP="00973785">
      <w:pPr>
        <w:spacing w:line="288" w:lineRule="auto"/>
        <w:ind w:firstLineChars="200" w:firstLine="480"/>
        <w:rPr>
          <w:rFonts w:asciiTheme="minorEastAsia" w:hAnsiTheme="minorEastAsia"/>
          <w:sz w:val="24"/>
          <w:szCs w:val="24"/>
        </w:rPr>
      </w:pPr>
      <w:r w:rsidRPr="00973785">
        <w:rPr>
          <w:rFonts w:asciiTheme="minorEastAsia" w:hAnsiTheme="minorEastAsia" w:hint="eastAsia"/>
          <w:sz w:val="24"/>
          <w:szCs w:val="24"/>
        </w:rPr>
        <w:t>在隐因子模型中，隐因子的数量，即embedding维度</w:t>
      </w:r>
      <w:r w:rsidR="00973785">
        <w:rPr>
          <w:rFonts w:asciiTheme="minorEastAsia" w:hAnsiTheme="minorEastAsia" w:hint="eastAsia"/>
          <w:sz w:val="24"/>
          <w:szCs w:val="24"/>
        </w:rPr>
        <w:t>，</w:t>
      </w:r>
      <w:r w:rsidRPr="00973785">
        <w:rPr>
          <w:rFonts w:asciiTheme="minorEastAsia" w:hAnsiTheme="minorEastAsia" w:hint="eastAsia"/>
          <w:sz w:val="24"/>
          <w:szCs w:val="24"/>
        </w:rPr>
        <w:t>可能对推荐性能产生重要影响。因此，</w:t>
      </w:r>
      <w:r w:rsidR="004D4591">
        <w:rPr>
          <w:rFonts w:asciiTheme="minorEastAsia" w:hAnsiTheme="minorEastAsia" w:hint="eastAsia"/>
          <w:sz w:val="24"/>
          <w:szCs w:val="24"/>
        </w:rPr>
        <w:t>本文</w:t>
      </w:r>
      <w:r w:rsidRPr="00973785">
        <w:rPr>
          <w:rFonts w:asciiTheme="minorEastAsia" w:hAnsiTheme="minorEastAsia" w:hint="eastAsia"/>
          <w:sz w:val="24"/>
          <w:szCs w:val="24"/>
        </w:rPr>
        <w:t>具体研究了所提模型在MLP最后一层所学到的隐因子</w:t>
      </w:r>
      <w:r w:rsidR="004D4591">
        <w:rPr>
          <w:rFonts w:asciiTheme="minorEastAsia" w:hAnsiTheme="minorEastAsia" w:hint="eastAsia"/>
          <w:sz w:val="24"/>
          <w:szCs w:val="24"/>
        </w:rPr>
        <w:t>的</w:t>
      </w:r>
      <w:r w:rsidRPr="00973785">
        <w:rPr>
          <w:rFonts w:asciiTheme="minorEastAsia" w:hAnsiTheme="minorEastAsia" w:hint="eastAsia"/>
          <w:sz w:val="24"/>
          <w:szCs w:val="24"/>
        </w:rPr>
        <w:t>数量变动时，推荐性能的相应变化趋势。由于超参数量较多，本文采取控制变量法，即固定MLP层数为2，batch大小为</w:t>
      </w:r>
      <w:r w:rsidRPr="00973785">
        <w:rPr>
          <w:rFonts w:asciiTheme="minorEastAsia" w:hAnsiTheme="minorEastAsia"/>
          <w:sz w:val="24"/>
          <w:szCs w:val="24"/>
        </w:rPr>
        <w:t>1024</w:t>
      </w:r>
      <w:r w:rsidRPr="00973785">
        <w:rPr>
          <w:rFonts w:asciiTheme="minorEastAsia" w:hAnsiTheme="minorEastAsia" w:hint="eastAsia"/>
          <w:sz w:val="24"/>
          <w:szCs w:val="24"/>
        </w:rPr>
        <w:t>，学习率为0</w:t>
      </w:r>
      <w:r w:rsidRPr="00973785">
        <w:rPr>
          <w:rFonts w:asciiTheme="minorEastAsia" w:hAnsiTheme="minorEastAsia"/>
          <w:sz w:val="24"/>
          <w:szCs w:val="24"/>
        </w:rPr>
        <w:t>.00005</w:t>
      </w:r>
      <w:r w:rsidRPr="00973785">
        <w:rPr>
          <w:rFonts w:asciiTheme="minorEastAsia" w:hAnsiTheme="minorEastAsia" w:hint="eastAsia"/>
          <w:sz w:val="24"/>
          <w:szCs w:val="24"/>
        </w:rPr>
        <w:t>，负样本数量为1</w:t>
      </w:r>
      <w:r w:rsidRPr="00973785">
        <w:rPr>
          <w:rFonts w:asciiTheme="minorEastAsia" w:hAnsiTheme="minorEastAsia"/>
          <w:sz w:val="24"/>
          <w:szCs w:val="24"/>
        </w:rPr>
        <w:t>0</w:t>
      </w:r>
      <w:r w:rsidRPr="00973785">
        <w:rPr>
          <w:rFonts w:asciiTheme="minorEastAsia" w:hAnsiTheme="minorEastAsia" w:hint="eastAsia"/>
          <w:sz w:val="24"/>
          <w:szCs w:val="24"/>
        </w:rPr>
        <w:t>，margin大小为2</w:t>
      </w:r>
      <w:r w:rsidRPr="00973785">
        <w:rPr>
          <w:rFonts w:asciiTheme="minorEastAsia" w:hAnsiTheme="minorEastAsia"/>
          <w:sz w:val="24"/>
          <w:szCs w:val="24"/>
        </w:rPr>
        <w:t>.0</w:t>
      </w:r>
      <w:r w:rsidRPr="00973785">
        <w:rPr>
          <w:rFonts w:asciiTheme="minorEastAsia" w:hAnsiTheme="minorEastAsia" w:hint="eastAsia"/>
          <w:sz w:val="24"/>
          <w:szCs w:val="24"/>
        </w:rPr>
        <w:t>，使得</w:t>
      </w:r>
      <w:proofErr w:type="gramStart"/>
      <w:r w:rsidRPr="00973785">
        <w:rPr>
          <w:rFonts w:asciiTheme="minorEastAsia" w:hAnsiTheme="minorEastAsia" w:hint="eastAsia"/>
          <w:sz w:val="24"/>
          <w:szCs w:val="24"/>
        </w:rPr>
        <w:t>隐</w:t>
      </w:r>
      <w:proofErr w:type="gramEnd"/>
      <w:r w:rsidRPr="00973785">
        <w:rPr>
          <w:rFonts w:asciiTheme="minorEastAsia" w:hAnsiTheme="minorEastAsia" w:hint="eastAsia"/>
          <w:sz w:val="24"/>
          <w:szCs w:val="24"/>
        </w:rPr>
        <w:t>因子维数自</w:t>
      </w:r>
      <w:r w:rsidR="00973785" w:rsidRPr="00973785">
        <w:rPr>
          <w:rFonts w:asciiTheme="minorEastAsia" w:hAnsiTheme="minorEastAsia"/>
          <w:sz w:val="24"/>
          <w:szCs w:val="24"/>
        </w:rPr>
        <w:t>16</w:t>
      </w:r>
      <w:r w:rsidRPr="00973785">
        <w:rPr>
          <w:rFonts w:asciiTheme="minorEastAsia" w:hAnsiTheme="minorEastAsia" w:hint="eastAsia"/>
          <w:sz w:val="24"/>
          <w:szCs w:val="24"/>
        </w:rPr>
        <w:t>至2</w:t>
      </w:r>
      <w:r w:rsidRPr="00973785">
        <w:rPr>
          <w:rFonts w:asciiTheme="minorEastAsia" w:hAnsiTheme="minorEastAsia"/>
          <w:sz w:val="24"/>
          <w:szCs w:val="24"/>
        </w:rPr>
        <w:t>56</w:t>
      </w:r>
      <w:r w:rsidRPr="00973785">
        <w:rPr>
          <w:rFonts w:asciiTheme="minorEastAsia" w:hAnsiTheme="minorEastAsia" w:hint="eastAsia"/>
          <w:sz w:val="24"/>
          <w:szCs w:val="24"/>
        </w:rPr>
        <w:t>变动。因时间限制，本文选择在</w:t>
      </w:r>
      <w:r w:rsidR="002D1790">
        <w:rPr>
          <w:rFonts w:asciiTheme="minorEastAsia" w:hAnsiTheme="minorEastAsia" w:hint="eastAsia"/>
          <w:sz w:val="24"/>
          <w:szCs w:val="24"/>
        </w:rPr>
        <w:t>ML</w:t>
      </w:r>
      <w:r w:rsidRPr="00973785">
        <w:rPr>
          <w:rFonts w:asciiTheme="minorEastAsia" w:hAnsiTheme="minorEastAsia"/>
          <w:sz w:val="24"/>
          <w:szCs w:val="24"/>
        </w:rPr>
        <w:t>100</w:t>
      </w:r>
      <w:r w:rsidR="002D1790">
        <w:rPr>
          <w:rFonts w:asciiTheme="minorEastAsia" w:hAnsiTheme="minorEastAsia"/>
          <w:sz w:val="24"/>
          <w:szCs w:val="24"/>
        </w:rPr>
        <w:t>K</w:t>
      </w:r>
      <w:r w:rsidRPr="00973785">
        <w:rPr>
          <w:rFonts w:asciiTheme="minorEastAsia" w:hAnsiTheme="minorEastAsia" w:hint="eastAsia"/>
          <w:sz w:val="24"/>
          <w:szCs w:val="24"/>
        </w:rPr>
        <w:t>数据集上进行实验，其他数据集上的</w:t>
      </w:r>
      <w:r w:rsidR="004D4591">
        <w:rPr>
          <w:rFonts w:asciiTheme="minorEastAsia" w:hAnsiTheme="minorEastAsia" w:hint="eastAsia"/>
          <w:sz w:val="24"/>
          <w:szCs w:val="24"/>
        </w:rPr>
        <w:t>结论</w:t>
      </w:r>
      <w:r w:rsidRPr="00973785">
        <w:rPr>
          <w:rFonts w:asciiTheme="minorEastAsia" w:hAnsiTheme="minorEastAsia" w:hint="eastAsia"/>
          <w:sz w:val="24"/>
          <w:szCs w:val="24"/>
        </w:rPr>
        <w:t>应近似</w:t>
      </w:r>
      <w:r w:rsidR="00973785" w:rsidRPr="00973785">
        <w:rPr>
          <w:rFonts w:asciiTheme="minorEastAsia" w:hAnsiTheme="minorEastAsia" w:hint="eastAsia"/>
          <w:sz w:val="24"/>
          <w:szCs w:val="24"/>
        </w:rPr>
        <w:t>，结果如图</w:t>
      </w:r>
      <w:r w:rsidR="00B8150A">
        <w:rPr>
          <w:rFonts w:asciiTheme="minorEastAsia" w:hAnsiTheme="minorEastAsia" w:hint="eastAsia"/>
          <w:sz w:val="24"/>
          <w:szCs w:val="24"/>
        </w:rPr>
        <w:t>4-</w:t>
      </w:r>
      <w:r w:rsidR="00B8150A">
        <w:rPr>
          <w:rFonts w:asciiTheme="minorEastAsia" w:hAnsiTheme="minorEastAsia"/>
          <w:sz w:val="24"/>
          <w:szCs w:val="24"/>
        </w:rPr>
        <w:t>4</w:t>
      </w:r>
      <w:r w:rsidR="00973785" w:rsidRPr="00973785">
        <w:rPr>
          <w:rFonts w:asciiTheme="minorEastAsia" w:hAnsiTheme="minorEastAsia" w:hint="eastAsia"/>
          <w:sz w:val="24"/>
          <w:szCs w:val="24"/>
        </w:rPr>
        <w:t>所示</w:t>
      </w:r>
      <w:r w:rsidRPr="00973785">
        <w:rPr>
          <w:rFonts w:asciiTheme="minorEastAsia" w:hAnsiTheme="minorEastAsia" w:hint="eastAsia"/>
          <w:sz w:val="24"/>
          <w:szCs w:val="24"/>
        </w:rPr>
        <w:t>。</w:t>
      </w:r>
      <w:r w:rsidR="00973785" w:rsidRPr="00973785">
        <w:rPr>
          <w:rFonts w:asciiTheme="minorEastAsia" w:hAnsiTheme="minorEastAsia" w:hint="eastAsia"/>
          <w:sz w:val="24"/>
          <w:szCs w:val="24"/>
        </w:rPr>
        <w:t>可以看出，</w:t>
      </w:r>
      <w:proofErr w:type="gramStart"/>
      <w:r w:rsidR="00973785" w:rsidRPr="00973785">
        <w:rPr>
          <w:rFonts w:asciiTheme="minorEastAsia" w:hAnsiTheme="minorEastAsia" w:hint="eastAsia"/>
          <w:sz w:val="24"/>
          <w:szCs w:val="24"/>
        </w:rPr>
        <w:t>随隐因子</w:t>
      </w:r>
      <w:proofErr w:type="gramEnd"/>
      <w:r w:rsidR="00973785" w:rsidRPr="00973785">
        <w:rPr>
          <w:rFonts w:asciiTheme="minorEastAsia" w:hAnsiTheme="minorEastAsia" w:hint="eastAsia"/>
          <w:sz w:val="24"/>
          <w:szCs w:val="24"/>
        </w:rPr>
        <w:t>数量增加，推荐性能首先增加，峰值性能在3</w:t>
      </w:r>
      <w:r w:rsidR="00973785" w:rsidRPr="00973785">
        <w:rPr>
          <w:rFonts w:asciiTheme="minorEastAsia" w:hAnsiTheme="minorEastAsia"/>
          <w:sz w:val="24"/>
          <w:szCs w:val="24"/>
        </w:rPr>
        <w:t>2</w:t>
      </w:r>
      <w:r w:rsidR="00973785" w:rsidRPr="00973785">
        <w:rPr>
          <w:rFonts w:asciiTheme="minorEastAsia" w:hAnsiTheme="minorEastAsia" w:hint="eastAsia"/>
          <w:sz w:val="24"/>
          <w:szCs w:val="24"/>
        </w:rPr>
        <w:t>-</w:t>
      </w:r>
      <w:r w:rsidR="00973785" w:rsidRPr="00973785">
        <w:rPr>
          <w:rFonts w:asciiTheme="minorEastAsia" w:hAnsiTheme="minorEastAsia"/>
          <w:sz w:val="24"/>
          <w:szCs w:val="24"/>
        </w:rPr>
        <w:t>64</w:t>
      </w:r>
      <w:r w:rsidR="00973785" w:rsidRPr="00973785">
        <w:rPr>
          <w:rFonts w:asciiTheme="minorEastAsia" w:hAnsiTheme="minorEastAsia" w:hint="eastAsia"/>
          <w:sz w:val="24"/>
          <w:szCs w:val="24"/>
        </w:rPr>
        <w:t>左右达到。此时，如果维度进一步</w:t>
      </w:r>
      <w:r w:rsidR="004D4591">
        <w:rPr>
          <w:rFonts w:asciiTheme="minorEastAsia" w:hAnsiTheme="minorEastAsia" w:hint="eastAsia"/>
          <w:sz w:val="24"/>
          <w:szCs w:val="24"/>
        </w:rPr>
        <w:t>增大</w:t>
      </w:r>
      <w:r w:rsidR="00973785" w:rsidRPr="00973785">
        <w:rPr>
          <w:rFonts w:asciiTheme="minorEastAsia" w:hAnsiTheme="minorEastAsia" w:hint="eastAsia"/>
          <w:sz w:val="24"/>
          <w:szCs w:val="24"/>
        </w:rPr>
        <w:t>，推荐性能会下降，可能产生了过拟合。</w:t>
      </w:r>
    </w:p>
    <w:p w:rsidR="00D013A7" w:rsidRPr="00B031F9" w:rsidRDefault="00D013A7" w:rsidP="00D013A7">
      <w:pPr>
        <w:pStyle w:val="2"/>
        <w:spacing w:before="100" w:beforeAutospacing="1" w:after="100" w:afterAutospacing="1"/>
        <w:rPr>
          <w:rFonts w:ascii="黑体" w:hAnsi="黑体"/>
        </w:rPr>
      </w:pPr>
      <w:bookmarkStart w:id="45" w:name="_Toc9434825"/>
      <w:r w:rsidRPr="00B031F9">
        <w:rPr>
          <w:rFonts w:ascii="黑体" w:hAnsi="黑体" w:hint="eastAsia"/>
        </w:rPr>
        <w:t>4</w:t>
      </w:r>
      <w:r w:rsidRPr="00B031F9">
        <w:rPr>
          <w:rFonts w:ascii="黑体" w:hAnsi="黑体"/>
        </w:rPr>
        <w:t>.3</w:t>
      </w:r>
      <w:r w:rsidRPr="00B031F9">
        <w:rPr>
          <w:rFonts w:ascii="黑体" w:hAnsi="黑体" w:hint="eastAsia"/>
        </w:rPr>
        <w:t xml:space="preserve"> </w:t>
      </w:r>
      <w:r w:rsidR="00167CE3">
        <w:rPr>
          <w:rFonts w:ascii="黑体" w:hAnsi="黑体"/>
        </w:rPr>
        <w:t xml:space="preserve"> </w:t>
      </w:r>
      <w:r w:rsidR="008E6CC1">
        <w:rPr>
          <w:rFonts w:ascii="黑体" w:hAnsi="黑体" w:hint="eastAsia"/>
        </w:rPr>
        <w:t>本章小结</w:t>
      </w:r>
      <w:bookmarkEnd w:id="45"/>
    </w:p>
    <w:p w:rsidR="00D013A7" w:rsidRPr="00D2157C" w:rsidRDefault="00D2157C" w:rsidP="00D2157C">
      <w:pPr>
        <w:spacing w:line="288" w:lineRule="auto"/>
        <w:ind w:firstLineChars="200" w:firstLine="480"/>
        <w:rPr>
          <w:rFonts w:asciiTheme="minorEastAsia" w:hAnsiTheme="minorEastAsia"/>
          <w:sz w:val="24"/>
          <w:szCs w:val="24"/>
        </w:rPr>
      </w:pPr>
      <w:r w:rsidRPr="00D2157C">
        <w:rPr>
          <w:rFonts w:asciiTheme="minorEastAsia" w:hAnsiTheme="minorEastAsia" w:hint="eastAsia"/>
          <w:sz w:val="24"/>
          <w:szCs w:val="24"/>
        </w:rPr>
        <w:t>本章详细介绍了实验的相关内容。</w:t>
      </w:r>
    </w:p>
    <w:p w:rsidR="000F644F" w:rsidRPr="008A23C3" w:rsidRDefault="00D2157C" w:rsidP="008A23C3">
      <w:pPr>
        <w:spacing w:line="288" w:lineRule="auto"/>
        <w:ind w:firstLineChars="200" w:firstLine="480"/>
        <w:rPr>
          <w:rFonts w:asciiTheme="minorEastAsia" w:hAnsiTheme="minorEastAsia"/>
          <w:bCs/>
          <w:sz w:val="24"/>
          <w:szCs w:val="24"/>
        </w:rPr>
        <w:sectPr w:rsidR="000F644F" w:rsidRPr="008A23C3" w:rsidSect="0075738C">
          <w:pgSz w:w="11906" w:h="16838" w:code="9"/>
          <w:pgMar w:top="1418" w:right="1418" w:bottom="1418" w:left="1418" w:header="851" w:footer="850" w:gutter="0"/>
          <w:cols w:space="425"/>
          <w:docGrid w:linePitch="312"/>
        </w:sectPr>
      </w:pPr>
      <w:r w:rsidRPr="00D2157C">
        <w:rPr>
          <w:rFonts w:asciiTheme="minorEastAsia" w:hAnsiTheme="minorEastAsia" w:hint="eastAsia"/>
          <w:sz w:val="24"/>
          <w:szCs w:val="24"/>
        </w:rPr>
        <w:t>对于实验部分，首先说明了本文所利用的两个经典数据集MovieLens和Amazon</w:t>
      </w:r>
      <w:r w:rsidR="007F5A4A">
        <w:rPr>
          <w:rFonts w:asciiTheme="minorEastAsia" w:hAnsiTheme="minorEastAsia" w:hint="eastAsia"/>
          <w:sz w:val="24"/>
          <w:szCs w:val="24"/>
        </w:rPr>
        <w:t>的数据内容</w:t>
      </w:r>
      <w:r w:rsidRPr="00D2157C">
        <w:rPr>
          <w:rFonts w:asciiTheme="minorEastAsia" w:hAnsiTheme="minorEastAsia" w:hint="eastAsia"/>
          <w:sz w:val="24"/>
          <w:szCs w:val="24"/>
        </w:rPr>
        <w:t>及其相应统计信息。其次，介绍了用于评价</w:t>
      </w:r>
      <w:r w:rsidR="00241883">
        <w:rPr>
          <w:rFonts w:asciiTheme="minorEastAsia" w:hAnsiTheme="minorEastAsia" w:hint="eastAsia"/>
          <w:sz w:val="24"/>
          <w:szCs w:val="24"/>
        </w:rPr>
        <w:t>模型</w:t>
      </w:r>
      <w:r w:rsidRPr="00D2157C">
        <w:rPr>
          <w:rFonts w:asciiTheme="minorEastAsia" w:hAnsiTheme="minorEastAsia" w:hint="eastAsia"/>
          <w:sz w:val="24"/>
          <w:szCs w:val="24"/>
        </w:rPr>
        <w:t>性能的两个指标HR和NDCG及其相应计算方法。然后，</w:t>
      </w:r>
      <w:r w:rsidR="00241883">
        <w:rPr>
          <w:rFonts w:asciiTheme="minorEastAsia" w:hAnsiTheme="minorEastAsia" w:hint="eastAsia"/>
          <w:sz w:val="24"/>
          <w:szCs w:val="24"/>
        </w:rPr>
        <w:t>列举</w:t>
      </w:r>
      <w:r w:rsidRPr="00D2157C">
        <w:rPr>
          <w:rFonts w:asciiTheme="minorEastAsia" w:hAnsiTheme="minorEastAsia" w:hint="eastAsia"/>
          <w:sz w:val="24"/>
          <w:szCs w:val="24"/>
        </w:rPr>
        <w:t>了与本文所提模型</w:t>
      </w:r>
      <w:r w:rsidR="00EA18BA" w:rsidRPr="00EA18BA">
        <w:rPr>
          <w:rFonts w:asciiTheme="minorEastAsia" w:hAnsiTheme="minorEastAsia"/>
          <w:sz w:val="24"/>
          <w:szCs w:val="24"/>
        </w:rPr>
        <w:t>ACFML</w:t>
      </w:r>
      <w:r w:rsidRPr="00D2157C">
        <w:rPr>
          <w:rFonts w:asciiTheme="minorEastAsia" w:hAnsiTheme="minorEastAsia" w:hint="eastAsia"/>
          <w:sz w:val="24"/>
          <w:szCs w:val="24"/>
        </w:rPr>
        <w:t>相对比的8个baselines，并概括其核心理论。最后，详细</w:t>
      </w:r>
      <w:r w:rsidR="00241883">
        <w:rPr>
          <w:rFonts w:asciiTheme="minorEastAsia" w:hAnsiTheme="minorEastAsia" w:hint="eastAsia"/>
          <w:sz w:val="24"/>
          <w:szCs w:val="24"/>
        </w:rPr>
        <w:t>说明</w:t>
      </w:r>
      <w:r w:rsidRPr="00D2157C">
        <w:rPr>
          <w:rFonts w:asciiTheme="minorEastAsia" w:hAnsiTheme="minorEastAsia" w:hint="eastAsia"/>
          <w:sz w:val="24"/>
          <w:szCs w:val="24"/>
        </w:rPr>
        <w:t>了</w:t>
      </w:r>
      <w:r w:rsidR="00241883">
        <w:rPr>
          <w:rFonts w:asciiTheme="minorEastAsia" w:hAnsiTheme="minorEastAsia" w:hint="eastAsia"/>
          <w:sz w:val="24"/>
          <w:szCs w:val="24"/>
        </w:rPr>
        <w:t>对比</w:t>
      </w:r>
      <w:r w:rsidRPr="00D2157C">
        <w:rPr>
          <w:rFonts w:asciiTheme="minorEastAsia" w:hAnsiTheme="minorEastAsia" w:hint="eastAsia"/>
          <w:sz w:val="24"/>
          <w:szCs w:val="24"/>
        </w:rPr>
        <w:t>实验的结果和</w:t>
      </w:r>
      <w:proofErr w:type="gramStart"/>
      <w:r w:rsidRPr="00D2157C">
        <w:rPr>
          <w:rFonts w:asciiTheme="minorEastAsia" w:hAnsiTheme="minorEastAsia" w:hint="eastAsia"/>
          <w:sz w:val="24"/>
          <w:szCs w:val="24"/>
        </w:rPr>
        <w:t>关键超</w:t>
      </w:r>
      <w:proofErr w:type="gramEnd"/>
      <w:r w:rsidRPr="00D2157C">
        <w:rPr>
          <w:rFonts w:asciiTheme="minorEastAsia" w:hAnsiTheme="minorEastAsia" w:hint="eastAsia"/>
          <w:sz w:val="24"/>
          <w:szCs w:val="24"/>
        </w:rPr>
        <w:t>参数对模型性能的影响，依据实验结果进行解释分析，总结所提模型的优点及劣势</w:t>
      </w:r>
      <w:r w:rsidR="009443AF">
        <w:rPr>
          <w:rFonts w:asciiTheme="minorEastAsia" w:hAnsiTheme="minorEastAsia" w:hint="eastAsia"/>
          <w:sz w:val="24"/>
          <w:szCs w:val="24"/>
        </w:rPr>
        <w:t>。</w:t>
      </w:r>
    </w:p>
    <w:p w:rsidR="000F644F" w:rsidRPr="002F5879" w:rsidRDefault="000F644F" w:rsidP="000F644F">
      <w:pPr>
        <w:pStyle w:val="1"/>
        <w:spacing w:beforeLines="0" w:afterLines="0"/>
      </w:pPr>
      <w:bookmarkStart w:id="46" w:name="_Toc9434826"/>
      <w:r>
        <w:rPr>
          <w:rFonts w:hint="eastAsia"/>
        </w:rPr>
        <w:lastRenderedPageBreak/>
        <w:t>第</w:t>
      </w:r>
      <w:r w:rsidR="008E6CC1">
        <w:rPr>
          <w:rFonts w:hint="eastAsia"/>
        </w:rPr>
        <w:t>五</w:t>
      </w:r>
      <w:r>
        <w:rPr>
          <w:rFonts w:hint="eastAsia"/>
        </w:rPr>
        <w:t>章</w:t>
      </w:r>
      <w:r>
        <w:rPr>
          <w:rFonts w:hint="eastAsia"/>
        </w:rPr>
        <w:t xml:space="preserve"> </w:t>
      </w:r>
      <w:r w:rsidR="00167CE3">
        <w:t xml:space="preserve"> </w:t>
      </w:r>
      <w:r>
        <w:rPr>
          <w:rFonts w:hint="eastAsia"/>
        </w:rPr>
        <w:t>结束语</w:t>
      </w:r>
      <w:bookmarkEnd w:id="46"/>
    </w:p>
    <w:p w:rsidR="000F644F" w:rsidRDefault="000F644F" w:rsidP="000F644F">
      <w:pPr>
        <w:jc w:val="left"/>
        <w:rPr>
          <w:rFonts w:asciiTheme="minorEastAsia" w:hAnsiTheme="minorEastAsia"/>
          <w:bCs/>
          <w:sz w:val="24"/>
          <w:szCs w:val="24"/>
        </w:rPr>
      </w:pPr>
    </w:p>
    <w:p w:rsidR="00E4528F" w:rsidRPr="00E4528F" w:rsidRDefault="008A7B91" w:rsidP="00E4528F">
      <w:pPr>
        <w:pStyle w:val="2"/>
        <w:spacing w:before="100" w:beforeAutospacing="1" w:after="100" w:afterAutospacing="1"/>
        <w:rPr>
          <w:rFonts w:ascii="黑体" w:hAnsi="黑体"/>
        </w:rPr>
      </w:pPr>
      <w:bookmarkStart w:id="47" w:name="_Toc451957481"/>
      <w:bookmarkStart w:id="48" w:name="_Toc9434827"/>
      <w:r>
        <w:rPr>
          <w:rFonts w:ascii="黑体" w:hAnsi="黑体"/>
        </w:rPr>
        <w:t>5</w:t>
      </w:r>
      <w:r w:rsidR="000F644F" w:rsidRPr="000F644F">
        <w:rPr>
          <w:rFonts w:ascii="黑体" w:hAnsi="黑体" w:hint="eastAsia"/>
        </w:rPr>
        <w:t xml:space="preserve">.1 </w:t>
      </w:r>
      <w:r w:rsidR="00167CE3">
        <w:rPr>
          <w:rFonts w:ascii="黑体" w:hAnsi="黑体"/>
        </w:rPr>
        <w:t xml:space="preserve"> </w:t>
      </w:r>
      <w:r w:rsidR="000F644F" w:rsidRPr="000F644F">
        <w:rPr>
          <w:rFonts w:ascii="黑体" w:hAnsi="黑体" w:hint="eastAsia"/>
        </w:rPr>
        <w:t>论文工作总结</w:t>
      </w:r>
      <w:bookmarkEnd w:id="47"/>
      <w:bookmarkEnd w:id="48"/>
    </w:p>
    <w:p w:rsidR="00E4528F" w:rsidRPr="008C3247" w:rsidRDefault="00E4528F" w:rsidP="003762AA">
      <w:pPr>
        <w:autoSpaceDE w:val="0"/>
        <w:autoSpaceDN w:val="0"/>
        <w:adjustRightInd w:val="0"/>
        <w:spacing w:line="288" w:lineRule="auto"/>
        <w:ind w:firstLineChars="200" w:firstLine="480"/>
        <w:rPr>
          <w:rFonts w:ascii="宋体" w:eastAsia="宋体" w:hAnsi="宋体" w:cs="瀹嬩綋"/>
          <w:kern w:val="0"/>
          <w:sz w:val="24"/>
          <w:szCs w:val="24"/>
        </w:rPr>
      </w:pPr>
      <w:r w:rsidRPr="008C3247">
        <w:rPr>
          <w:rFonts w:ascii="宋体" w:eastAsia="宋体" w:hAnsi="宋体" w:cs="瀹嬩綋" w:hint="eastAsia"/>
          <w:kern w:val="0"/>
          <w:sz w:val="24"/>
          <w:szCs w:val="24"/>
        </w:rPr>
        <w:t>本文</w:t>
      </w:r>
      <w:r>
        <w:rPr>
          <w:rFonts w:ascii="宋体" w:eastAsia="宋体" w:hAnsi="宋体" w:cs="瀹嬩綋" w:hint="eastAsia"/>
          <w:kern w:val="0"/>
          <w:sz w:val="24"/>
          <w:szCs w:val="24"/>
        </w:rPr>
        <w:t>通过</w:t>
      </w:r>
      <w:r w:rsidRPr="008C3247">
        <w:rPr>
          <w:rFonts w:ascii="宋体" w:eastAsia="宋体" w:hAnsi="宋体" w:cs="瀹嬩綋" w:hint="eastAsia"/>
          <w:kern w:val="0"/>
          <w:sz w:val="24"/>
          <w:szCs w:val="24"/>
        </w:rPr>
        <w:t>选题背景</w:t>
      </w:r>
      <w:r>
        <w:rPr>
          <w:rFonts w:ascii="宋体" w:eastAsia="宋体" w:hAnsi="宋体" w:cs="瀹嬩綋" w:hint="eastAsia"/>
          <w:kern w:val="0"/>
          <w:sz w:val="24"/>
          <w:szCs w:val="24"/>
        </w:rPr>
        <w:t>介绍</w:t>
      </w:r>
      <w:r w:rsidRPr="008C3247">
        <w:rPr>
          <w:rFonts w:ascii="宋体" w:eastAsia="宋体" w:hAnsi="宋体" w:cs="瀹嬩綋" w:hint="eastAsia"/>
          <w:kern w:val="0"/>
          <w:sz w:val="24"/>
          <w:szCs w:val="24"/>
        </w:rPr>
        <w:t>，从宏观角度回顾</w:t>
      </w:r>
      <w:r>
        <w:rPr>
          <w:rFonts w:ascii="宋体" w:eastAsia="宋体" w:hAnsi="宋体" w:cs="瀹嬩綋" w:hint="eastAsia"/>
          <w:kern w:val="0"/>
          <w:sz w:val="24"/>
          <w:szCs w:val="24"/>
        </w:rPr>
        <w:t>了</w:t>
      </w:r>
      <w:r w:rsidRPr="008C3247">
        <w:rPr>
          <w:rFonts w:ascii="宋体" w:eastAsia="宋体" w:hAnsi="宋体" w:cs="瀹嬩綋" w:hint="eastAsia"/>
          <w:kern w:val="0"/>
          <w:sz w:val="24"/>
          <w:szCs w:val="24"/>
        </w:rPr>
        <w:t>推荐领域的经典算法。</w:t>
      </w:r>
      <w:r>
        <w:rPr>
          <w:rFonts w:ascii="宋体" w:eastAsia="宋体" w:hAnsi="宋体" w:cs="瀹嬩綋" w:hint="eastAsia"/>
          <w:kern w:val="0"/>
          <w:sz w:val="24"/>
          <w:szCs w:val="24"/>
        </w:rPr>
        <w:t>进一步地</w:t>
      </w:r>
      <w:r w:rsidRPr="008C3247">
        <w:rPr>
          <w:rFonts w:ascii="宋体" w:eastAsia="宋体" w:hAnsi="宋体" w:cs="瀹嬩綋" w:hint="eastAsia"/>
          <w:kern w:val="0"/>
          <w:sz w:val="24"/>
          <w:szCs w:val="24"/>
        </w:rPr>
        <w:t>，深入分析</w:t>
      </w:r>
      <w:r>
        <w:rPr>
          <w:rFonts w:ascii="宋体" w:eastAsia="宋体" w:hAnsi="宋体" w:cs="瀹嬩綋" w:hint="eastAsia"/>
          <w:kern w:val="0"/>
          <w:sz w:val="24"/>
          <w:szCs w:val="24"/>
        </w:rPr>
        <w:t>了基础模型</w:t>
      </w:r>
      <w:r w:rsidRPr="008C3247">
        <w:rPr>
          <w:rFonts w:ascii="宋体" w:eastAsia="宋体" w:hAnsi="宋体" w:cs="瀹嬩綋" w:hint="eastAsia"/>
          <w:kern w:val="0"/>
          <w:sz w:val="24"/>
          <w:szCs w:val="24"/>
        </w:rPr>
        <w:t>NeuACF的</w:t>
      </w:r>
      <w:r>
        <w:rPr>
          <w:rFonts w:ascii="宋体" w:eastAsia="宋体" w:hAnsi="宋体" w:cs="瀹嬩綋" w:hint="eastAsia"/>
          <w:kern w:val="0"/>
          <w:sz w:val="24"/>
          <w:szCs w:val="24"/>
        </w:rPr>
        <w:t>具体结构，并论述了</w:t>
      </w:r>
      <w:r w:rsidRPr="008C3247">
        <w:rPr>
          <w:rFonts w:ascii="宋体" w:eastAsia="宋体" w:hAnsi="宋体" w:cs="瀹嬩綋" w:hint="eastAsia"/>
          <w:kern w:val="0"/>
          <w:sz w:val="24"/>
          <w:szCs w:val="24"/>
        </w:rPr>
        <w:t>其</w:t>
      </w:r>
      <w:r>
        <w:rPr>
          <w:rFonts w:ascii="宋体" w:eastAsia="宋体" w:hAnsi="宋体" w:cs="瀹嬩綋" w:hint="eastAsia"/>
          <w:kern w:val="0"/>
          <w:sz w:val="24"/>
          <w:szCs w:val="24"/>
        </w:rPr>
        <w:t>存在的两点问题，给出相应改进方案</w:t>
      </w:r>
      <w:r w:rsidR="008C69EC" w:rsidRPr="008C69EC">
        <w:rPr>
          <w:rFonts w:ascii="宋体" w:eastAsia="宋体" w:hAnsi="宋体" w:cs="瀹嬩綋"/>
          <w:kern w:val="0"/>
          <w:sz w:val="24"/>
          <w:szCs w:val="24"/>
        </w:rPr>
        <w:t>ACFML</w:t>
      </w:r>
      <w:r>
        <w:rPr>
          <w:rFonts w:ascii="宋体" w:eastAsia="宋体" w:hAnsi="宋体" w:cs="瀹嬩綋" w:hint="eastAsia"/>
          <w:kern w:val="0"/>
          <w:sz w:val="24"/>
          <w:szCs w:val="24"/>
        </w:rPr>
        <w:t>。具体地，</w:t>
      </w:r>
      <w:r w:rsidRPr="008C3247">
        <w:rPr>
          <w:rFonts w:ascii="宋体" w:eastAsia="宋体" w:hAnsi="宋体" w:cs="瀹嬩綋" w:hint="eastAsia"/>
          <w:kern w:val="0"/>
          <w:sz w:val="24"/>
          <w:szCs w:val="24"/>
        </w:rPr>
        <w:t>引入metric</w:t>
      </w:r>
      <w:r w:rsidRPr="008C3247">
        <w:rPr>
          <w:rFonts w:ascii="宋体" w:eastAsia="宋体" w:hAnsi="宋体" w:cs="瀹嬩綋"/>
          <w:kern w:val="0"/>
          <w:sz w:val="24"/>
          <w:szCs w:val="24"/>
        </w:rPr>
        <w:t xml:space="preserve"> </w:t>
      </w:r>
      <w:r w:rsidRPr="008C3247">
        <w:rPr>
          <w:rFonts w:ascii="宋体" w:eastAsia="宋体" w:hAnsi="宋体" w:cs="瀹嬩綋" w:hint="eastAsia"/>
          <w:kern w:val="0"/>
          <w:sz w:val="24"/>
          <w:szCs w:val="24"/>
        </w:rPr>
        <w:t>learning</w:t>
      </w:r>
      <w:r>
        <w:rPr>
          <w:rFonts w:ascii="宋体" w:eastAsia="宋体" w:hAnsi="宋体" w:cs="瀹嬩綋" w:hint="eastAsia"/>
          <w:kern w:val="0"/>
          <w:sz w:val="24"/>
          <w:szCs w:val="24"/>
        </w:rPr>
        <w:t>和</w:t>
      </w:r>
      <w:r w:rsidRPr="008C3247">
        <w:rPr>
          <w:rFonts w:ascii="宋体" w:eastAsia="宋体" w:hAnsi="宋体" w:cs="瀹嬩綋" w:hint="eastAsia"/>
          <w:kern w:val="0"/>
          <w:sz w:val="24"/>
          <w:szCs w:val="24"/>
        </w:rPr>
        <w:t>pair-wise损失函数，产生排序更合理的推荐列表。</w:t>
      </w:r>
      <w:r>
        <w:rPr>
          <w:rFonts w:ascii="宋体" w:eastAsia="宋体" w:hAnsi="宋体" w:cs="瀹嬩綋" w:hint="eastAsia"/>
          <w:kern w:val="0"/>
          <w:sz w:val="24"/>
          <w:szCs w:val="24"/>
        </w:rPr>
        <w:t>最终通过编码实现改进模型</w:t>
      </w:r>
      <w:r w:rsidRPr="008C3247">
        <w:rPr>
          <w:rFonts w:ascii="宋体" w:eastAsia="宋体" w:hAnsi="宋体" w:cs="瀹嬩綋" w:hint="eastAsia"/>
          <w:kern w:val="0"/>
          <w:sz w:val="24"/>
          <w:szCs w:val="24"/>
        </w:rPr>
        <w:t>，在推荐数据集Amazon和MovieLens上，与经典算法进行了大量对比实验，验证了所提模型的优越性。</w:t>
      </w:r>
    </w:p>
    <w:p w:rsidR="000F644F" w:rsidRPr="000F644F" w:rsidRDefault="001D6AF7" w:rsidP="003762AA">
      <w:pPr>
        <w:pStyle w:val="af"/>
        <w:adjustRightInd/>
        <w:snapToGrid/>
        <w:spacing w:before="0" w:after="0" w:line="288" w:lineRule="auto"/>
        <w:ind w:firstLineChars="200" w:firstLine="480"/>
        <w:jc w:val="both"/>
        <w:rPr>
          <w:rFonts w:ascii="宋体" w:hAnsi="宋体"/>
          <w:sz w:val="24"/>
        </w:rPr>
      </w:pPr>
      <w:r>
        <w:rPr>
          <w:rFonts w:ascii="宋体" w:hAnsi="宋体" w:hint="eastAsia"/>
          <w:sz w:val="24"/>
        </w:rPr>
        <w:t>综上，本文取得的主要成果有三点：</w:t>
      </w:r>
    </w:p>
    <w:p w:rsidR="000F644F" w:rsidRPr="000F644F" w:rsidRDefault="003B18AF" w:rsidP="007B0A08">
      <w:pPr>
        <w:pStyle w:val="af"/>
        <w:numPr>
          <w:ilvl w:val="1"/>
          <w:numId w:val="11"/>
        </w:numPr>
        <w:adjustRightInd/>
        <w:snapToGrid/>
        <w:spacing w:before="0" w:after="0" w:line="288" w:lineRule="auto"/>
        <w:ind w:firstLineChars="200" w:firstLine="480"/>
        <w:jc w:val="both"/>
        <w:rPr>
          <w:rFonts w:ascii="宋体" w:hAnsi="宋体"/>
          <w:sz w:val="24"/>
        </w:rPr>
      </w:pPr>
      <w:r>
        <w:rPr>
          <w:rFonts w:ascii="宋体" w:hAnsi="宋体" w:hint="eastAsia"/>
          <w:sz w:val="24"/>
        </w:rPr>
        <w:t>在基础模型NeuACF中引入度量学习的概念，以欧几里</w:t>
      </w:r>
      <w:proofErr w:type="gramStart"/>
      <w:r>
        <w:rPr>
          <w:rFonts w:ascii="宋体" w:hAnsi="宋体" w:hint="eastAsia"/>
          <w:sz w:val="24"/>
        </w:rPr>
        <w:t>得距离</w:t>
      </w:r>
      <w:proofErr w:type="gramEnd"/>
      <w:r>
        <w:rPr>
          <w:rFonts w:ascii="宋体" w:hAnsi="宋体" w:hint="eastAsia"/>
          <w:sz w:val="24"/>
        </w:rPr>
        <w:t>指标捕捉数据间关系，弥补</w:t>
      </w:r>
      <w:proofErr w:type="gramStart"/>
      <w:r>
        <w:rPr>
          <w:rFonts w:ascii="宋体" w:hAnsi="宋体" w:hint="eastAsia"/>
          <w:sz w:val="24"/>
        </w:rPr>
        <w:t>点积所</w:t>
      </w:r>
      <w:proofErr w:type="gramEnd"/>
      <w:r>
        <w:rPr>
          <w:rFonts w:ascii="宋体" w:hAnsi="宋体" w:hint="eastAsia"/>
          <w:sz w:val="24"/>
        </w:rPr>
        <w:t>造成的相似性传递特征丢失，实现更全方位的信息传递。</w:t>
      </w:r>
    </w:p>
    <w:p w:rsidR="000F644F" w:rsidRDefault="003B18AF" w:rsidP="007B0A08">
      <w:pPr>
        <w:pStyle w:val="af"/>
        <w:numPr>
          <w:ilvl w:val="1"/>
          <w:numId w:val="11"/>
        </w:numPr>
        <w:adjustRightInd/>
        <w:snapToGrid/>
        <w:spacing w:before="0" w:after="0" w:line="288" w:lineRule="auto"/>
        <w:ind w:firstLineChars="200" w:firstLine="480"/>
        <w:jc w:val="both"/>
        <w:rPr>
          <w:rFonts w:ascii="宋体" w:hAnsi="宋体"/>
          <w:sz w:val="24"/>
        </w:rPr>
      </w:pPr>
      <w:r>
        <w:rPr>
          <w:rFonts w:ascii="宋体" w:hAnsi="宋体" w:hint="eastAsia"/>
          <w:sz w:val="24"/>
        </w:rPr>
        <w:t>使用pair-wise损失函数替换point-wise损失函数，强调对于Top-N</w:t>
      </w:r>
      <w:r w:rsidR="00802691">
        <w:rPr>
          <w:rFonts w:ascii="宋体" w:hAnsi="宋体" w:hint="eastAsia"/>
          <w:sz w:val="24"/>
        </w:rPr>
        <w:t>推荐而言的相对交互可能性，</w:t>
      </w:r>
      <w:r>
        <w:rPr>
          <w:rFonts w:ascii="宋体" w:hAnsi="宋体" w:hint="eastAsia"/>
          <w:sz w:val="24"/>
        </w:rPr>
        <w:t>产生排序更合理的物品推荐列表。</w:t>
      </w:r>
    </w:p>
    <w:p w:rsidR="003B18AF" w:rsidRPr="000F644F" w:rsidRDefault="00802691" w:rsidP="007B0A08">
      <w:pPr>
        <w:pStyle w:val="af"/>
        <w:numPr>
          <w:ilvl w:val="1"/>
          <w:numId w:val="11"/>
        </w:numPr>
        <w:adjustRightInd/>
        <w:snapToGrid/>
        <w:spacing w:before="0" w:after="0" w:line="288" w:lineRule="auto"/>
        <w:ind w:firstLineChars="200" w:firstLine="480"/>
        <w:jc w:val="both"/>
        <w:rPr>
          <w:rFonts w:ascii="宋体" w:hAnsi="宋体"/>
          <w:sz w:val="24"/>
        </w:rPr>
      </w:pPr>
      <w:r>
        <w:rPr>
          <w:rFonts w:ascii="宋体" w:hAnsi="宋体" w:hint="eastAsia"/>
          <w:sz w:val="24"/>
        </w:rPr>
        <w:t>基于</w:t>
      </w:r>
      <w:r w:rsidR="003B18AF">
        <w:rPr>
          <w:rFonts w:ascii="宋体" w:hAnsi="宋体" w:hint="eastAsia"/>
          <w:sz w:val="24"/>
        </w:rPr>
        <w:t>推荐数据集Amazon和MovieLens，与经典算法</w:t>
      </w:r>
      <w:r w:rsidR="00AF68D3">
        <w:rPr>
          <w:rFonts w:ascii="宋体" w:hAnsi="宋体" w:hint="eastAsia"/>
          <w:sz w:val="24"/>
        </w:rPr>
        <w:t>进行</w:t>
      </w:r>
      <w:r>
        <w:rPr>
          <w:rFonts w:ascii="宋体" w:hAnsi="宋体" w:hint="eastAsia"/>
          <w:sz w:val="24"/>
        </w:rPr>
        <w:t>对比实验，验证了模型的优越性。</w:t>
      </w:r>
    </w:p>
    <w:p w:rsidR="000F644F" w:rsidRPr="007B0A08" w:rsidRDefault="00C436DB" w:rsidP="007B0A08">
      <w:pPr>
        <w:pStyle w:val="af"/>
        <w:adjustRightInd/>
        <w:snapToGrid/>
        <w:spacing w:before="0" w:after="0" w:line="288" w:lineRule="auto"/>
        <w:ind w:firstLineChars="200" w:firstLine="480"/>
        <w:jc w:val="both"/>
        <w:rPr>
          <w:rFonts w:ascii="宋体" w:hAnsi="宋体"/>
          <w:sz w:val="24"/>
        </w:rPr>
      </w:pPr>
      <w:r>
        <w:rPr>
          <w:rFonts w:ascii="宋体" w:hAnsi="宋体" w:hint="eastAsia"/>
          <w:sz w:val="24"/>
        </w:rPr>
        <w:t>此次</w:t>
      </w:r>
      <w:r w:rsidR="00BD4864">
        <w:rPr>
          <w:rFonts w:ascii="宋体" w:hAnsi="宋体" w:hint="eastAsia"/>
          <w:sz w:val="24"/>
        </w:rPr>
        <w:t>毕业设计的全部</w:t>
      </w:r>
      <w:r w:rsidR="009A0E3F">
        <w:rPr>
          <w:rFonts w:ascii="宋体" w:hAnsi="宋体" w:hint="eastAsia"/>
          <w:sz w:val="24"/>
        </w:rPr>
        <w:t>内容</w:t>
      </w:r>
      <w:r w:rsidR="003762AA" w:rsidRPr="007B0A08">
        <w:rPr>
          <w:rFonts w:ascii="宋体" w:hAnsi="宋体" w:hint="eastAsia"/>
          <w:sz w:val="24"/>
        </w:rPr>
        <w:t>是</w:t>
      </w:r>
      <w:r w:rsidR="000F644F" w:rsidRPr="007B0A08">
        <w:rPr>
          <w:rFonts w:ascii="宋体" w:hAnsi="宋体" w:hint="eastAsia"/>
          <w:sz w:val="24"/>
        </w:rPr>
        <w:t>本人在</w:t>
      </w:r>
      <w:r w:rsidR="00BD4864">
        <w:rPr>
          <w:rFonts w:ascii="宋体" w:hAnsi="宋体" w:hint="eastAsia"/>
          <w:sz w:val="24"/>
        </w:rPr>
        <w:t>石川老师指导下</w:t>
      </w:r>
      <w:r w:rsidR="009A0E3F">
        <w:rPr>
          <w:rFonts w:ascii="宋体" w:hAnsi="宋体" w:hint="eastAsia"/>
          <w:sz w:val="24"/>
        </w:rPr>
        <w:t>完成的</w:t>
      </w:r>
      <w:r w:rsidR="003762AA" w:rsidRPr="007B0A08">
        <w:rPr>
          <w:rFonts w:ascii="宋体" w:hAnsi="宋体" w:hint="eastAsia"/>
          <w:sz w:val="24"/>
        </w:rPr>
        <w:t>，</w:t>
      </w:r>
      <w:r w:rsidR="009A0E3F">
        <w:rPr>
          <w:rFonts w:ascii="宋体" w:hAnsi="宋体" w:hint="eastAsia"/>
          <w:sz w:val="24"/>
        </w:rPr>
        <w:t>所包含的</w:t>
      </w:r>
      <w:r w:rsidR="000F644F" w:rsidRPr="007B0A08">
        <w:rPr>
          <w:rFonts w:ascii="宋体" w:hAnsi="宋体" w:hint="eastAsia"/>
          <w:sz w:val="24"/>
        </w:rPr>
        <w:t>主要工作有：</w:t>
      </w:r>
    </w:p>
    <w:p w:rsidR="000F644F" w:rsidRPr="000F644F" w:rsidRDefault="003762AA" w:rsidP="007B0A08">
      <w:pPr>
        <w:pStyle w:val="af"/>
        <w:numPr>
          <w:ilvl w:val="0"/>
          <w:numId w:val="28"/>
        </w:numPr>
        <w:adjustRightInd/>
        <w:snapToGrid/>
        <w:spacing w:before="0" w:after="0" w:line="288" w:lineRule="auto"/>
        <w:ind w:firstLineChars="200" w:firstLine="480"/>
        <w:jc w:val="both"/>
        <w:rPr>
          <w:rFonts w:ascii="宋体" w:hAnsi="宋体"/>
          <w:sz w:val="24"/>
        </w:rPr>
      </w:pPr>
      <w:r w:rsidRPr="00581EDB">
        <w:rPr>
          <w:rFonts w:ascii="宋体" w:hAnsi="宋体" w:hint="eastAsia"/>
          <w:sz w:val="24"/>
        </w:rPr>
        <w:t>了解课题背景及意义，调研相似性推荐算法</w:t>
      </w:r>
      <w:r>
        <w:rPr>
          <w:rFonts w:ascii="宋体" w:hAnsi="宋体" w:hint="eastAsia"/>
          <w:sz w:val="24"/>
        </w:rPr>
        <w:t>，</w:t>
      </w:r>
      <w:r w:rsidRPr="00581EDB">
        <w:rPr>
          <w:rFonts w:ascii="宋体" w:hAnsi="宋体" w:hint="eastAsia"/>
          <w:sz w:val="24"/>
        </w:rPr>
        <w:t>完成开题</w:t>
      </w:r>
      <w:r>
        <w:rPr>
          <w:rFonts w:ascii="宋体" w:hAnsi="宋体" w:hint="eastAsia"/>
          <w:sz w:val="24"/>
        </w:rPr>
        <w:t>。</w:t>
      </w:r>
    </w:p>
    <w:p w:rsidR="000F644F" w:rsidRPr="003762AA" w:rsidRDefault="003762AA" w:rsidP="007B0A08">
      <w:pPr>
        <w:pStyle w:val="af"/>
        <w:numPr>
          <w:ilvl w:val="0"/>
          <w:numId w:val="28"/>
        </w:numPr>
        <w:adjustRightInd/>
        <w:snapToGrid/>
        <w:spacing w:before="0" w:after="0" w:line="288" w:lineRule="auto"/>
        <w:ind w:firstLineChars="200" w:firstLine="480"/>
        <w:jc w:val="both"/>
        <w:rPr>
          <w:sz w:val="24"/>
        </w:rPr>
      </w:pPr>
      <w:r w:rsidRPr="00581EDB">
        <w:rPr>
          <w:rFonts w:ascii="宋体" w:hAnsi="宋体" w:hint="eastAsia"/>
          <w:sz w:val="24"/>
        </w:rPr>
        <w:t>基于对现有算法的分析，选择NeuACF作为基本模型，并</w:t>
      </w:r>
      <w:r>
        <w:rPr>
          <w:rFonts w:ascii="宋体" w:hAnsi="宋体" w:hint="eastAsia"/>
          <w:sz w:val="24"/>
        </w:rPr>
        <w:t>剖析</w:t>
      </w:r>
      <w:r w:rsidRPr="00581EDB">
        <w:rPr>
          <w:rFonts w:ascii="宋体" w:hAnsi="宋体" w:hint="eastAsia"/>
          <w:sz w:val="24"/>
        </w:rPr>
        <w:t>其存在的问题。</w:t>
      </w:r>
    </w:p>
    <w:p w:rsidR="003762AA" w:rsidRPr="003762AA" w:rsidRDefault="003762AA" w:rsidP="007B0A08">
      <w:pPr>
        <w:pStyle w:val="af"/>
        <w:numPr>
          <w:ilvl w:val="0"/>
          <w:numId w:val="28"/>
        </w:numPr>
        <w:adjustRightInd/>
        <w:snapToGrid/>
        <w:spacing w:before="0" w:after="0" w:line="288" w:lineRule="auto"/>
        <w:ind w:firstLineChars="200" w:firstLine="480"/>
        <w:jc w:val="both"/>
        <w:rPr>
          <w:sz w:val="24"/>
        </w:rPr>
      </w:pPr>
      <w:r w:rsidRPr="00581EDB">
        <w:rPr>
          <w:rFonts w:ascii="宋体" w:hAnsi="宋体" w:hint="eastAsia"/>
          <w:sz w:val="24"/>
        </w:rPr>
        <w:t>针对分析</w:t>
      </w:r>
      <w:r>
        <w:rPr>
          <w:rFonts w:ascii="宋体" w:hAnsi="宋体" w:hint="eastAsia"/>
          <w:sz w:val="24"/>
        </w:rPr>
        <w:t>所得结论</w:t>
      </w:r>
      <w:r w:rsidR="008C69EC">
        <w:rPr>
          <w:rFonts w:ascii="宋体" w:hAnsi="宋体" w:hint="eastAsia"/>
          <w:sz w:val="24"/>
        </w:rPr>
        <w:t>，进一步完成相应改进模型ACFML</w:t>
      </w:r>
      <w:r w:rsidRPr="00581EDB">
        <w:rPr>
          <w:rFonts w:ascii="宋体" w:hAnsi="宋体" w:hint="eastAsia"/>
          <w:sz w:val="24"/>
        </w:rPr>
        <w:t>的详细设计。</w:t>
      </w:r>
    </w:p>
    <w:p w:rsidR="003762AA" w:rsidRPr="007B0A08" w:rsidRDefault="003762AA" w:rsidP="007B0A08">
      <w:pPr>
        <w:pStyle w:val="a9"/>
        <w:numPr>
          <w:ilvl w:val="0"/>
          <w:numId w:val="28"/>
        </w:numPr>
        <w:spacing w:line="288" w:lineRule="auto"/>
        <w:ind w:firstLine="480"/>
        <w:rPr>
          <w:rFonts w:ascii="宋体" w:eastAsia="宋体" w:hAnsi="宋体"/>
          <w:sz w:val="24"/>
          <w:szCs w:val="24"/>
        </w:rPr>
      </w:pPr>
      <w:r w:rsidRPr="007B0A08">
        <w:rPr>
          <w:rFonts w:ascii="宋体" w:eastAsia="宋体" w:hAnsi="宋体" w:hint="eastAsia"/>
          <w:sz w:val="24"/>
          <w:szCs w:val="24"/>
        </w:rPr>
        <w:t>确定改进方案后，熟悉数据特点及相应算法框架。编码实现模型，进行中期检查。</w:t>
      </w:r>
    </w:p>
    <w:p w:rsidR="003B18AF" w:rsidRPr="003762AA" w:rsidRDefault="003762AA" w:rsidP="007B0A08">
      <w:pPr>
        <w:pStyle w:val="af"/>
        <w:numPr>
          <w:ilvl w:val="0"/>
          <w:numId w:val="28"/>
        </w:numPr>
        <w:adjustRightInd/>
        <w:snapToGrid/>
        <w:spacing w:before="0" w:after="0" w:line="288" w:lineRule="auto"/>
        <w:ind w:firstLineChars="200" w:firstLine="480"/>
        <w:jc w:val="both"/>
        <w:rPr>
          <w:sz w:val="24"/>
        </w:rPr>
      </w:pPr>
      <w:r w:rsidRPr="00581EDB">
        <w:rPr>
          <w:rFonts w:ascii="宋体" w:hAnsi="宋体" w:hint="eastAsia"/>
          <w:sz w:val="24"/>
        </w:rPr>
        <w:t>基于经典数据集进行实验验证</w:t>
      </w:r>
      <w:r>
        <w:rPr>
          <w:rFonts w:ascii="宋体" w:hAnsi="宋体" w:hint="eastAsia"/>
          <w:sz w:val="24"/>
        </w:rPr>
        <w:t>，</w:t>
      </w:r>
      <w:r w:rsidRPr="00581EDB">
        <w:rPr>
          <w:rFonts w:ascii="宋体" w:hAnsi="宋体" w:hint="eastAsia"/>
          <w:sz w:val="24"/>
        </w:rPr>
        <w:t>并对推荐结果进行分析评估</w:t>
      </w:r>
      <w:r>
        <w:rPr>
          <w:rFonts w:ascii="宋体" w:hAnsi="宋体" w:hint="eastAsia"/>
          <w:sz w:val="24"/>
        </w:rPr>
        <w:t>，</w:t>
      </w:r>
      <w:r w:rsidRPr="00581EDB">
        <w:rPr>
          <w:rFonts w:ascii="宋体" w:hAnsi="宋体" w:hint="eastAsia"/>
          <w:sz w:val="24"/>
        </w:rPr>
        <w:t>完成并提交毕业设计论文、相关文档及源程序</w:t>
      </w:r>
      <w:r>
        <w:rPr>
          <w:rFonts w:ascii="宋体" w:hAnsi="宋体" w:hint="eastAsia"/>
          <w:sz w:val="24"/>
        </w:rPr>
        <w:t>。</w:t>
      </w:r>
    </w:p>
    <w:p w:rsidR="000F644F" w:rsidRPr="00BA342C" w:rsidRDefault="008A7B91" w:rsidP="00BA342C">
      <w:pPr>
        <w:pStyle w:val="2"/>
        <w:rPr>
          <w:rFonts w:ascii="黑体"/>
        </w:rPr>
      </w:pPr>
      <w:bookmarkStart w:id="49" w:name="_Toc451957482"/>
      <w:bookmarkStart w:id="50" w:name="_Toc9434828"/>
      <w:r>
        <w:rPr>
          <w:rFonts w:ascii="黑体"/>
        </w:rPr>
        <w:t>5</w:t>
      </w:r>
      <w:r w:rsidR="000F644F">
        <w:rPr>
          <w:rFonts w:ascii="黑体" w:hint="eastAsia"/>
        </w:rPr>
        <w:t xml:space="preserve">.2 </w:t>
      </w:r>
      <w:r w:rsidR="00167CE3">
        <w:rPr>
          <w:rFonts w:ascii="黑体"/>
        </w:rPr>
        <w:t xml:space="preserve"> </w:t>
      </w:r>
      <w:r w:rsidR="000F644F">
        <w:rPr>
          <w:rFonts w:ascii="黑体" w:hint="eastAsia"/>
        </w:rPr>
        <w:t>问题和展望</w:t>
      </w:r>
      <w:bookmarkEnd w:id="49"/>
      <w:bookmarkEnd w:id="50"/>
    </w:p>
    <w:p w:rsidR="005B738D" w:rsidRDefault="005B738D" w:rsidP="005B738D">
      <w:pPr>
        <w:pStyle w:val="3"/>
        <w:ind w:firstLine="482"/>
        <w:rPr>
          <w:rFonts w:ascii="黑体" w:hAnsi="黑体"/>
        </w:rPr>
      </w:pPr>
      <w:bookmarkStart w:id="51" w:name="_Toc9434829"/>
      <w:r>
        <w:rPr>
          <w:rFonts w:ascii="黑体" w:hAnsi="黑体"/>
        </w:rPr>
        <w:t>5</w:t>
      </w:r>
      <w:r>
        <w:rPr>
          <w:rFonts w:ascii="黑体" w:hAnsi="黑体" w:hint="eastAsia"/>
        </w:rPr>
        <w:t>.</w:t>
      </w:r>
      <w:r>
        <w:rPr>
          <w:rFonts w:ascii="黑体" w:hAnsi="黑体"/>
        </w:rPr>
        <w:t>2</w:t>
      </w:r>
      <w:r>
        <w:rPr>
          <w:rFonts w:ascii="黑体" w:hAnsi="黑体" w:hint="eastAsia"/>
        </w:rPr>
        <w:t>.</w:t>
      </w:r>
      <w:r>
        <w:rPr>
          <w:rFonts w:ascii="黑体" w:hAnsi="黑体"/>
        </w:rPr>
        <w:t>1</w:t>
      </w:r>
      <w:r w:rsidRPr="00B031F9">
        <w:rPr>
          <w:rFonts w:ascii="黑体" w:hAnsi="黑体" w:hint="eastAsia"/>
        </w:rPr>
        <w:t xml:space="preserve"> </w:t>
      </w:r>
      <w:r>
        <w:rPr>
          <w:rFonts w:ascii="黑体" w:hAnsi="黑体"/>
        </w:rPr>
        <w:t xml:space="preserve"> </w:t>
      </w:r>
      <w:r>
        <w:rPr>
          <w:rFonts w:ascii="黑体" w:hAnsi="黑体" w:hint="eastAsia"/>
        </w:rPr>
        <w:t>问题</w:t>
      </w:r>
      <w:bookmarkEnd w:id="51"/>
    </w:p>
    <w:p w:rsidR="00917B20" w:rsidRPr="00720C0A" w:rsidRDefault="00A4018E" w:rsidP="00720C0A">
      <w:pPr>
        <w:spacing w:line="288" w:lineRule="auto"/>
        <w:ind w:firstLineChars="200" w:firstLine="480"/>
        <w:rPr>
          <w:rFonts w:asciiTheme="minorEastAsia" w:hAnsiTheme="minorEastAsia"/>
          <w:sz w:val="24"/>
          <w:szCs w:val="24"/>
        </w:rPr>
      </w:pPr>
      <w:r w:rsidRPr="00720C0A">
        <w:rPr>
          <w:rFonts w:asciiTheme="minorEastAsia" w:hAnsiTheme="minorEastAsia" w:hint="eastAsia"/>
          <w:sz w:val="24"/>
          <w:szCs w:val="24"/>
        </w:rPr>
        <w:t>本文实现的改进模型</w:t>
      </w:r>
      <w:r w:rsidR="00AF1359" w:rsidRPr="00AF1359">
        <w:rPr>
          <w:rFonts w:asciiTheme="minorEastAsia" w:hAnsiTheme="minorEastAsia"/>
          <w:sz w:val="24"/>
          <w:szCs w:val="24"/>
        </w:rPr>
        <w:t>ACFML</w:t>
      </w:r>
      <w:r w:rsidRPr="00720C0A">
        <w:rPr>
          <w:rFonts w:asciiTheme="minorEastAsia" w:hAnsiTheme="minorEastAsia" w:hint="eastAsia"/>
          <w:sz w:val="24"/>
          <w:szCs w:val="24"/>
        </w:rPr>
        <w:t>在稀疏数据集Amazon上表现优良。但是，对于更稠密的ML1</w:t>
      </w:r>
      <w:r w:rsidRPr="00720C0A">
        <w:rPr>
          <w:rFonts w:asciiTheme="minorEastAsia" w:hAnsiTheme="minorEastAsia"/>
          <w:sz w:val="24"/>
          <w:szCs w:val="24"/>
        </w:rPr>
        <w:t>00</w:t>
      </w:r>
      <w:r w:rsidRPr="00720C0A">
        <w:rPr>
          <w:rFonts w:asciiTheme="minorEastAsia" w:hAnsiTheme="minorEastAsia" w:hint="eastAsia"/>
          <w:sz w:val="24"/>
          <w:szCs w:val="24"/>
        </w:rPr>
        <w:t>K</w:t>
      </w:r>
      <w:r w:rsidR="00720C0A">
        <w:rPr>
          <w:rFonts w:asciiTheme="minorEastAsia" w:hAnsiTheme="minorEastAsia" w:hint="eastAsia"/>
          <w:sz w:val="24"/>
          <w:szCs w:val="24"/>
        </w:rPr>
        <w:t>数据集，</w:t>
      </w:r>
      <w:r w:rsidRPr="00720C0A">
        <w:rPr>
          <w:rFonts w:asciiTheme="minorEastAsia" w:hAnsiTheme="minorEastAsia" w:hint="eastAsia"/>
          <w:sz w:val="24"/>
          <w:szCs w:val="24"/>
        </w:rPr>
        <w:t>存在收敛速度变缓且性能降低的问题。如何平衡性能和数据数量，是未来努力的方向。与此同时，</w:t>
      </w:r>
      <w:r w:rsidR="00720C0A" w:rsidRPr="00720C0A">
        <w:rPr>
          <w:rFonts w:asciiTheme="minorEastAsia" w:hAnsiTheme="minorEastAsia" w:hint="eastAsia"/>
          <w:sz w:val="24"/>
          <w:szCs w:val="24"/>
        </w:rPr>
        <w:t>在实际应用中，不仅存在</w:t>
      </w:r>
      <w:r w:rsidR="00720C0A">
        <w:rPr>
          <w:rFonts w:asciiTheme="minorEastAsia" w:hAnsiTheme="minorEastAsia" w:hint="eastAsia"/>
          <w:sz w:val="24"/>
          <w:szCs w:val="24"/>
        </w:rPr>
        <w:t>用户评分</w:t>
      </w:r>
      <w:r w:rsidR="00720C0A" w:rsidRPr="00720C0A">
        <w:rPr>
          <w:rFonts w:asciiTheme="minorEastAsia" w:hAnsiTheme="minorEastAsia" w:hint="eastAsia"/>
          <w:sz w:val="24"/>
          <w:szCs w:val="24"/>
        </w:rPr>
        <w:t>这样的显式反馈信息，而且充斥着大量诸如点击、加入购物车等隐式反馈，</w:t>
      </w:r>
      <w:r w:rsidR="00720C0A">
        <w:rPr>
          <w:rFonts w:asciiTheme="minorEastAsia" w:hAnsiTheme="minorEastAsia" w:hint="eastAsia"/>
          <w:sz w:val="24"/>
          <w:szCs w:val="24"/>
        </w:rPr>
        <w:t>这些信息</w:t>
      </w:r>
      <w:r w:rsidR="00720C0A" w:rsidRPr="00720C0A">
        <w:rPr>
          <w:rFonts w:asciiTheme="minorEastAsia" w:hAnsiTheme="minorEastAsia" w:hint="eastAsia"/>
          <w:sz w:val="24"/>
          <w:szCs w:val="24"/>
        </w:rPr>
        <w:t>对于刻画用户喜好同样起着关键作用。本文由于时间有限，未搜寻合适的隐式反馈数据集评估模型，这同样也是未来的工作</w:t>
      </w:r>
      <w:r w:rsidR="00240385">
        <w:rPr>
          <w:rFonts w:asciiTheme="minorEastAsia" w:hAnsiTheme="minorEastAsia" w:hint="eastAsia"/>
          <w:sz w:val="24"/>
          <w:szCs w:val="24"/>
        </w:rPr>
        <w:t>之一</w:t>
      </w:r>
      <w:r w:rsidR="00720C0A" w:rsidRPr="00720C0A">
        <w:rPr>
          <w:rFonts w:asciiTheme="minorEastAsia" w:hAnsiTheme="minorEastAsia" w:hint="eastAsia"/>
          <w:sz w:val="24"/>
          <w:szCs w:val="24"/>
        </w:rPr>
        <w:t>。</w:t>
      </w:r>
    </w:p>
    <w:p w:rsidR="00EC0E92" w:rsidRPr="00B031F9" w:rsidRDefault="00EC0E92" w:rsidP="00EC0E92">
      <w:pPr>
        <w:pStyle w:val="3"/>
        <w:ind w:firstLine="482"/>
        <w:rPr>
          <w:rFonts w:ascii="黑体" w:hAnsi="黑体"/>
        </w:rPr>
      </w:pPr>
      <w:bookmarkStart w:id="52" w:name="_Toc9434830"/>
      <w:r>
        <w:rPr>
          <w:rFonts w:ascii="黑体" w:hAnsi="黑体"/>
        </w:rPr>
        <w:t>5</w:t>
      </w:r>
      <w:r>
        <w:rPr>
          <w:rFonts w:ascii="黑体" w:hAnsi="黑体" w:hint="eastAsia"/>
        </w:rPr>
        <w:t>.</w:t>
      </w:r>
      <w:r>
        <w:rPr>
          <w:rFonts w:ascii="黑体" w:hAnsi="黑体"/>
        </w:rPr>
        <w:t>2</w:t>
      </w:r>
      <w:r>
        <w:rPr>
          <w:rFonts w:ascii="黑体" w:hAnsi="黑体" w:hint="eastAsia"/>
        </w:rPr>
        <w:t>.</w:t>
      </w:r>
      <w:r>
        <w:rPr>
          <w:rFonts w:ascii="黑体" w:hAnsi="黑体"/>
        </w:rPr>
        <w:t>2</w:t>
      </w:r>
      <w:r w:rsidRPr="00B031F9">
        <w:rPr>
          <w:rFonts w:ascii="黑体" w:hAnsi="黑体" w:hint="eastAsia"/>
        </w:rPr>
        <w:t xml:space="preserve"> </w:t>
      </w:r>
      <w:r>
        <w:rPr>
          <w:rFonts w:ascii="黑体" w:hAnsi="黑体"/>
        </w:rPr>
        <w:t xml:space="preserve"> </w:t>
      </w:r>
      <w:r>
        <w:rPr>
          <w:rFonts w:ascii="黑体" w:hAnsi="黑体" w:hint="eastAsia"/>
        </w:rPr>
        <w:t>展望</w:t>
      </w:r>
      <w:bookmarkEnd w:id="52"/>
    </w:p>
    <w:p w:rsidR="008C0580" w:rsidRPr="00EC0E92" w:rsidRDefault="00BA342C" w:rsidP="00EC0E92">
      <w:pPr>
        <w:spacing w:line="288" w:lineRule="auto"/>
        <w:ind w:firstLineChars="200" w:firstLine="480"/>
        <w:rPr>
          <w:rFonts w:asciiTheme="minorEastAsia" w:hAnsiTheme="minorEastAsia"/>
          <w:bCs/>
          <w:sz w:val="24"/>
          <w:szCs w:val="24"/>
        </w:rPr>
      </w:pPr>
      <w:r w:rsidRPr="00EC0E92">
        <w:rPr>
          <w:rFonts w:asciiTheme="minorEastAsia" w:hAnsiTheme="minorEastAsia" w:hint="eastAsia"/>
          <w:bCs/>
          <w:sz w:val="24"/>
          <w:szCs w:val="24"/>
        </w:rPr>
        <w:lastRenderedPageBreak/>
        <w:t>随着大数据时代的来临，网络信息</w:t>
      </w:r>
      <w:r w:rsidR="00F9641F" w:rsidRPr="00EC0E92">
        <w:rPr>
          <w:rFonts w:asciiTheme="minorEastAsia" w:hAnsiTheme="minorEastAsia" w:hint="eastAsia"/>
          <w:bCs/>
          <w:sz w:val="24"/>
          <w:szCs w:val="24"/>
        </w:rPr>
        <w:t>快速膨胀</w:t>
      </w:r>
      <w:r w:rsidRPr="00EC0E92">
        <w:rPr>
          <w:rFonts w:asciiTheme="minorEastAsia" w:hAnsiTheme="minorEastAsia" w:hint="eastAsia"/>
          <w:bCs/>
          <w:sz w:val="24"/>
          <w:szCs w:val="24"/>
        </w:rPr>
        <w:t>，</w:t>
      </w:r>
      <w:r w:rsidR="00F9641F" w:rsidRPr="00EC0E92">
        <w:rPr>
          <w:rFonts w:asciiTheme="minorEastAsia" w:hAnsiTheme="minorEastAsia" w:hint="eastAsia"/>
          <w:bCs/>
          <w:sz w:val="24"/>
          <w:szCs w:val="24"/>
        </w:rPr>
        <w:t>高效且个性化推荐的重要性愈发凸显</w:t>
      </w:r>
      <w:r w:rsidRPr="00EC0E92">
        <w:rPr>
          <w:rFonts w:asciiTheme="minorEastAsia" w:hAnsiTheme="minorEastAsia" w:hint="eastAsia"/>
          <w:bCs/>
          <w:sz w:val="24"/>
          <w:szCs w:val="24"/>
        </w:rPr>
        <w:t>。因此，</w:t>
      </w:r>
      <w:r w:rsidR="00F9641F" w:rsidRPr="00EC0E92">
        <w:rPr>
          <w:rFonts w:asciiTheme="minorEastAsia" w:hAnsiTheme="minorEastAsia" w:hint="eastAsia"/>
          <w:bCs/>
          <w:sz w:val="24"/>
          <w:szCs w:val="24"/>
        </w:rPr>
        <w:t>受到了学术界和产业界的联合关注，但不得不承认推荐</w:t>
      </w:r>
      <w:r w:rsidRPr="00EC0E92">
        <w:rPr>
          <w:rFonts w:asciiTheme="minorEastAsia" w:hAnsiTheme="minorEastAsia" w:hint="eastAsia"/>
          <w:bCs/>
          <w:sz w:val="24"/>
          <w:szCs w:val="24"/>
        </w:rPr>
        <w:t>技术目前仍面临</w:t>
      </w:r>
      <w:r w:rsidR="00F9641F" w:rsidRPr="00EC0E92">
        <w:rPr>
          <w:rFonts w:asciiTheme="minorEastAsia" w:hAnsiTheme="minorEastAsia" w:hint="eastAsia"/>
          <w:bCs/>
          <w:sz w:val="24"/>
          <w:szCs w:val="24"/>
        </w:rPr>
        <w:t>诸多难点，如冷启动及多模态数据的融合运用等。</w:t>
      </w:r>
    </w:p>
    <w:p w:rsidR="00F9641F" w:rsidRPr="00EC0E92" w:rsidRDefault="00F9641F" w:rsidP="00EC0E92">
      <w:pPr>
        <w:spacing w:line="288" w:lineRule="auto"/>
        <w:ind w:firstLineChars="200" w:firstLine="480"/>
        <w:rPr>
          <w:sz w:val="24"/>
          <w:szCs w:val="24"/>
        </w:rPr>
      </w:pPr>
      <w:r w:rsidRPr="00EC0E92">
        <w:rPr>
          <w:rFonts w:hint="eastAsia"/>
          <w:sz w:val="24"/>
          <w:szCs w:val="24"/>
        </w:rPr>
        <w:t>与此同时，</w:t>
      </w:r>
      <w:r w:rsidRPr="00EC0E92">
        <w:rPr>
          <w:sz w:val="24"/>
          <w:szCs w:val="24"/>
        </w:rPr>
        <w:t>异质信息网络</w:t>
      </w:r>
      <w:r w:rsidRPr="00EC0E92">
        <w:rPr>
          <w:rFonts w:hint="eastAsia"/>
          <w:sz w:val="24"/>
          <w:szCs w:val="24"/>
        </w:rPr>
        <w:t>作为</w:t>
      </w:r>
      <w:r w:rsidRPr="00EC0E92">
        <w:rPr>
          <w:sz w:val="24"/>
          <w:szCs w:val="24"/>
        </w:rPr>
        <w:t>一个年轻</w:t>
      </w:r>
      <w:r w:rsidRPr="00EC0E92">
        <w:rPr>
          <w:rFonts w:hint="eastAsia"/>
          <w:sz w:val="24"/>
          <w:szCs w:val="24"/>
        </w:rPr>
        <w:t>且</w:t>
      </w:r>
      <w:r w:rsidRPr="00EC0E92">
        <w:rPr>
          <w:sz w:val="24"/>
          <w:szCs w:val="24"/>
        </w:rPr>
        <w:t>快速发展的研究领域</w:t>
      </w:r>
      <w:r w:rsidRPr="00EC0E92">
        <w:rPr>
          <w:rFonts w:hint="eastAsia"/>
          <w:sz w:val="24"/>
          <w:szCs w:val="24"/>
        </w:rPr>
        <w:t>，可以自然地</w:t>
      </w:r>
      <w:r w:rsidR="00BA342C" w:rsidRPr="00EC0E92">
        <w:rPr>
          <w:rFonts w:hint="eastAsia"/>
          <w:sz w:val="24"/>
          <w:szCs w:val="24"/>
        </w:rPr>
        <w:t>用于</w:t>
      </w:r>
      <w:r w:rsidRPr="00EC0E92">
        <w:rPr>
          <w:rFonts w:hint="eastAsia"/>
          <w:sz w:val="24"/>
          <w:szCs w:val="24"/>
        </w:rPr>
        <w:t>推荐系统的建模</w:t>
      </w:r>
      <w:r w:rsidRPr="00EC0E92">
        <w:rPr>
          <w:sz w:val="24"/>
          <w:szCs w:val="24"/>
        </w:rPr>
        <w:t>。</w:t>
      </w:r>
      <w:r w:rsidRPr="00EC0E92">
        <w:rPr>
          <w:rFonts w:hint="eastAsia"/>
          <w:sz w:val="24"/>
          <w:szCs w:val="24"/>
        </w:rPr>
        <w:t>因此，展望基于异质信息网络的推荐</w:t>
      </w:r>
      <w:r w:rsidR="00BA342C" w:rsidRPr="00EC0E92">
        <w:rPr>
          <w:rFonts w:hint="eastAsia"/>
          <w:sz w:val="24"/>
          <w:szCs w:val="24"/>
        </w:rPr>
        <w:t>技术</w:t>
      </w:r>
      <w:r w:rsidRPr="00EC0E92">
        <w:rPr>
          <w:rFonts w:hint="eastAsia"/>
          <w:sz w:val="24"/>
          <w:szCs w:val="24"/>
        </w:rPr>
        <w:t>，可能有如下几个研究方向：</w:t>
      </w:r>
    </w:p>
    <w:p w:rsidR="00F9641F" w:rsidRPr="00EC0E92" w:rsidRDefault="00F9641F" w:rsidP="00EC0E92">
      <w:pPr>
        <w:spacing w:line="288" w:lineRule="auto"/>
        <w:ind w:firstLineChars="200" w:firstLine="480"/>
        <w:rPr>
          <w:sz w:val="24"/>
          <w:szCs w:val="24"/>
        </w:rPr>
      </w:pPr>
      <w:r w:rsidRPr="00EC0E92">
        <w:rPr>
          <w:rFonts w:hint="eastAsia"/>
          <w:sz w:val="24"/>
          <w:szCs w:val="24"/>
        </w:rPr>
        <w:t>首先，是更复杂的异质信息网络构建。</w:t>
      </w:r>
      <w:r w:rsidR="00BA342C" w:rsidRPr="00EC0E92">
        <w:rPr>
          <w:rFonts w:hint="eastAsia"/>
          <w:sz w:val="24"/>
          <w:szCs w:val="24"/>
        </w:rPr>
        <w:t>已有的</w:t>
      </w:r>
      <w:r w:rsidR="008D79E9">
        <w:rPr>
          <w:rFonts w:hint="eastAsia"/>
          <w:sz w:val="24"/>
          <w:szCs w:val="24"/>
        </w:rPr>
        <w:t>相关</w:t>
      </w:r>
      <w:r w:rsidRPr="00EC0E92">
        <w:rPr>
          <w:sz w:val="24"/>
          <w:szCs w:val="24"/>
        </w:rPr>
        <w:t>研究，</w:t>
      </w:r>
      <w:r w:rsidR="00FF52B0">
        <w:rPr>
          <w:rFonts w:hint="eastAsia"/>
          <w:sz w:val="24"/>
          <w:szCs w:val="24"/>
        </w:rPr>
        <w:t>通常</w:t>
      </w:r>
      <w:r w:rsidRPr="00EC0E92">
        <w:rPr>
          <w:sz w:val="24"/>
          <w:szCs w:val="24"/>
        </w:rPr>
        <w:t>假定异质信息网络是明确定义的，</w:t>
      </w:r>
      <w:r w:rsidR="00BA342C" w:rsidRPr="00EC0E92">
        <w:rPr>
          <w:rFonts w:hint="eastAsia"/>
          <w:sz w:val="24"/>
          <w:szCs w:val="24"/>
        </w:rPr>
        <w:t>即</w:t>
      </w:r>
      <w:r w:rsidRPr="00EC0E92">
        <w:rPr>
          <w:sz w:val="24"/>
          <w:szCs w:val="24"/>
        </w:rPr>
        <w:t>对象和</w:t>
      </w:r>
      <w:r w:rsidR="00BA342C" w:rsidRPr="00EC0E92">
        <w:rPr>
          <w:rFonts w:hint="eastAsia"/>
          <w:sz w:val="24"/>
          <w:szCs w:val="24"/>
        </w:rPr>
        <w:t>对象间的</w:t>
      </w:r>
      <w:r w:rsidRPr="00EC0E92">
        <w:rPr>
          <w:sz w:val="24"/>
          <w:szCs w:val="24"/>
        </w:rPr>
        <w:t>关系是</w:t>
      </w:r>
      <w:proofErr w:type="gramStart"/>
      <w:r w:rsidR="00FF52B0">
        <w:rPr>
          <w:rFonts w:hint="eastAsia"/>
          <w:sz w:val="24"/>
          <w:szCs w:val="24"/>
        </w:rPr>
        <w:t>已知且</w:t>
      </w:r>
      <w:proofErr w:type="gramEnd"/>
      <w:r w:rsidRPr="00EC0E92">
        <w:rPr>
          <w:sz w:val="24"/>
          <w:szCs w:val="24"/>
        </w:rPr>
        <w:t>清晰的。然而，在</w:t>
      </w:r>
      <w:r w:rsidR="00BA342C" w:rsidRPr="00EC0E92">
        <w:rPr>
          <w:sz w:val="24"/>
          <w:szCs w:val="24"/>
        </w:rPr>
        <w:t>实际</w:t>
      </w:r>
      <w:r w:rsidR="00BA342C" w:rsidRPr="00EC0E92">
        <w:rPr>
          <w:rFonts w:hint="eastAsia"/>
          <w:sz w:val="24"/>
          <w:szCs w:val="24"/>
        </w:rPr>
        <w:t>推荐系统</w:t>
      </w:r>
      <w:r w:rsidR="00BA342C" w:rsidRPr="00EC0E92">
        <w:rPr>
          <w:sz w:val="24"/>
          <w:szCs w:val="24"/>
        </w:rPr>
        <w:t>中，</w:t>
      </w:r>
      <w:r w:rsidRPr="00EC0E92">
        <w:rPr>
          <w:sz w:val="24"/>
          <w:szCs w:val="24"/>
        </w:rPr>
        <w:t>构造异质信息网络会遇到</w:t>
      </w:r>
      <w:r w:rsidR="00BA342C" w:rsidRPr="00EC0E92">
        <w:rPr>
          <w:sz w:val="24"/>
          <w:szCs w:val="24"/>
        </w:rPr>
        <w:t>很多</w:t>
      </w:r>
      <w:r w:rsidR="00BA342C" w:rsidRPr="00EC0E92">
        <w:rPr>
          <w:rFonts w:hint="eastAsia"/>
          <w:sz w:val="24"/>
          <w:szCs w:val="24"/>
        </w:rPr>
        <w:t>挑战</w:t>
      </w:r>
      <w:r w:rsidR="00BA342C" w:rsidRPr="00EC0E92">
        <w:rPr>
          <w:sz w:val="24"/>
          <w:szCs w:val="24"/>
        </w:rPr>
        <w:t>。对于关系数据库</w:t>
      </w:r>
      <w:r w:rsidR="00BA342C" w:rsidRPr="00EC0E92">
        <w:rPr>
          <w:rFonts w:hint="eastAsia"/>
          <w:sz w:val="24"/>
          <w:szCs w:val="24"/>
        </w:rPr>
        <w:t>等</w:t>
      </w:r>
      <w:r w:rsidRPr="00EC0E92">
        <w:rPr>
          <w:sz w:val="24"/>
          <w:szCs w:val="24"/>
        </w:rPr>
        <w:t>结构化数据，构造</w:t>
      </w:r>
      <w:r w:rsidR="00BA342C" w:rsidRPr="00EC0E92">
        <w:rPr>
          <w:rFonts w:hint="eastAsia"/>
          <w:sz w:val="24"/>
          <w:szCs w:val="24"/>
        </w:rPr>
        <w:t>相应</w:t>
      </w:r>
      <w:r w:rsidR="00BA342C" w:rsidRPr="00EC0E92">
        <w:rPr>
          <w:sz w:val="24"/>
          <w:szCs w:val="24"/>
        </w:rPr>
        <w:t>异质信息网络较容易</w:t>
      </w:r>
      <w:r w:rsidR="00BA342C" w:rsidRPr="00EC0E92">
        <w:rPr>
          <w:rFonts w:hint="eastAsia"/>
          <w:sz w:val="24"/>
          <w:szCs w:val="24"/>
        </w:rPr>
        <w:t>。</w:t>
      </w:r>
      <w:r w:rsidR="00BA342C" w:rsidRPr="00EC0E92">
        <w:rPr>
          <w:sz w:val="24"/>
          <w:szCs w:val="24"/>
        </w:rPr>
        <w:t>然而即使是</w:t>
      </w:r>
      <w:r w:rsidR="00FF52B0">
        <w:rPr>
          <w:rFonts w:hint="eastAsia"/>
          <w:sz w:val="24"/>
          <w:szCs w:val="24"/>
        </w:rPr>
        <w:t>这样的</w:t>
      </w:r>
      <w:r w:rsidRPr="00EC0E92">
        <w:rPr>
          <w:sz w:val="24"/>
          <w:szCs w:val="24"/>
        </w:rPr>
        <w:t>网络，对象和</w:t>
      </w:r>
      <w:r w:rsidR="00BA342C" w:rsidRPr="00EC0E92">
        <w:rPr>
          <w:rFonts w:hint="eastAsia"/>
          <w:sz w:val="24"/>
          <w:szCs w:val="24"/>
        </w:rPr>
        <w:t>对象间的</w:t>
      </w:r>
      <w:r w:rsidR="00FF52B0">
        <w:rPr>
          <w:sz w:val="24"/>
          <w:szCs w:val="24"/>
        </w:rPr>
        <w:t>关系也可能</w:t>
      </w:r>
      <w:r w:rsidR="00FF52B0">
        <w:rPr>
          <w:rFonts w:hint="eastAsia"/>
          <w:sz w:val="24"/>
          <w:szCs w:val="24"/>
        </w:rPr>
        <w:t>存在</w:t>
      </w:r>
      <w:r w:rsidR="00BA342C" w:rsidRPr="00EC0E92">
        <w:rPr>
          <w:sz w:val="24"/>
          <w:szCs w:val="24"/>
        </w:rPr>
        <w:t>噪声，</w:t>
      </w:r>
      <w:r w:rsidR="00BA342C" w:rsidRPr="00EC0E92">
        <w:rPr>
          <w:rFonts w:hint="eastAsia"/>
          <w:sz w:val="24"/>
          <w:szCs w:val="24"/>
        </w:rPr>
        <w:t>如</w:t>
      </w:r>
      <w:r w:rsidRPr="00EC0E92">
        <w:rPr>
          <w:sz w:val="24"/>
          <w:szCs w:val="24"/>
        </w:rPr>
        <w:t>对象重名</w:t>
      </w:r>
      <w:r w:rsidR="00BA342C" w:rsidRPr="00EC0E92">
        <w:rPr>
          <w:sz w:val="24"/>
          <w:szCs w:val="24"/>
        </w:rPr>
        <w:t>或</w:t>
      </w:r>
      <w:r w:rsidR="00FF52B0">
        <w:rPr>
          <w:rFonts w:hint="eastAsia"/>
          <w:sz w:val="24"/>
          <w:szCs w:val="24"/>
        </w:rPr>
        <w:t>对象间</w:t>
      </w:r>
      <w:r w:rsidR="00BA342C" w:rsidRPr="00EC0E92">
        <w:rPr>
          <w:sz w:val="24"/>
          <w:szCs w:val="24"/>
        </w:rPr>
        <w:t>关系不完整等</w:t>
      </w:r>
      <w:r w:rsidR="00BA342C" w:rsidRPr="00EC0E92">
        <w:rPr>
          <w:rFonts w:hint="eastAsia"/>
          <w:sz w:val="24"/>
          <w:szCs w:val="24"/>
        </w:rPr>
        <w:t>。</w:t>
      </w:r>
      <w:r w:rsidRPr="00EC0E92">
        <w:rPr>
          <w:sz w:val="24"/>
          <w:szCs w:val="24"/>
        </w:rPr>
        <w:t>对于文本、图像等非结构化</w:t>
      </w:r>
      <w:r w:rsidR="002362A0">
        <w:rPr>
          <w:sz w:val="24"/>
          <w:szCs w:val="24"/>
        </w:rPr>
        <w:t>数据，如何</w:t>
      </w:r>
      <w:r w:rsidR="002362A0">
        <w:rPr>
          <w:rFonts w:hint="eastAsia"/>
          <w:sz w:val="24"/>
          <w:szCs w:val="24"/>
        </w:rPr>
        <w:t>高效</w:t>
      </w:r>
      <w:r w:rsidR="00BA342C" w:rsidRPr="00EC0E92">
        <w:rPr>
          <w:sz w:val="24"/>
          <w:szCs w:val="24"/>
        </w:rPr>
        <w:t>抽取相应</w:t>
      </w:r>
      <w:r w:rsidRPr="00EC0E92">
        <w:rPr>
          <w:sz w:val="24"/>
          <w:szCs w:val="24"/>
        </w:rPr>
        <w:t>对象和关系，进而建</w:t>
      </w:r>
      <w:r w:rsidR="00BA342C" w:rsidRPr="00EC0E92">
        <w:rPr>
          <w:sz w:val="24"/>
          <w:szCs w:val="24"/>
        </w:rPr>
        <w:t>立</w:t>
      </w:r>
      <w:r w:rsidR="002362A0">
        <w:rPr>
          <w:rFonts w:hint="eastAsia"/>
          <w:sz w:val="24"/>
          <w:szCs w:val="24"/>
        </w:rPr>
        <w:t>准确完整</w:t>
      </w:r>
      <w:r w:rsidR="000C4E10">
        <w:rPr>
          <w:rFonts w:hint="eastAsia"/>
          <w:sz w:val="24"/>
          <w:szCs w:val="24"/>
        </w:rPr>
        <w:t>的</w:t>
      </w:r>
      <w:r w:rsidRPr="00EC0E92">
        <w:rPr>
          <w:sz w:val="24"/>
          <w:szCs w:val="24"/>
        </w:rPr>
        <w:t>异质信息网络，也</w:t>
      </w:r>
      <w:r w:rsidR="00BA342C" w:rsidRPr="00EC0E92">
        <w:rPr>
          <w:rFonts w:hint="eastAsia"/>
          <w:sz w:val="24"/>
          <w:szCs w:val="24"/>
        </w:rPr>
        <w:t>同样是难点。</w:t>
      </w:r>
      <w:r w:rsidRPr="00EC0E92">
        <w:rPr>
          <w:sz w:val="24"/>
          <w:szCs w:val="24"/>
        </w:rPr>
        <w:t>在实践中</w:t>
      </w:r>
      <w:r w:rsidR="00BA342C" w:rsidRPr="00EC0E92">
        <w:rPr>
          <w:rFonts w:hint="eastAsia"/>
          <w:sz w:val="24"/>
          <w:szCs w:val="24"/>
        </w:rPr>
        <w:t>，</w:t>
      </w:r>
      <w:r w:rsidRPr="00EC0E92">
        <w:rPr>
          <w:sz w:val="24"/>
          <w:szCs w:val="24"/>
        </w:rPr>
        <w:t>会</w:t>
      </w:r>
      <w:r w:rsidR="00BA342C" w:rsidRPr="00EC0E92">
        <w:rPr>
          <w:rFonts w:hint="eastAsia"/>
          <w:sz w:val="24"/>
          <w:szCs w:val="24"/>
        </w:rPr>
        <w:t>利用多种技术，</w:t>
      </w:r>
      <w:r w:rsidR="00BA342C" w:rsidRPr="00EC0E92">
        <w:rPr>
          <w:sz w:val="24"/>
          <w:szCs w:val="24"/>
        </w:rPr>
        <w:t>如</w:t>
      </w:r>
      <w:r w:rsidRPr="00EC0E92">
        <w:rPr>
          <w:sz w:val="24"/>
          <w:szCs w:val="24"/>
        </w:rPr>
        <w:t>自然语言处</w:t>
      </w:r>
      <w:r w:rsidR="00BA342C" w:rsidRPr="00EC0E92">
        <w:rPr>
          <w:sz w:val="24"/>
          <w:szCs w:val="24"/>
        </w:rPr>
        <w:t>理、图像处理等</w:t>
      </w:r>
      <w:r w:rsidRPr="00EC0E92">
        <w:rPr>
          <w:sz w:val="24"/>
          <w:szCs w:val="24"/>
        </w:rPr>
        <w:t>。</w:t>
      </w:r>
    </w:p>
    <w:p w:rsidR="00F9641F" w:rsidRPr="00EC0E92" w:rsidRDefault="00F9641F" w:rsidP="00EC0E92">
      <w:pPr>
        <w:spacing w:line="288" w:lineRule="auto"/>
        <w:ind w:firstLineChars="200" w:firstLine="480"/>
        <w:rPr>
          <w:sz w:val="24"/>
          <w:szCs w:val="24"/>
        </w:rPr>
      </w:pPr>
      <w:r w:rsidRPr="00EC0E92">
        <w:rPr>
          <w:rFonts w:asciiTheme="minorEastAsia" w:hAnsiTheme="minorEastAsia" w:hint="eastAsia"/>
          <w:bCs/>
          <w:sz w:val="24"/>
          <w:szCs w:val="24"/>
        </w:rPr>
        <w:t>其次，是</w:t>
      </w:r>
      <w:r w:rsidR="00BA342C" w:rsidRPr="00EC0E92">
        <w:rPr>
          <w:sz w:val="24"/>
          <w:szCs w:val="24"/>
        </w:rPr>
        <w:t>更</w:t>
      </w:r>
      <w:r w:rsidRPr="00EC0E92">
        <w:rPr>
          <w:sz w:val="24"/>
          <w:szCs w:val="24"/>
        </w:rPr>
        <w:t>强大的分析方法</w:t>
      </w:r>
      <w:r w:rsidRPr="00EC0E92">
        <w:rPr>
          <w:rFonts w:hint="eastAsia"/>
          <w:sz w:val="24"/>
          <w:szCs w:val="24"/>
        </w:rPr>
        <w:t>。</w:t>
      </w:r>
      <w:r w:rsidR="000C4E10">
        <w:rPr>
          <w:sz w:val="24"/>
          <w:szCs w:val="24"/>
        </w:rPr>
        <w:t>在异质信息网络中，对象</w:t>
      </w:r>
      <w:r w:rsidR="000C4E10">
        <w:rPr>
          <w:rFonts w:hint="eastAsia"/>
          <w:sz w:val="24"/>
          <w:szCs w:val="24"/>
        </w:rPr>
        <w:t>因</w:t>
      </w:r>
      <w:r w:rsidR="000C4E10">
        <w:rPr>
          <w:sz w:val="24"/>
          <w:szCs w:val="24"/>
        </w:rPr>
        <w:t>不同的</w:t>
      </w:r>
      <w:r w:rsidR="000C4E10">
        <w:rPr>
          <w:rFonts w:hint="eastAsia"/>
          <w:sz w:val="24"/>
          <w:szCs w:val="24"/>
        </w:rPr>
        <w:t>关系</w:t>
      </w:r>
      <w:r w:rsidR="00B71D2A">
        <w:rPr>
          <w:sz w:val="24"/>
          <w:szCs w:val="24"/>
        </w:rPr>
        <w:t>组织在一起。星型模式是广泛</w:t>
      </w:r>
      <w:r w:rsidR="00B71D2A">
        <w:rPr>
          <w:rFonts w:hint="eastAsia"/>
          <w:sz w:val="24"/>
          <w:szCs w:val="24"/>
        </w:rPr>
        <w:t>应用</w:t>
      </w:r>
      <w:r w:rsidR="00BA342C" w:rsidRPr="00EC0E92">
        <w:rPr>
          <w:sz w:val="24"/>
          <w:szCs w:val="24"/>
        </w:rPr>
        <w:t>的异质信息网络类型。在</w:t>
      </w:r>
      <w:r w:rsidR="00BA342C" w:rsidRPr="00EC0E92">
        <w:rPr>
          <w:rFonts w:hint="eastAsia"/>
          <w:sz w:val="24"/>
          <w:szCs w:val="24"/>
        </w:rPr>
        <w:t>推荐</w:t>
      </w:r>
      <w:r w:rsidR="00842E27">
        <w:rPr>
          <w:rFonts w:hint="eastAsia"/>
          <w:sz w:val="24"/>
          <w:szCs w:val="24"/>
        </w:rPr>
        <w:t>系统</w:t>
      </w:r>
      <w:r w:rsidR="00842E27">
        <w:rPr>
          <w:sz w:val="24"/>
          <w:szCs w:val="24"/>
        </w:rPr>
        <w:t>中，网络化数据更</w:t>
      </w:r>
      <w:r w:rsidR="00BA342C" w:rsidRPr="00EC0E92">
        <w:rPr>
          <w:sz w:val="24"/>
          <w:szCs w:val="24"/>
        </w:rPr>
        <w:t>复杂</w:t>
      </w:r>
      <w:r w:rsidR="00BA342C" w:rsidRPr="00EC0E92">
        <w:rPr>
          <w:rFonts w:hint="eastAsia"/>
          <w:sz w:val="24"/>
          <w:szCs w:val="24"/>
        </w:rPr>
        <w:t>且</w:t>
      </w:r>
      <w:r w:rsidR="00842E27">
        <w:rPr>
          <w:rFonts w:hint="eastAsia"/>
          <w:sz w:val="24"/>
          <w:szCs w:val="24"/>
        </w:rPr>
        <w:t>无</w:t>
      </w:r>
      <w:r w:rsidR="00842E27">
        <w:rPr>
          <w:sz w:val="24"/>
          <w:szCs w:val="24"/>
        </w:rPr>
        <w:t>规律</w:t>
      </w:r>
      <w:r w:rsidR="00842E27">
        <w:rPr>
          <w:rFonts w:hint="eastAsia"/>
          <w:sz w:val="24"/>
          <w:szCs w:val="24"/>
        </w:rPr>
        <w:t>可循</w:t>
      </w:r>
      <w:r w:rsidR="00BA342C" w:rsidRPr="00EC0E92">
        <w:rPr>
          <w:sz w:val="24"/>
          <w:szCs w:val="24"/>
        </w:rPr>
        <w:t>。</w:t>
      </w:r>
      <w:r w:rsidR="008D79E9">
        <w:rPr>
          <w:rFonts w:hint="eastAsia"/>
          <w:sz w:val="24"/>
          <w:szCs w:val="24"/>
        </w:rPr>
        <w:t>举个例子</w:t>
      </w:r>
      <w:r w:rsidR="00BA342C" w:rsidRPr="00EC0E92">
        <w:rPr>
          <w:rFonts w:hint="eastAsia"/>
          <w:sz w:val="24"/>
          <w:szCs w:val="24"/>
        </w:rPr>
        <w:t>，</w:t>
      </w:r>
      <w:r w:rsidR="00BA342C" w:rsidRPr="00EC0E92">
        <w:rPr>
          <w:sz w:val="24"/>
          <w:szCs w:val="24"/>
        </w:rPr>
        <w:t>网络中的链路会包含属性值，</w:t>
      </w:r>
      <w:r w:rsidR="008D79E9">
        <w:rPr>
          <w:rFonts w:hint="eastAsia"/>
          <w:sz w:val="24"/>
          <w:szCs w:val="24"/>
        </w:rPr>
        <w:t>如评分信息，</w:t>
      </w:r>
      <w:r w:rsidR="00BA342C" w:rsidRPr="00EC0E92">
        <w:rPr>
          <w:rFonts w:hint="eastAsia"/>
          <w:sz w:val="24"/>
          <w:szCs w:val="24"/>
        </w:rPr>
        <w:t>从而</w:t>
      </w:r>
      <w:proofErr w:type="gramStart"/>
      <w:r w:rsidR="00BA342C" w:rsidRPr="00EC0E92">
        <w:rPr>
          <w:sz w:val="24"/>
          <w:szCs w:val="24"/>
        </w:rPr>
        <w:t>构成</w:t>
      </w:r>
      <w:r w:rsidR="008D79E9">
        <w:rPr>
          <w:sz w:val="24"/>
          <w:szCs w:val="24"/>
        </w:rPr>
        <w:t>带权异质</w:t>
      </w:r>
      <w:proofErr w:type="gramEnd"/>
      <w:r w:rsidR="008D79E9">
        <w:rPr>
          <w:sz w:val="24"/>
          <w:szCs w:val="24"/>
        </w:rPr>
        <w:t>信息网络</w:t>
      </w:r>
      <w:r w:rsidR="00BA342C" w:rsidRPr="00EC0E92">
        <w:rPr>
          <w:sz w:val="24"/>
          <w:szCs w:val="24"/>
        </w:rPr>
        <w:t>。这种丰富模式的异</w:t>
      </w:r>
      <w:r w:rsidR="008D79E9">
        <w:rPr>
          <w:sz w:val="24"/>
          <w:szCs w:val="24"/>
        </w:rPr>
        <w:t>质</w:t>
      </w:r>
      <w:r w:rsidR="00CF65B9">
        <w:rPr>
          <w:rFonts w:hint="eastAsia"/>
          <w:sz w:val="24"/>
          <w:szCs w:val="24"/>
        </w:rPr>
        <w:t>信息</w:t>
      </w:r>
      <w:r w:rsidR="008D79E9">
        <w:rPr>
          <w:sz w:val="24"/>
          <w:szCs w:val="24"/>
        </w:rPr>
        <w:t>网络</w:t>
      </w:r>
      <w:r w:rsidR="00BA342C" w:rsidRPr="00EC0E92">
        <w:rPr>
          <w:sz w:val="24"/>
          <w:szCs w:val="24"/>
        </w:rPr>
        <w:t>，</w:t>
      </w:r>
      <w:r w:rsidR="008D79E9">
        <w:rPr>
          <w:rFonts w:hint="eastAsia"/>
          <w:sz w:val="24"/>
          <w:szCs w:val="24"/>
        </w:rPr>
        <w:t>亟需强有力的语义分析工具</w:t>
      </w:r>
      <w:r w:rsidR="003438CD" w:rsidRPr="00EC0E92">
        <w:rPr>
          <w:sz w:val="24"/>
          <w:szCs w:val="24"/>
        </w:rPr>
        <w:t>。</w:t>
      </w:r>
    </w:p>
    <w:p w:rsidR="00BA342C" w:rsidRPr="00EC0E92" w:rsidRDefault="00BA342C" w:rsidP="00EC0E92">
      <w:pPr>
        <w:spacing w:line="288" w:lineRule="auto"/>
        <w:ind w:firstLineChars="200" w:firstLine="480"/>
        <w:rPr>
          <w:sz w:val="24"/>
          <w:szCs w:val="24"/>
        </w:rPr>
      </w:pPr>
      <w:r w:rsidRPr="00EC0E92">
        <w:rPr>
          <w:rFonts w:hint="eastAsia"/>
          <w:sz w:val="24"/>
          <w:szCs w:val="24"/>
        </w:rPr>
        <w:t>最后，是</w:t>
      </w:r>
      <w:r w:rsidRPr="00EC0E92">
        <w:rPr>
          <w:sz w:val="24"/>
          <w:szCs w:val="24"/>
        </w:rPr>
        <w:t>更大数据的处理</w:t>
      </w:r>
      <w:r w:rsidRPr="00EC0E92">
        <w:rPr>
          <w:rFonts w:hint="eastAsia"/>
          <w:sz w:val="24"/>
          <w:szCs w:val="24"/>
        </w:rPr>
        <w:t>。</w:t>
      </w:r>
      <w:r w:rsidR="00BF431B" w:rsidRPr="00EC0E92">
        <w:rPr>
          <w:sz w:val="24"/>
          <w:szCs w:val="24"/>
        </w:rPr>
        <w:t>为展现异质网络建模的优势，</w:t>
      </w:r>
      <w:r w:rsidRPr="00EC0E92">
        <w:rPr>
          <w:sz w:val="24"/>
          <w:szCs w:val="24"/>
        </w:rPr>
        <w:t>需要在更广泛的</w:t>
      </w:r>
      <w:r w:rsidR="00BF431B" w:rsidRPr="00EC0E92">
        <w:rPr>
          <w:sz w:val="24"/>
          <w:szCs w:val="24"/>
        </w:rPr>
        <w:t>领域中设计实用的</w:t>
      </w:r>
      <w:r w:rsidR="00BF431B" w:rsidRPr="00EC0E92">
        <w:rPr>
          <w:rFonts w:hint="eastAsia"/>
          <w:sz w:val="24"/>
          <w:szCs w:val="24"/>
        </w:rPr>
        <w:t>推荐</w:t>
      </w:r>
      <w:r w:rsidRPr="00EC0E92">
        <w:rPr>
          <w:sz w:val="24"/>
          <w:szCs w:val="24"/>
        </w:rPr>
        <w:t>算法。多样性是大数据的重要特征</w:t>
      </w:r>
      <w:r w:rsidR="00885BA1">
        <w:rPr>
          <w:rFonts w:hint="eastAsia"/>
          <w:sz w:val="24"/>
          <w:szCs w:val="24"/>
        </w:rPr>
        <w:t>之一</w:t>
      </w:r>
      <w:r w:rsidRPr="00EC0E92">
        <w:rPr>
          <w:sz w:val="24"/>
          <w:szCs w:val="24"/>
        </w:rPr>
        <w:t>，</w:t>
      </w:r>
      <w:r w:rsidR="00BF431B" w:rsidRPr="00EC0E92">
        <w:rPr>
          <w:rFonts w:hint="eastAsia"/>
          <w:sz w:val="24"/>
          <w:szCs w:val="24"/>
        </w:rPr>
        <w:t>而</w:t>
      </w:r>
      <w:r w:rsidRPr="00EC0E92">
        <w:rPr>
          <w:sz w:val="24"/>
          <w:szCs w:val="24"/>
        </w:rPr>
        <w:t>异质</w:t>
      </w:r>
      <w:r w:rsidR="00885BA1">
        <w:rPr>
          <w:rFonts w:hint="eastAsia"/>
          <w:sz w:val="24"/>
          <w:szCs w:val="24"/>
        </w:rPr>
        <w:t>信息</w:t>
      </w:r>
      <w:r w:rsidRPr="00EC0E92">
        <w:rPr>
          <w:sz w:val="24"/>
          <w:szCs w:val="24"/>
        </w:rPr>
        <w:t>网络是</w:t>
      </w:r>
      <w:r w:rsidR="00BF431B" w:rsidRPr="00EC0E92">
        <w:rPr>
          <w:sz w:val="24"/>
          <w:szCs w:val="24"/>
        </w:rPr>
        <w:t>处理</w:t>
      </w:r>
      <w:r w:rsidR="00BF431B" w:rsidRPr="00EC0E92">
        <w:rPr>
          <w:rFonts w:hint="eastAsia"/>
          <w:sz w:val="24"/>
          <w:szCs w:val="24"/>
        </w:rPr>
        <w:t>多样性</w:t>
      </w:r>
      <w:r w:rsidR="00BF431B" w:rsidRPr="00EC0E92">
        <w:rPr>
          <w:sz w:val="24"/>
          <w:szCs w:val="24"/>
        </w:rPr>
        <w:t>的有效方法。实际</w:t>
      </w:r>
      <w:r w:rsidR="00CF65B9">
        <w:rPr>
          <w:rFonts w:hint="eastAsia"/>
          <w:sz w:val="24"/>
          <w:szCs w:val="24"/>
        </w:rPr>
        <w:t>生活</w:t>
      </w:r>
      <w:r w:rsidR="00BF431B" w:rsidRPr="00EC0E92">
        <w:rPr>
          <w:rFonts w:hint="eastAsia"/>
          <w:sz w:val="24"/>
          <w:szCs w:val="24"/>
        </w:rPr>
        <w:t>中</w:t>
      </w:r>
      <w:r w:rsidRPr="00EC0E92">
        <w:rPr>
          <w:sz w:val="24"/>
          <w:szCs w:val="24"/>
        </w:rPr>
        <w:t>，异质</w:t>
      </w:r>
      <w:r w:rsidR="00CF65B9">
        <w:rPr>
          <w:rFonts w:hint="eastAsia"/>
          <w:sz w:val="24"/>
          <w:szCs w:val="24"/>
        </w:rPr>
        <w:t>信息</w:t>
      </w:r>
      <w:r w:rsidRPr="00EC0E92">
        <w:rPr>
          <w:sz w:val="24"/>
          <w:szCs w:val="24"/>
        </w:rPr>
        <w:t>网络是巨大的，甚至是动</w:t>
      </w:r>
      <w:r w:rsidR="00BF431B" w:rsidRPr="00EC0E92">
        <w:rPr>
          <w:sz w:val="24"/>
          <w:szCs w:val="24"/>
        </w:rPr>
        <w:t>态的，所以通常不能在内存中直接</w:t>
      </w:r>
      <w:r w:rsidRPr="00EC0E92">
        <w:rPr>
          <w:sz w:val="24"/>
          <w:szCs w:val="24"/>
        </w:rPr>
        <w:t>处理。由于</w:t>
      </w:r>
      <w:r w:rsidR="00CF65B9">
        <w:rPr>
          <w:sz w:val="24"/>
          <w:szCs w:val="24"/>
        </w:rPr>
        <w:t>用户往往只对</w:t>
      </w:r>
      <w:r w:rsidR="00BF431B" w:rsidRPr="00EC0E92">
        <w:rPr>
          <w:sz w:val="24"/>
          <w:szCs w:val="24"/>
        </w:rPr>
        <w:t>小部分节点、</w:t>
      </w:r>
      <w:r w:rsidR="00BF431B" w:rsidRPr="00EC0E92">
        <w:rPr>
          <w:rFonts w:hint="eastAsia"/>
          <w:sz w:val="24"/>
          <w:szCs w:val="24"/>
        </w:rPr>
        <w:t>链路</w:t>
      </w:r>
      <w:r w:rsidRPr="00EC0E92">
        <w:rPr>
          <w:sz w:val="24"/>
          <w:szCs w:val="24"/>
        </w:rPr>
        <w:t>或</w:t>
      </w:r>
      <w:proofErr w:type="gramStart"/>
      <w:r w:rsidRPr="00EC0E92">
        <w:rPr>
          <w:sz w:val="24"/>
          <w:szCs w:val="24"/>
        </w:rPr>
        <w:t>子网络</w:t>
      </w:r>
      <w:proofErr w:type="gramEnd"/>
      <w:r w:rsidRPr="00EC0E92">
        <w:rPr>
          <w:sz w:val="24"/>
          <w:szCs w:val="24"/>
        </w:rPr>
        <w:t>感兴趣，</w:t>
      </w:r>
      <w:r w:rsidR="00CF65B9">
        <w:rPr>
          <w:rFonts w:hint="eastAsia"/>
          <w:sz w:val="24"/>
          <w:szCs w:val="24"/>
        </w:rPr>
        <w:t>因此</w:t>
      </w:r>
      <w:r w:rsidR="00BF431B" w:rsidRPr="00EC0E92">
        <w:rPr>
          <w:sz w:val="24"/>
          <w:szCs w:val="24"/>
        </w:rPr>
        <w:t>可以</w:t>
      </w:r>
      <w:r w:rsidRPr="00EC0E92">
        <w:rPr>
          <w:sz w:val="24"/>
          <w:szCs w:val="24"/>
        </w:rPr>
        <w:t>从现有网络中动态地提取</w:t>
      </w:r>
      <w:proofErr w:type="gramStart"/>
      <w:r w:rsidR="00BF431B" w:rsidRPr="00EC0E92">
        <w:rPr>
          <w:sz w:val="24"/>
          <w:szCs w:val="24"/>
        </w:rPr>
        <w:t>子网络</w:t>
      </w:r>
      <w:proofErr w:type="gramEnd"/>
      <w:r w:rsidR="00BF431B" w:rsidRPr="00EC0E92">
        <w:rPr>
          <w:sz w:val="24"/>
          <w:szCs w:val="24"/>
        </w:rPr>
        <w:t>进行分析。</w:t>
      </w:r>
    </w:p>
    <w:p w:rsidR="00095D37" w:rsidRPr="00F36F64" w:rsidRDefault="00095D37" w:rsidP="00F36F64">
      <w:pPr>
        <w:spacing w:line="288" w:lineRule="auto"/>
        <w:ind w:firstLineChars="200" w:firstLine="480"/>
        <w:rPr>
          <w:sz w:val="24"/>
          <w:szCs w:val="24"/>
        </w:rPr>
      </w:pPr>
      <w:r w:rsidRPr="00F36F64">
        <w:rPr>
          <w:rFonts w:hint="eastAsia"/>
          <w:sz w:val="24"/>
          <w:szCs w:val="24"/>
        </w:rPr>
        <w:t>前路漫漫</w:t>
      </w:r>
      <w:r w:rsidRPr="00F36F64">
        <w:rPr>
          <w:rFonts w:asciiTheme="minorEastAsia" w:hAnsiTheme="minorEastAsia" w:hint="eastAsia"/>
          <w:bCs/>
          <w:sz w:val="24"/>
          <w:szCs w:val="24"/>
        </w:rPr>
        <w:t>，但机遇与挑战并存。</w:t>
      </w:r>
      <w:r w:rsidR="00F36F64" w:rsidRPr="00F36F64">
        <w:rPr>
          <w:sz w:val="24"/>
          <w:szCs w:val="24"/>
        </w:rPr>
        <w:t>随着国内外学者</w:t>
      </w:r>
      <w:r w:rsidR="00F36F64" w:rsidRPr="00F36F64">
        <w:rPr>
          <w:rFonts w:hint="eastAsia"/>
          <w:sz w:val="24"/>
          <w:szCs w:val="24"/>
        </w:rPr>
        <w:t>持续</w:t>
      </w:r>
      <w:r w:rsidRPr="00F36F64">
        <w:rPr>
          <w:sz w:val="24"/>
          <w:szCs w:val="24"/>
        </w:rPr>
        <w:t>的关注与投入</w:t>
      </w:r>
      <w:r w:rsidRPr="00F36F64">
        <w:rPr>
          <w:rFonts w:hint="eastAsia"/>
          <w:sz w:val="24"/>
          <w:szCs w:val="24"/>
        </w:rPr>
        <w:t>，</w:t>
      </w:r>
      <w:r w:rsidR="00F36F64" w:rsidRPr="00F36F64">
        <w:rPr>
          <w:rFonts w:hint="eastAsia"/>
          <w:sz w:val="24"/>
          <w:szCs w:val="24"/>
        </w:rPr>
        <w:t>推荐</w:t>
      </w:r>
      <w:r w:rsidR="00F36F64" w:rsidRPr="00F36F64">
        <w:rPr>
          <w:sz w:val="24"/>
          <w:szCs w:val="24"/>
        </w:rPr>
        <w:t>技术</w:t>
      </w:r>
      <w:proofErr w:type="gramStart"/>
      <w:r w:rsidR="00F36F64" w:rsidRPr="00F36F64">
        <w:rPr>
          <w:sz w:val="24"/>
          <w:szCs w:val="24"/>
        </w:rPr>
        <w:t>必</w:t>
      </w:r>
      <w:r w:rsidRPr="00F36F64">
        <w:rPr>
          <w:sz w:val="24"/>
          <w:szCs w:val="24"/>
        </w:rPr>
        <w:t>能够</w:t>
      </w:r>
      <w:proofErr w:type="gramEnd"/>
      <w:r w:rsidRPr="00F36F64">
        <w:rPr>
          <w:sz w:val="24"/>
          <w:szCs w:val="24"/>
        </w:rPr>
        <w:t>越来越成熟</w:t>
      </w:r>
      <w:r w:rsidRPr="00F36F64">
        <w:rPr>
          <w:rFonts w:hint="eastAsia"/>
          <w:sz w:val="24"/>
          <w:szCs w:val="24"/>
        </w:rPr>
        <w:t>，</w:t>
      </w:r>
      <w:r w:rsidR="00F36F64" w:rsidRPr="00F36F64">
        <w:rPr>
          <w:rFonts w:hint="eastAsia"/>
          <w:sz w:val="24"/>
          <w:szCs w:val="24"/>
        </w:rPr>
        <w:t>为人类带来更好的生活体验</w:t>
      </w:r>
      <w:r w:rsidRPr="00F36F64">
        <w:rPr>
          <w:rFonts w:hint="eastAsia"/>
          <w:sz w:val="24"/>
          <w:szCs w:val="24"/>
        </w:rPr>
        <w:t>。</w:t>
      </w:r>
    </w:p>
    <w:p w:rsidR="00EC0E92" w:rsidRPr="00095D37" w:rsidRDefault="00EC0E92" w:rsidP="00A32C9B">
      <w:pPr>
        <w:jc w:val="left"/>
        <w:rPr>
          <w:rFonts w:asciiTheme="minorEastAsia" w:hAnsiTheme="minorEastAsia"/>
          <w:bCs/>
          <w:sz w:val="24"/>
          <w:szCs w:val="24"/>
        </w:rPr>
        <w:sectPr w:rsidR="00EC0E92" w:rsidRPr="00095D37" w:rsidSect="0075738C">
          <w:pgSz w:w="11906" w:h="16838" w:code="9"/>
          <w:pgMar w:top="1418" w:right="1418" w:bottom="1418" w:left="1418" w:header="851" w:footer="850" w:gutter="0"/>
          <w:cols w:space="425"/>
          <w:docGrid w:linePitch="312"/>
        </w:sectPr>
      </w:pPr>
    </w:p>
    <w:p w:rsidR="00FE4307" w:rsidRDefault="00D17E22" w:rsidP="00510475">
      <w:pPr>
        <w:pStyle w:val="1"/>
        <w:spacing w:before="312" w:after="312"/>
        <w:rPr>
          <w:rFonts w:asciiTheme="minorEastAsia" w:hAnsiTheme="minorEastAsia"/>
          <w:sz w:val="24"/>
          <w:szCs w:val="24"/>
        </w:rPr>
      </w:pPr>
      <w:bookmarkStart w:id="53" w:name="_Toc9434831"/>
      <w:r w:rsidRPr="006D66DC">
        <w:rPr>
          <w:rFonts w:hint="eastAsia"/>
        </w:rPr>
        <w:lastRenderedPageBreak/>
        <w:t>参考文献</w:t>
      </w:r>
      <w:bookmarkEnd w:id="53"/>
    </w:p>
    <w:p w:rsidR="004F547B" w:rsidRPr="003C3F06" w:rsidRDefault="00816ACC" w:rsidP="00371AB4">
      <w:pPr>
        <w:autoSpaceDE w:val="0"/>
        <w:autoSpaceDN w:val="0"/>
        <w:adjustRightInd w:val="0"/>
        <w:spacing w:line="288" w:lineRule="auto"/>
        <w:rPr>
          <w:rFonts w:ascii="Times New Roman" w:eastAsia="宋体" w:hAnsi="Times New Roman" w:cs="Times New Roman"/>
          <w:kern w:val="0"/>
        </w:rPr>
      </w:pPr>
      <w:r w:rsidRPr="003C3F06">
        <w:rPr>
          <w:rFonts w:ascii="Times New Roman" w:eastAsia="宋体" w:hAnsi="Times New Roman" w:cs="Times New Roman"/>
          <w:kern w:val="0"/>
        </w:rPr>
        <w:t xml:space="preserve">[1] </w:t>
      </w:r>
      <w:r w:rsidR="004F547B" w:rsidRPr="003C3F06">
        <w:rPr>
          <w:rFonts w:ascii="Times New Roman" w:eastAsia="宋体" w:hAnsi="Times New Roman" w:cs="Times New Roman"/>
          <w:kern w:val="0"/>
        </w:rPr>
        <w:t xml:space="preserve">Hu Y, Koren Y, Volinsky C. Collaborative Filtering for Implicit Feedback Datasets[C]//ICDM. 2008, 8: 263-272. </w:t>
      </w:r>
    </w:p>
    <w:p w:rsidR="004F547B" w:rsidRPr="003C3F06" w:rsidRDefault="00816ACC" w:rsidP="00371AB4">
      <w:pPr>
        <w:autoSpaceDE w:val="0"/>
        <w:autoSpaceDN w:val="0"/>
        <w:adjustRightInd w:val="0"/>
        <w:spacing w:line="288" w:lineRule="auto"/>
        <w:rPr>
          <w:rFonts w:ascii="Times New Roman" w:eastAsia="宋体" w:hAnsi="Times New Roman" w:cs="Times New Roman"/>
          <w:kern w:val="0"/>
        </w:rPr>
      </w:pPr>
      <w:r w:rsidRPr="003C3F06">
        <w:rPr>
          <w:rFonts w:ascii="Times New Roman" w:eastAsia="宋体" w:hAnsi="Times New Roman" w:cs="Times New Roman"/>
          <w:kern w:val="0"/>
        </w:rPr>
        <w:t xml:space="preserve">[2] </w:t>
      </w:r>
      <w:r w:rsidR="004F547B" w:rsidRPr="003C3F06">
        <w:rPr>
          <w:rFonts w:ascii="Times New Roman" w:eastAsia="宋体" w:hAnsi="Times New Roman" w:cs="Times New Roman"/>
          <w:kern w:val="0"/>
        </w:rPr>
        <w:t xml:space="preserve">Koren Y, Bell R, Volinsky C. Matrix factorization techniques for recommender systems[J]. Computer, 2009 (8): 30-37. </w:t>
      </w:r>
    </w:p>
    <w:p w:rsidR="00816ACC" w:rsidRPr="003C3F06" w:rsidRDefault="00816ACC" w:rsidP="00371AB4">
      <w:pPr>
        <w:autoSpaceDE w:val="0"/>
        <w:autoSpaceDN w:val="0"/>
        <w:adjustRightInd w:val="0"/>
        <w:spacing w:line="288" w:lineRule="auto"/>
        <w:rPr>
          <w:rFonts w:ascii="Times New Roman" w:eastAsia="宋体" w:hAnsi="Times New Roman" w:cs="Times New Roman"/>
          <w:kern w:val="0"/>
        </w:rPr>
      </w:pPr>
      <w:r w:rsidRPr="003C3F06">
        <w:rPr>
          <w:rFonts w:ascii="Times New Roman" w:eastAsia="宋体" w:hAnsi="Times New Roman" w:cs="Times New Roman"/>
          <w:kern w:val="0"/>
        </w:rPr>
        <w:t xml:space="preserve">[3] </w:t>
      </w:r>
      <w:r w:rsidR="004F547B" w:rsidRPr="003C3F06">
        <w:rPr>
          <w:rFonts w:ascii="Times New Roman" w:eastAsia="宋体" w:hAnsi="Times New Roman" w:cs="Times New Roman"/>
          <w:kern w:val="0"/>
        </w:rPr>
        <w:t>Koren Y. Factorization meets the neighborhood: a multifaceted collaborative filtering model[C]//Proceedings of the 14th ACM SIGKDD international conference on Knowledge discovery and data mining. ACM, 2008: 426-434.</w:t>
      </w:r>
    </w:p>
    <w:p w:rsidR="008A0E90" w:rsidRPr="003C3F06" w:rsidRDefault="008A0E90" w:rsidP="00371AB4">
      <w:pPr>
        <w:autoSpaceDE w:val="0"/>
        <w:autoSpaceDN w:val="0"/>
        <w:adjustRightInd w:val="0"/>
        <w:spacing w:line="288" w:lineRule="auto"/>
        <w:rPr>
          <w:rFonts w:ascii="Times New Roman" w:eastAsia="宋体" w:hAnsi="Times New Roman" w:cs="Times New Roman"/>
          <w:kern w:val="0"/>
        </w:rPr>
      </w:pPr>
      <w:r w:rsidRPr="003C3F06">
        <w:rPr>
          <w:rFonts w:ascii="Times New Roman" w:eastAsia="宋体" w:hAnsi="Times New Roman" w:cs="Times New Roman"/>
          <w:kern w:val="0"/>
        </w:rPr>
        <w:t xml:space="preserve">[4] </w:t>
      </w:r>
      <w:r w:rsidR="004F547B" w:rsidRPr="003C3F06">
        <w:rPr>
          <w:rFonts w:ascii="Times New Roman" w:eastAsia="宋体" w:hAnsi="Times New Roman" w:cs="Times New Roman"/>
          <w:kern w:val="0"/>
        </w:rPr>
        <w:t>Shi C, Liu J, Zhuang F, et al. Integrating heterogeneous information via flexible regularization framework for recommendation[J]. Knowledge and Information Systems, 2016, 49(3): 835-859.</w:t>
      </w:r>
    </w:p>
    <w:p w:rsidR="000C21B8" w:rsidRPr="003C3F06" w:rsidRDefault="000C21B8" w:rsidP="00371AB4">
      <w:pPr>
        <w:autoSpaceDE w:val="0"/>
        <w:autoSpaceDN w:val="0"/>
        <w:adjustRightInd w:val="0"/>
        <w:spacing w:line="288" w:lineRule="auto"/>
        <w:rPr>
          <w:rFonts w:ascii="Times New Roman" w:hAnsi="Times New Roman" w:cs="Times New Roman"/>
        </w:rPr>
      </w:pPr>
      <w:r w:rsidRPr="003C3F06">
        <w:rPr>
          <w:rFonts w:ascii="Times New Roman" w:eastAsia="宋体" w:hAnsi="Times New Roman" w:cs="Times New Roman"/>
          <w:kern w:val="0"/>
        </w:rPr>
        <w:t xml:space="preserve">[5] </w:t>
      </w:r>
      <w:r w:rsidRPr="003C3F06">
        <w:rPr>
          <w:rFonts w:ascii="Times New Roman" w:hAnsi="Times New Roman" w:cs="Times New Roman"/>
        </w:rPr>
        <w:t>Shi C, Zhou C, Kong X, et al. Heterecom: a semantic-based recommendation system in heterogeneous networks[C]//Proceedings of the 18th ACM SIGKDD international conference on Knowledge discovery and data mining. ACM, 2012: 1552-1555.</w:t>
      </w:r>
    </w:p>
    <w:p w:rsidR="000C21B8" w:rsidRPr="003C3F06" w:rsidRDefault="000C21B8" w:rsidP="00371AB4">
      <w:pPr>
        <w:autoSpaceDE w:val="0"/>
        <w:autoSpaceDN w:val="0"/>
        <w:adjustRightInd w:val="0"/>
        <w:spacing w:line="288" w:lineRule="auto"/>
        <w:rPr>
          <w:rFonts w:ascii="Times New Roman" w:hAnsi="Times New Roman" w:cs="Times New Roman"/>
        </w:rPr>
      </w:pPr>
      <w:r w:rsidRPr="003C3F06">
        <w:rPr>
          <w:rFonts w:ascii="Times New Roman" w:eastAsia="宋体" w:hAnsi="Times New Roman" w:cs="Times New Roman"/>
          <w:kern w:val="0"/>
        </w:rPr>
        <w:t xml:space="preserve">[6] </w:t>
      </w:r>
      <w:r w:rsidRPr="003C3F06">
        <w:rPr>
          <w:rFonts w:ascii="Times New Roman" w:hAnsi="Times New Roman" w:cs="Times New Roman"/>
        </w:rPr>
        <w:t>Shi C, Zhang Z, Ji Y, et al. SemRec: a personalized semantic recommendation method based on weighted heterogeneous information networks[J]. World Wide Web, 2019, 22(1): 153-184.</w:t>
      </w:r>
    </w:p>
    <w:p w:rsidR="000C21B8" w:rsidRPr="003C3F06" w:rsidRDefault="000C21B8" w:rsidP="00371AB4">
      <w:pPr>
        <w:autoSpaceDE w:val="0"/>
        <w:autoSpaceDN w:val="0"/>
        <w:adjustRightInd w:val="0"/>
        <w:spacing w:line="288" w:lineRule="auto"/>
        <w:rPr>
          <w:rFonts w:ascii="Times New Roman" w:hAnsi="Times New Roman" w:cs="Times New Roman"/>
        </w:rPr>
      </w:pPr>
      <w:r w:rsidRPr="003C3F06">
        <w:rPr>
          <w:rFonts w:ascii="Times New Roman" w:eastAsia="宋体" w:hAnsi="Times New Roman" w:cs="Times New Roman"/>
          <w:kern w:val="0"/>
        </w:rPr>
        <w:t xml:space="preserve">[7] </w:t>
      </w:r>
      <w:r w:rsidRPr="003C3F06">
        <w:rPr>
          <w:rFonts w:ascii="Times New Roman" w:hAnsi="Times New Roman" w:cs="Times New Roman"/>
        </w:rPr>
        <w:t>Yu X, Ren X, Sun Y, et al. Personalized entity recommendation: A heterogeneous information network approach[C]//Proceedings of the 7th ACM international conference on Web search and data mining. ACM, 2014: 283-292.</w:t>
      </w:r>
    </w:p>
    <w:p w:rsidR="000C21B8" w:rsidRPr="003C3F06" w:rsidRDefault="000C21B8" w:rsidP="00371AB4">
      <w:pPr>
        <w:autoSpaceDE w:val="0"/>
        <w:autoSpaceDN w:val="0"/>
        <w:adjustRightInd w:val="0"/>
        <w:spacing w:line="288" w:lineRule="auto"/>
        <w:rPr>
          <w:rFonts w:ascii="Times New Roman" w:eastAsia="宋体" w:hAnsi="Times New Roman" w:cs="Times New Roman"/>
          <w:kern w:val="0"/>
        </w:rPr>
      </w:pPr>
      <w:r w:rsidRPr="003C3F06">
        <w:rPr>
          <w:rFonts w:ascii="Times New Roman" w:eastAsia="宋体" w:hAnsi="Times New Roman" w:cs="Times New Roman"/>
          <w:kern w:val="0"/>
        </w:rPr>
        <w:t xml:space="preserve">[8] </w:t>
      </w:r>
      <w:r w:rsidR="00A332AD" w:rsidRPr="003C3F06">
        <w:rPr>
          <w:rFonts w:ascii="Times New Roman" w:eastAsia="宋体" w:hAnsi="Times New Roman" w:cs="Times New Roman"/>
          <w:kern w:val="0"/>
        </w:rPr>
        <w:t>Han X, Shi C, Wang S, et al. Aspect-Level Deep Collaborative Filtering via Heterogeneous Information Networks[C]//IJCAI. 2018: 3393-3399.</w:t>
      </w:r>
    </w:p>
    <w:p w:rsidR="00A332AD" w:rsidRPr="003C3F06" w:rsidRDefault="00A332AD" w:rsidP="00371AB4">
      <w:pPr>
        <w:autoSpaceDE w:val="0"/>
        <w:autoSpaceDN w:val="0"/>
        <w:adjustRightInd w:val="0"/>
        <w:spacing w:line="288" w:lineRule="auto"/>
        <w:rPr>
          <w:rFonts w:ascii="Times New Roman" w:hAnsi="Times New Roman" w:cs="Times New Roman"/>
        </w:rPr>
      </w:pPr>
      <w:r w:rsidRPr="003C3F06">
        <w:rPr>
          <w:rFonts w:ascii="Times New Roman" w:eastAsia="宋体" w:hAnsi="Times New Roman" w:cs="Times New Roman"/>
          <w:kern w:val="0"/>
        </w:rPr>
        <w:t xml:space="preserve">[9] </w:t>
      </w:r>
      <w:r w:rsidR="00212869" w:rsidRPr="003C3F06">
        <w:rPr>
          <w:rFonts w:ascii="Times New Roman" w:hAnsi="Times New Roman" w:cs="Times New Roman"/>
        </w:rPr>
        <w:t>Jamali M, Lakshmanan L. HeteroMF: recommendation in heterogeneous information networks using context dependent factor models[C]//Proceedings of the 22nd international conference on World Wide Web. ACM, 2013: 643-654.</w:t>
      </w:r>
    </w:p>
    <w:p w:rsidR="00212869" w:rsidRPr="003C3F06" w:rsidRDefault="00212869" w:rsidP="00371AB4">
      <w:pPr>
        <w:autoSpaceDE w:val="0"/>
        <w:autoSpaceDN w:val="0"/>
        <w:adjustRightInd w:val="0"/>
        <w:spacing w:line="288" w:lineRule="auto"/>
        <w:rPr>
          <w:rFonts w:ascii="Times New Roman" w:hAnsi="Times New Roman" w:cs="Times New Roman"/>
        </w:rPr>
      </w:pPr>
      <w:r w:rsidRPr="003C3F06">
        <w:rPr>
          <w:rFonts w:ascii="Times New Roman" w:eastAsia="宋体" w:hAnsi="Times New Roman" w:cs="Times New Roman"/>
          <w:kern w:val="0"/>
        </w:rPr>
        <w:t xml:space="preserve">[10] </w:t>
      </w:r>
      <w:r w:rsidRPr="003C3F06">
        <w:rPr>
          <w:rFonts w:ascii="Times New Roman" w:hAnsi="Times New Roman" w:cs="Times New Roman"/>
        </w:rPr>
        <w:t>Ren X, Liu J, Yu X, et al. Cluscite: Effective citation recommendation by information network-based clustering[C]//Proceedings of the 20th ACM SIGKDD international conference on Knowledge discovery and data mining. ACM, 2014: 821-830.</w:t>
      </w:r>
    </w:p>
    <w:p w:rsidR="00212869" w:rsidRPr="003C3F06" w:rsidRDefault="00212869" w:rsidP="00371AB4">
      <w:pPr>
        <w:autoSpaceDE w:val="0"/>
        <w:autoSpaceDN w:val="0"/>
        <w:adjustRightInd w:val="0"/>
        <w:spacing w:line="288" w:lineRule="auto"/>
        <w:rPr>
          <w:rFonts w:ascii="Times New Roman" w:hAnsi="Times New Roman" w:cs="Times New Roman"/>
        </w:rPr>
      </w:pPr>
      <w:r w:rsidRPr="003C3F06">
        <w:rPr>
          <w:rFonts w:ascii="Times New Roman" w:eastAsia="宋体" w:hAnsi="Times New Roman" w:cs="Times New Roman"/>
          <w:kern w:val="0"/>
        </w:rPr>
        <w:t xml:space="preserve">[11] </w:t>
      </w:r>
      <w:r w:rsidRPr="003C3F06">
        <w:rPr>
          <w:rFonts w:ascii="Times New Roman" w:hAnsi="Times New Roman" w:cs="Times New Roman"/>
        </w:rPr>
        <w:t>Wu J, Chen L, Yu Q, et al. Trust-aware media recommendation in heterogeneous social networks[J]. World Wide Web, 2015, 18(1): 139-157.</w:t>
      </w:r>
    </w:p>
    <w:p w:rsidR="00212869" w:rsidRPr="003C3F06" w:rsidRDefault="00212869" w:rsidP="00371AB4">
      <w:pPr>
        <w:spacing w:line="288" w:lineRule="auto"/>
        <w:ind w:rightChars="50" w:right="105"/>
        <w:rPr>
          <w:rFonts w:ascii="Times New Roman" w:hAnsi="Times New Roman" w:cs="Times New Roman"/>
        </w:rPr>
      </w:pPr>
      <w:r w:rsidRPr="003C3F06">
        <w:rPr>
          <w:rFonts w:ascii="Times New Roman" w:eastAsia="宋体" w:hAnsi="Times New Roman" w:cs="Times New Roman"/>
          <w:kern w:val="0"/>
        </w:rPr>
        <w:t xml:space="preserve">[12] </w:t>
      </w:r>
      <w:r w:rsidRPr="003C3F06">
        <w:rPr>
          <w:rFonts w:ascii="Times New Roman" w:hAnsi="Times New Roman" w:cs="Times New Roman"/>
        </w:rPr>
        <w:t>Luo C, Pang W, Wang Z, et al. Hete-cf: Social-based collaborative filtering recommendation using heterogeneous relations[C]//2014 IEEE International Conference on Data Mining. IEEE, 2014: 917-922.</w:t>
      </w:r>
    </w:p>
    <w:p w:rsidR="00EA0834" w:rsidRPr="003C3F06" w:rsidRDefault="00EA0834" w:rsidP="00371AB4">
      <w:pPr>
        <w:spacing w:line="288" w:lineRule="auto"/>
        <w:ind w:rightChars="50" w:right="105"/>
        <w:rPr>
          <w:rFonts w:ascii="Times New Roman" w:hAnsi="Times New Roman" w:cs="Times New Roman"/>
        </w:rPr>
      </w:pPr>
      <w:r w:rsidRPr="003C3F06">
        <w:rPr>
          <w:rFonts w:ascii="Times New Roman" w:hAnsi="Times New Roman" w:cs="Times New Roman"/>
        </w:rPr>
        <w:t>[13] Sun Y, Han J. Mining heterogeneous information networks: a structural analysis approach[J]. Acm Sigkdd Explorations Newsletter, 2013, 14(2): 20-28.</w:t>
      </w:r>
    </w:p>
    <w:p w:rsidR="00EA0834" w:rsidRPr="003C3F06" w:rsidRDefault="00EA0834" w:rsidP="00371AB4">
      <w:pPr>
        <w:spacing w:line="288" w:lineRule="auto"/>
        <w:ind w:rightChars="50" w:right="105"/>
        <w:rPr>
          <w:rFonts w:ascii="Times New Roman" w:hAnsi="Times New Roman" w:cs="Times New Roman"/>
        </w:rPr>
      </w:pPr>
      <w:r w:rsidRPr="003C3F06">
        <w:rPr>
          <w:rFonts w:ascii="Times New Roman" w:hAnsi="Times New Roman" w:cs="Times New Roman"/>
        </w:rPr>
        <w:t>[14] Sun Y, Yu Y, Han J. Ranking-based clustering of heterogeneous information networks with star network schema[C]//Proceedings of the 15th ACM SIGKDD international conference on Knowledge discovery and data mining. ACM, 2009: 797-806.</w:t>
      </w:r>
    </w:p>
    <w:p w:rsidR="005907DF" w:rsidRPr="003C3F06" w:rsidRDefault="005907DF" w:rsidP="00371AB4">
      <w:pPr>
        <w:spacing w:line="288" w:lineRule="auto"/>
        <w:ind w:rightChars="50" w:right="105"/>
        <w:rPr>
          <w:rFonts w:ascii="Times New Roman" w:hAnsi="Times New Roman" w:cs="Times New Roman"/>
        </w:rPr>
      </w:pPr>
      <w:r w:rsidRPr="003C3F06">
        <w:rPr>
          <w:rFonts w:ascii="Times New Roman" w:hAnsi="Times New Roman" w:cs="Times New Roman"/>
        </w:rPr>
        <w:t xml:space="preserve">[15] </w:t>
      </w:r>
      <w:r w:rsidR="00204726" w:rsidRPr="003C3F06">
        <w:rPr>
          <w:rFonts w:ascii="Times New Roman" w:hAnsi="Times New Roman" w:cs="Times New Roman"/>
        </w:rPr>
        <w:t>Sun Y, Han J, Yan X, et al. Pathsim: Meta path-based top-k similarity search in heterogeneous information networks[J]. Proceedings of the VLDB Endowment, 2011, 4(11): 992-1003.</w:t>
      </w:r>
    </w:p>
    <w:p w:rsidR="00D10F23" w:rsidRPr="003C3F06" w:rsidRDefault="00D10F23" w:rsidP="00371AB4">
      <w:pPr>
        <w:spacing w:line="288" w:lineRule="auto"/>
        <w:ind w:rightChars="50" w:right="105"/>
        <w:rPr>
          <w:rFonts w:ascii="Times New Roman" w:hAnsi="Times New Roman" w:cs="Times New Roman"/>
        </w:rPr>
      </w:pPr>
      <w:r w:rsidRPr="003C3F06">
        <w:rPr>
          <w:rFonts w:ascii="Times New Roman" w:hAnsi="Times New Roman" w:cs="Times New Roman"/>
        </w:rPr>
        <w:t>[</w:t>
      </w:r>
      <w:r w:rsidR="006E1A20" w:rsidRPr="003C3F06">
        <w:rPr>
          <w:rFonts w:ascii="Times New Roman" w:hAnsi="Times New Roman" w:cs="Times New Roman"/>
        </w:rPr>
        <w:t>16</w:t>
      </w:r>
      <w:r w:rsidRPr="003C3F06">
        <w:rPr>
          <w:rFonts w:ascii="Times New Roman" w:hAnsi="Times New Roman" w:cs="Times New Roman"/>
        </w:rPr>
        <w:t>] Shi C, Kong X, Yu P S, et al. Relevance search in heterogeneous networks[C]//Proceedings of the 15th international conference on extending database technology. ACM, 2012: 180-191.</w:t>
      </w:r>
    </w:p>
    <w:p w:rsidR="00D10F23" w:rsidRPr="003C3F06" w:rsidRDefault="00D10F23" w:rsidP="00371AB4">
      <w:pPr>
        <w:spacing w:line="288" w:lineRule="auto"/>
        <w:ind w:rightChars="50" w:right="105"/>
        <w:rPr>
          <w:rFonts w:ascii="Times New Roman" w:hAnsi="Times New Roman" w:cs="Times New Roman"/>
        </w:rPr>
      </w:pPr>
      <w:r w:rsidRPr="003C3F06">
        <w:rPr>
          <w:rFonts w:ascii="Times New Roman" w:hAnsi="Times New Roman" w:cs="Times New Roman"/>
        </w:rPr>
        <w:t>[</w:t>
      </w:r>
      <w:r w:rsidR="006E1A20" w:rsidRPr="003C3F06">
        <w:rPr>
          <w:rFonts w:ascii="Times New Roman" w:hAnsi="Times New Roman" w:cs="Times New Roman"/>
        </w:rPr>
        <w:t>17</w:t>
      </w:r>
      <w:r w:rsidRPr="003C3F06">
        <w:rPr>
          <w:rFonts w:ascii="Times New Roman" w:hAnsi="Times New Roman" w:cs="Times New Roman"/>
        </w:rPr>
        <w:t>] Sun Y, Norick B, Han J, et al. Pathselclus: Integrating meta-path selection with user-guided object clustering in heterogeneous information networks[J]. ACM Transactions on Knowledge Discovery from Data (TKDD), 2013, 7(3): 11.</w:t>
      </w:r>
    </w:p>
    <w:p w:rsidR="00D10F23" w:rsidRPr="003C3F06" w:rsidRDefault="00D10F23" w:rsidP="00371AB4">
      <w:pPr>
        <w:spacing w:line="288" w:lineRule="auto"/>
        <w:ind w:rightChars="50" w:right="105"/>
        <w:rPr>
          <w:rFonts w:ascii="Times New Roman" w:hAnsi="Times New Roman" w:cs="Times New Roman"/>
        </w:rPr>
      </w:pPr>
      <w:r w:rsidRPr="003C3F06">
        <w:rPr>
          <w:rFonts w:ascii="Times New Roman" w:hAnsi="Times New Roman" w:cs="Times New Roman"/>
        </w:rPr>
        <w:t>[</w:t>
      </w:r>
      <w:r w:rsidR="006E1A20" w:rsidRPr="003C3F06">
        <w:rPr>
          <w:rFonts w:ascii="Times New Roman" w:hAnsi="Times New Roman" w:cs="Times New Roman"/>
        </w:rPr>
        <w:t>18</w:t>
      </w:r>
      <w:r w:rsidRPr="003C3F06">
        <w:rPr>
          <w:rFonts w:ascii="Times New Roman" w:hAnsi="Times New Roman" w:cs="Times New Roman"/>
        </w:rPr>
        <w:t>] Kong X, Yu P S, Ding Y, et al. Meta path-based collective classification in heterogeneous information networks[C]//Proceedings of the 21st ACM international conference on Information and knowledge management. ACM, 2012: 1567-1571.</w:t>
      </w:r>
    </w:p>
    <w:p w:rsidR="00496132" w:rsidRPr="003C3F06" w:rsidRDefault="00496132" w:rsidP="00371AB4">
      <w:pPr>
        <w:spacing w:line="288" w:lineRule="auto"/>
        <w:ind w:rightChars="50" w:right="105"/>
        <w:rPr>
          <w:rFonts w:ascii="Times New Roman" w:hAnsi="Times New Roman" w:cs="Times New Roman"/>
        </w:rPr>
      </w:pPr>
      <w:r w:rsidRPr="003C3F06">
        <w:rPr>
          <w:rFonts w:ascii="Times New Roman" w:hAnsi="Times New Roman" w:cs="Times New Roman"/>
        </w:rPr>
        <w:lastRenderedPageBreak/>
        <w:t>[</w:t>
      </w:r>
      <w:r w:rsidR="00320B1A" w:rsidRPr="003C3F06">
        <w:rPr>
          <w:rFonts w:ascii="Times New Roman" w:hAnsi="Times New Roman" w:cs="Times New Roman"/>
        </w:rPr>
        <w:t>19</w:t>
      </w:r>
      <w:r w:rsidRPr="003C3F06">
        <w:rPr>
          <w:rFonts w:ascii="Times New Roman" w:hAnsi="Times New Roman" w:cs="Times New Roman"/>
        </w:rPr>
        <w:t>] Shi C, Philip S Y. Heterogeneous information network analysis and applications[M]. Springer International Publishing, 2017.</w:t>
      </w:r>
    </w:p>
    <w:p w:rsidR="001A413F" w:rsidRPr="003C3F06" w:rsidRDefault="008868E1" w:rsidP="00371AB4">
      <w:pPr>
        <w:spacing w:line="288" w:lineRule="auto"/>
        <w:ind w:rightChars="50" w:right="105"/>
        <w:rPr>
          <w:rFonts w:ascii="Times New Roman" w:hAnsi="Times New Roman" w:cs="Times New Roman"/>
        </w:rPr>
      </w:pPr>
      <w:r w:rsidRPr="003C3F06">
        <w:rPr>
          <w:rFonts w:ascii="Times New Roman" w:hAnsi="Times New Roman" w:cs="Times New Roman"/>
        </w:rPr>
        <w:t>[20] Vaswani A, Shazeer N, Parmar N, et al. Attention is all you need[C]//Advances in neural information processing systems. 2017: 5998-6008.</w:t>
      </w:r>
    </w:p>
    <w:p w:rsidR="004F79AC" w:rsidRPr="003C3F06" w:rsidRDefault="004F79AC" w:rsidP="00371AB4">
      <w:pPr>
        <w:spacing w:line="288" w:lineRule="auto"/>
        <w:ind w:rightChars="50" w:right="105"/>
        <w:rPr>
          <w:rFonts w:ascii="Times New Roman" w:hAnsi="Times New Roman" w:cs="Times New Roman"/>
        </w:rPr>
      </w:pPr>
      <w:r w:rsidRPr="003C3F06">
        <w:rPr>
          <w:rFonts w:ascii="Times New Roman" w:hAnsi="Times New Roman" w:cs="Times New Roman"/>
        </w:rPr>
        <w:t>[</w:t>
      </w:r>
      <w:r w:rsidR="00954A7C" w:rsidRPr="003C3F06">
        <w:rPr>
          <w:rFonts w:ascii="Times New Roman" w:hAnsi="Times New Roman" w:cs="Times New Roman"/>
        </w:rPr>
        <w:t>21</w:t>
      </w:r>
      <w:r w:rsidRPr="003C3F06">
        <w:rPr>
          <w:rFonts w:ascii="Times New Roman" w:hAnsi="Times New Roman" w:cs="Times New Roman"/>
        </w:rPr>
        <w:t>] Taigman Y, Yang M, Ranzato M A, et al. Deepface: Closing the gap to human-level performance in face verification[C]//Proceedings of the IEEE conference on computer vision and pattern recognition. 2014: 1701-1708.</w:t>
      </w:r>
    </w:p>
    <w:p w:rsidR="004F79AC" w:rsidRPr="003C3F06" w:rsidRDefault="004F79AC" w:rsidP="00371AB4">
      <w:pPr>
        <w:spacing w:line="288" w:lineRule="auto"/>
        <w:ind w:rightChars="50" w:right="105"/>
        <w:rPr>
          <w:rFonts w:ascii="Times New Roman" w:hAnsi="Times New Roman" w:cs="Times New Roman"/>
        </w:rPr>
      </w:pPr>
      <w:r w:rsidRPr="003C3F06">
        <w:rPr>
          <w:rFonts w:ascii="Times New Roman" w:hAnsi="Times New Roman" w:cs="Times New Roman"/>
        </w:rPr>
        <w:t>[</w:t>
      </w:r>
      <w:r w:rsidR="00954A7C" w:rsidRPr="003C3F06">
        <w:rPr>
          <w:rFonts w:ascii="Times New Roman" w:hAnsi="Times New Roman" w:cs="Times New Roman"/>
        </w:rPr>
        <w:t>22</w:t>
      </w:r>
      <w:r w:rsidRPr="003C3F06">
        <w:rPr>
          <w:rFonts w:ascii="Times New Roman" w:hAnsi="Times New Roman" w:cs="Times New Roman"/>
        </w:rPr>
        <w:t>] Wan J, Wang D, Hoi S C H, et al. Deep learning for content-based image retrieval: A comprehensive study[C]//Proceedings of the 22nd ACM international conference on Multimedia. ACM, 2014: 157-166.</w:t>
      </w:r>
    </w:p>
    <w:p w:rsidR="004F79AC" w:rsidRPr="003C3F06" w:rsidRDefault="004F79AC" w:rsidP="00371AB4">
      <w:pPr>
        <w:spacing w:line="288" w:lineRule="auto"/>
        <w:ind w:rightChars="50" w:right="105"/>
        <w:rPr>
          <w:rFonts w:ascii="Times New Roman" w:hAnsi="Times New Roman" w:cs="Times New Roman"/>
        </w:rPr>
      </w:pPr>
      <w:r w:rsidRPr="003C3F06">
        <w:rPr>
          <w:rFonts w:ascii="Times New Roman" w:hAnsi="Times New Roman" w:cs="Times New Roman"/>
        </w:rPr>
        <w:t>[</w:t>
      </w:r>
      <w:r w:rsidR="00954A7C" w:rsidRPr="003C3F06">
        <w:rPr>
          <w:rFonts w:ascii="Times New Roman" w:hAnsi="Times New Roman" w:cs="Times New Roman"/>
        </w:rPr>
        <w:t>23</w:t>
      </w:r>
      <w:r w:rsidRPr="003C3F06">
        <w:rPr>
          <w:rFonts w:ascii="Times New Roman" w:hAnsi="Times New Roman" w:cs="Times New Roman"/>
        </w:rPr>
        <w:t>] Koestinger M, Hirzer M, Wohlhart P, et al. Large scale metric learning from equivalence constraints[C]//2012 IEEE Conference on Computer Vision and Pattern Recognition. IEEE, 2012: 2288-2295.</w:t>
      </w:r>
    </w:p>
    <w:p w:rsidR="00C31E17" w:rsidRPr="003C3F06" w:rsidRDefault="00C31E17" w:rsidP="00371AB4">
      <w:pPr>
        <w:spacing w:line="288" w:lineRule="auto"/>
        <w:ind w:rightChars="50" w:right="105"/>
        <w:rPr>
          <w:rFonts w:ascii="Times New Roman" w:hAnsi="Times New Roman" w:cs="Times New Roman"/>
        </w:rPr>
      </w:pPr>
      <w:r w:rsidRPr="003C3F06">
        <w:rPr>
          <w:rFonts w:ascii="Times New Roman" w:hAnsi="Times New Roman" w:cs="Times New Roman"/>
        </w:rPr>
        <w:t>[</w:t>
      </w:r>
      <w:r w:rsidR="00954A7C" w:rsidRPr="003C3F06">
        <w:rPr>
          <w:rFonts w:ascii="Times New Roman" w:hAnsi="Times New Roman" w:cs="Times New Roman"/>
        </w:rPr>
        <w:t>24</w:t>
      </w:r>
      <w:r w:rsidRPr="003C3F06">
        <w:rPr>
          <w:rFonts w:ascii="Times New Roman" w:hAnsi="Times New Roman" w:cs="Times New Roman"/>
        </w:rPr>
        <w:t>] Xu Z E, Chen M, Weinberger K Q, et al. From sBoW to dCoT marginalized encoders for text representation[C]//Proceedings of the 21st ACM international conference on Information and knowledge management. ACM, 2012: 1879-1884.</w:t>
      </w:r>
    </w:p>
    <w:p w:rsidR="00704326" w:rsidRPr="003C3F06" w:rsidRDefault="00954A7C" w:rsidP="00371AB4">
      <w:pPr>
        <w:spacing w:line="288" w:lineRule="auto"/>
        <w:ind w:rightChars="50" w:right="105"/>
        <w:rPr>
          <w:rFonts w:ascii="Times New Roman" w:hAnsi="Times New Roman" w:cs="Times New Roman"/>
        </w:rPr>
      </w:pPr>
      <w:r w:rsidRPr="003C3F06">
        <w:rPr>
          <w:rFonts w:ascii="Times New Roman" w:hAnsi="Times New Roman" w:cs="Times New Roman"/>
        </w:rPr>
        <w:t>[25</w:t>
      </w:r>
      <w:r w:rsidR="009B2D8E" w:rsidRPr="003C3F06">
        <w:rPr>
          <w:rFonts w:ascii="Times New Roman" w:hAnsi="Times New Roman" w:cs="Times New Roman"/>
        </w:rPr>
        <w:t>] Xing E P, Jordan M I, Russell S J, et al. Distance metric learning with application to clustering with side-information[C]//Advances in neural information processing systems. 2003: 521-528.</w:t>
      </w:r>
    </w:p>
    <w:p w:rsidR="000E0E7D" w:rsidRPr="003C3F06" w:rsidRDefault="000E0E7D" w:rsidP="00371AB4">
      <w:pPr>
        <w:spacing w:line="288" w:lineRule="auto"/>
        <w:ind w:rightChars="50" w:right="105"/>
        <w:rPr>
          <w:rFonts w:ascii="Times New Roman" w:hAnsi="Times New Roman" w:cs="Times New Roman"/>
        </w:rPr>
      </w:pPr>
      <w:r w:rsidRPr="003C3F06">
        <w:rPr>
          <w:rFonts w:ascii="Times New Roman" w:hAnsi="Times New Roman" w:cs="Times New Roman"/>
        </w:rPr>
        <w:t>[</w:t>
      </w:r>
      <w:r w:rsidR="00C72646" w:rsidRPr="003C3F06">
        <w:rPr>
          <w:rFonts w:ascii="Times New Roman" w:hAnsi="Times New Roman" w:cs="Times New Roman"/>
        </w:rPr>
        <w:t>26</w:t>
      </w:r>
      <w:r w:rsidRPr="003C3F06">
        <w:rPr>
          <w:rFonts w:ascii="Times New Roman" w:hAnsi="Times New Roman" w:cs="Times New Roman"/>
        </w:rPr>
        <w:t>] Weinberger K Q, Saul L K. Distance metric learning for large margin nearest neighbor classification[J]. Journal of Machine Learning Research, 2009, 10(Feb): 207-244.</w:t>
      </w:r>
    </w:p>
    <w:p w:rsidR="000E0E7D" w:rsidRPr="003C3F06" w:rsidRDefault="000E0E7D" w:rsidP="00371AB4">
      <w:pPr>
        <w:spacing w:line="288" w:lineRule="auto"/>
        <w:ind w:rightChars="50" w:right="105"/>
        <w:rPr>
          <w:rFonts w:ascii="Times New Roman" w:hAnsi="Times New Roman" w:cs="Times New Roman"/>
        </w:rPr>
      </w:pPr>
      <w:r w:rsidRPr="003C3F06">
        <w:rPr>
          <w:rFonts w:ascii="Times New Roman" w:hAnsi="Times New Roman" w:cs="Times New Roman"/>
        </w:rPr>
        <w:t>[</w:t>
      </w:r>
      <w:r w:rsidR="00C72646" w:rsidRPr="003C3F06">
        <w:rPr>
          <w:rFonts w:ascii="Times New Roman" w:hAnsi="Times New Roman" w:cs="Times New Roman"/>
        </w:rPr>
        <w:t>27</w:t>
      </w:r>
      <w:r w:rsidRPr="003C3F06">
        <w:rPr>
          <w:rFonts w:ascii="Times New Roman" w:hAnsi="Times New Roman" w:cs="Times New Roman"/>
        </w:rPr>
        <w:t>] Wang J, Do H T, Woznica A, et al. Metric learning with multiple kernels[C]//Advances in neural information processing systems. 2011: 1170-1178.</w:t>
      </w:r>
    </w:p>
    <w:p w:rsidR="000E0E7D" w:rsidRPr="003C3F06" w:rsidRDefault="000E0E7D" w:rsidP="00371AB4">
      <w:pPr>
        <w:spacing w:line="288" w:lineRule="auto"/>
        <w:ind w:rightChars="50" w:right="105"/>
        <w:rPr>
          <w:rFonts w:ascii="Times New Roman" w:hAnsi="Times New Roman" w:cs="Times New Roman"/>
        </w:rPr>
      </w:pPr>
      <w:r w:rsidRPr="003C3F06">
        <w:rPr>
          <w:rFonts w:ascii="Times New Roman" w:hAnsi="Times New Roman" w:cs="Times New Roman"/>
        </w:rPr>
        <w:t>[</w:t>
      </w:r>
      <w:r w:rsidR="00C72646" w:rsidRPr="003C3F06">
        <w:rPr>
          <w:rFonts w:ascii="Times New Roman" w:hAnsi="Times New Roman" w:cs="Times New Roman"/>
        </w:rPr>
        <w:t>28</w:t>
      </w:r>
      <w:r w:rsidRPr="003C3F06">
        <w:rPr>
          <w:rFonts w:ascii="Times New Roman" w:hAnsi="Times New Roman" w:cs="Times New Roman"/>
        </w:rPr>
        <w:t>] Cogswell M, Ahmed F, Girshick R, et al. Reducing overfitting in deep networks by decorrelating representations[J]. arXiv preprint arXiv:1511.06068, 2015.</w:t>
      </w:r>
    </w:p>
    <w:p w:rsidR="00C72646" w:rsidRPr="003C3F06" w:rsidRDefault="000E0E7D" w:rsidP="00371AB4">
      <w:pPr>
        <w:spacing w:line="288" w:lineRule="auto"/>
        <w:ind w:rightChars="50" w:right="105"/>
        <w:rPr>
          <w:rFonts w:ascii="Times New Roman" w:hAnsi="Times New Roman" w:cs="Times New Roman"/>
        </w:rPr>
      </w:pPr>
      <w:r w:rsidRPr="003C3F06">
        <w:rPr>
          <w:rFonts w:ascii="Times New Roman" w:hAnsi="Times New Roman" w:cs="Times New Roman"/>
        </w:rPr>
        <w:t>[</w:t>
      </w:r>
      <w:r w:rsidR="00C72646" w:rsidRPr="003C3F06">
        <w:rPr>
          <w:rFonts w:ascii="Times New Roman" w:hAnsi="Times New Roman" w:cs="Times New Roman"/>
        </w:rPr>
        <w:t>29</w:t>
      </w:r>
      <w:r w:rsidRPr="003C3F06">
        <w:rPr>
          <w:rFonts w:ascii="Times New Roman" w:hAnsi="Times New Roman" w:cs="Times New Roman"/>
        </w:rPr>
        <w:t>] Kedem D, Tyree S, Sha F, et al. Non-linear metric learning[C]//Advances in Neural Information Processing Systems. 2012: 2573-2581.</w:t>
      </w:r>
    </w:p>
    <w:p w:rsidR="00320B1A" w:rsidRPr="003C3F06" w:rsidRDefault="00320B1A" w:rsidP="00371AB4">
      <w:pPr>
        <w:spacing w:line="288" w:lineRule="auto"/>
        <w:ind w:rightChars="50" w:right="105"/>
        <w:rPr>
          <w:rFonts w:ascii="Times New Roman" w:hAnsi="Times New Roman" w:cs="Times New Roman"/>
        </w:rPr>
      </w:pPr>
      <w:r w:rsidRPr="003C3F06">
        <w:rPr>
          <w:rFonts w:ascii="Times New Roman" w:hAnsi="Times New Roman" w:cs="Times New Roman"/>
        </w:rPr>
        <w:t>[</w:t>
      </w:r>
      <w:r w:rsidR="000C6DED" w:rsidRPr="003C3F06">
        <w:rPr>
          <w:rFonts w:ascii="Times New Roman" w:hAnsi="Times New Roman" w:cs="Times New Roman"/>
        </w:rPr>
        <w:t>30</w:t>
      </w:r>
      <w:r w:rsidRPr="003C3F06">
        <w:rPr>
          <w:rFonts w:ascii="Times New Roman" w:hAnsi="Times New Roman" w:cs="Times New Roman"/>
        </w:rPr>
        <w:t>] Bahdanau D, Cho K, Bengio Y. Neural machine translation by jointly learning to align and translate[J]. arXiv preprint arXiv:1409.0473, 2014.</w:t>
      </w:r>
    </w:p>
    <w:p w:rsidR="002C70A4" w:rsidRDefault="002C70A4" w:rsidP="00371AB4">
      <w:pPr>
        <w:spacing w:line="288" w:lineRule="auto"/>
        <w:ind w:rightChars="50" w:right="105"/>
        <w:rPr>
          <w:rFonts w:ascii="Times New Roman" w:hAnsi="Times New Roman" w:cs="Times New Roman"/>
        </w:rPr>
      </w:pPr>
      <w:r>
        <w:rPr>
          <w:rFonts w:ascii="Times New Roman" w:hAnsi="Times New Roman" w:cs="Times New Roman"/>
        </w:rPr>
        <w:t xml:space="preserve">[31] </w:t>
      </w:r>
      <w:r w:rsidRPr="002C70A4">
        <w:rPr>
          <w:rFonts w:ascii="Times New Roman" w:hAnsi="Times New Roman" w:cs="Times New Roman"/>
        </w:rPr>
        <w:t>He X, Zhang H, Kan M Y, et al. Fast matrix factorization for online recommendation with implicit feedback[C]//Proceedings of the 39th International ACM SIGIR conference on Research and Development in Information Retrieval. ACM, 2016: 549-558.</w:t>
      </w:r>
    </w:p>
    <w:p w:rsidR="002C70A4" w:rsidRDefault="002C70A4" w:rsidP="00371AB4">
      <w:pPr>
        <w:spacing w:line="288" w:lineRule="auto"/>
        <w:ind w:rightChars="50" w:right="105"/>
        <w:rPr>
          <w:rFonts w:ascii="Times New Roman" w:hAnsi="Times New Roman" w:cs="Times New Roman"/>
        </w:rPr>
      </w:pPr>
      <w:r>
        <w:rPr>
          <w:rFonts w:ascii="Times New Roman" w:hAnsi="Times New Roman" w:cs="Times New Roman"/>
        </w:rPr>
        <w:t xml:space="preserve">[32] </w:t>
      </w:r>
      <w:r w:rsidRPr="002C70A4">
        <w:rPr>
          <w:rFonts w:ascii="Times New Roman" w:hAnsi="Times New Roman" w:cs="Times New Roman"/>
        </w:rPr>
        <w:t>Rendle S, Freudenthaler C, Gantner Z, et al. BPR: Bayesian personalized ranking from implicit feedback[C]//Proceedings of the twenty-fifth conference on uncertainty in artificial intelligence. AUAI Press, 2009: 452-461.</w:t>
      </w:r>
    </w:p>
    <w:p w:rsidR="002C70A4" w:rsidRDefault="002C70A4" w:rsidP="002C70A4">
      <w:pPr>
        <w:spacing w:line="288" w:lineRule="auto"/>
        <w:ind w:rightChars="50" w:right="105"/>
        <w:rPr>
          <w:rFonts w:ascii="Times New Roman" w:hAnsi="Times New Roman" w:cs="Times New Roman"/>
        </w:rPr>
      </w:pPr>
      <w:r>
        <w:rPr>
          <w:rFonts w:ascii="Times New Roman" w:hAnsi="Times New Roman" w:cs="Times New Roman"/>
        </w:rPr>
        <w:t>[33</w:t>
      </w:r>
      <w:r w:rsidRPr="003C3F06">
        <w:rPr>
          <w:rFonts w:ascii="Times New Roman" w:hAnsi="Times New Roman" w:cs="Times New Roman"/>
        </w:rPr>
        <w:t>] Xue H J, Dai X, Zhang J, et al. Deep Matrix Factorization Models for Recommender Systems[C]//IJCAI. 2017: 3203-3209.</w:t>
      </w:r>
    </w:p>
    <w:p w:rsidR="002C70A4" w:rsidRPr="003C3F06" w:rsidRDefault="002C70A4" w:rsidP="00371AB4">
      <w:pPr>
        <w:spacing w:line="288" w:lineRule="auto"/>
        <w:ind w:rightChars="50" w:right="105"/>
        <w:rPr>
          <w:rFonts w:ascii="Times New Roman" w:hAnsi="Times New Roman" w:cs="Times New Roman"/>
        </w:rPr>
      </w:pPr>
      <w:r>
        <w:rPr>
          <w:rFonts w:ascii="Times New Roman" w:hAnsi="Times New Roman" w:cs="Times New Roman"/>
        </w:rPr>
        <w:t xml:space="preserve">[34] </w:t>
      </w:r>
      <w:r w:rsidRPr="002C70A4">
        <w:rPr>
          <w:rFonts w:ascii="Times New Roman" w:hAnsi="Times New Roman" w:cs="Times New Roman"/>
        </w:rPr>
        <w:t>He X, Liao L, Zhang H, et al. Neural collaborative filtering[C]//Proceedings of the 26th International Conference on World Wide Web. International World Wide Web Conferences Steering Committee, 2017: 173-182.</w:t>
      </w:r>
    </w:p>
    <w:p w:rsidR="006E3767" w:rsidRPr="003C3F06" w:rsidRDefault="006E3767" w:rsidP="00371AB4">
      <w:pPr>
        <w:spacing w:line="288" w:lineRule="auto"/>
        <w:ind w:rightChars="50" w:right="105"/>
        <w:rPr>
          <w:rFonts w:ascii="Times New Roman" w:hAnsi="Times New Roman" w:cs="Times New Roman"/>
        </w:rPr>
      </w:pPr>
    </w:p>
    <w:p w:rsidR="00B12C79" w:rsidRPr="003C3F06" w:rsidRDefault="00B12C79" w:rsidP="00371AB4">
      <w:pPr>
        <w:spacing w:line="288" w:lineRule="auto"/>
        <w:ind w:rightChars="50" w:right="105"/>
        <w:rPr>
          <w:rFonts w:ascii="Times New Roman" w:hAnsi="Times New Roman" w:cs="Times New Roman"/>
        </w:rPr>
      </w:pPr>
      <w:r w:rsidRPr="003C3F06">
        <w:rPr>
          <w:rFonts w:ascii="Times New Roman" w:hAnsi="Times New Roman" w:cs="Times New Roman"/>
        </w:rPr>
        <w:t xml:space="preserve">1 </w:t>
      </w:r>
      <w:r w:rsidR="000C6DED" w:rsidRPr="003C3F06">
        <w:rPr>
          <w:rFonts w:ascii="Times New Roman" w:hAnsi="Times New Roman" w:cs="Times New Roman"/>
        </w:rPr>
        <w:t>http://dblp.uni-trier.de/</w:t>
      </w:r>
    </w:p>
    <w:p w:rsidR="000C6DED" w:rsidRPr="003C3F06" w:rsidRDefault="000C6DED" w:rsidP="00371AB4">
      <w:pPr>
        <w:autoSpaceDE w:val="0"/>
        <w:autoSpaceDN w:val="0"/>
        <w:adjustRightInd w:val="0"/>
        <w:spacing w:line="288" w:lineRule="auto"/>
        <w:rPr>
          <w:rFonts w:ascii="Times New Roman" w:eastAsia="宋体" w:hAnsi="Times New Roman" w:cs="Times New Roman"/>
          <w:kern w:val="0"/>
        </w:rPr>
      </w:pPr>
      <w:r w:rsidRPr="003C3F06">
        <w:rPr>
          <w:rFonts w:ascii="Times New Roman" w:eastAsia="宋体" w:hAnsi="Times New Roman" w:cs="Times New Roman"/>
          <w:kern w:val="0"/>
        </w:rPr>
        <w:t xml:space="preserve">2 https://grouplens.org/datasets/movielens/ </w:t>
      </w:r>
    </w:p>
    <w:p w:rsidR="000C6DED" w:rsidRPr="003C3F06" w:rsidRDefault="000C6DED" w:rsidP="00371AB4">
      <w:pPr>
        <w:autoSpaceDE w:val="0"/>
        <w:autoSpaceDN w:val="0"/>
        <w:adjustRightInd w:val="0"/>
        <w:spacing w:line="288" w:lineRule="auto"/>
        <w:rPr>
          <w:rFonts w:ascii="Times New Roman" w:eastAsia="宋体" w:hAnsi="Times New Roman" w:cs="Times New Roman"/>
          <w:kern w:val="0"/>
        </w:rPr>
      </w:pPr>
      <w:r w:rsidRPr="003C3F06">
        <w:rPr>
          <w:rFonts w:ascii="Times New Roman" w:eastAsia="宋体" w:hAnsi="Times New Roman" w:cs="Times New Roman"/>
          <w:kern w:val="0"/>
        </w:rPr>
        <w:t>3 http://jmcauley.ucsd.edu/data/amazon/</w:t>
      </w:r>
    </w:p>
    <w:p w:rsidR="000C6DED" w:rsidRPr="003C3F06" w:rsidRDefault="000C6DED" w:rsidP="00371AB4">
      <w:pPr>
        <w:autoSpaceDE w:val="0"/>
        <w:autoSpaceDN w:val="0"/>
        <w:adjustRightInd w:val="0"/>
        <w:spacing w:line="288" w:lineRule="auto"/>
        <w:rPr>
          <w:rFonts w:ascii="Times New Roman" w:eastAsia="宋体" w:hAnsi="Times New Roman" w:cs="Times New Roman"/>
          <w:kern w:val="0"/>
        </w:rPr>
      </w:pPr>
    </w:p>
    <w:p w:rsidR="000C6DED" w:rsidRPr="00E45F3B" w:rsidRDefault="000C6DED" w:rsidP="00EE5D47">
      <w:pPr>
        <w:autoSpaceDE w:val="0"/>
        <w:autoSpaceDN w:val="0"/>
        <w:adjustRightInd w:val="0"/>
        <w:spacing w:line="288" w:lineRule="auto"/>
        <w:jc w:val="left"/>
        <w:rPr>
          <w:rFonts w:ascii="宋体" w:eastAsia="宋体" w:hAnsi="宋体" w:cs="å®‹ä½“"/>
          <w:kern w:val="0"/>
        </w:rPr>
        <w:sectPr w:rsidR="000C6DED" w:rsidRPr="00E45F3B" w:rsidSect="0075738C">
          <w:pgSz w:w="11906" w:h="16838" w:code="9"/>
          <w:pgMar w:top="1418" w:right="1418" w:bottom="1418" w:left="1418" w:header="851" w:footer="850" w:gutter="0"/>
          <w:cols w:space="425"/>
          <w:docGrid w:linePitch="312"/>
        </w:sectPr>
      </w:pPr>
    </w:p>
    <w:p w:rsidR="006D66DC" w:rsidRPr="006D66DC" w:rsidRDefault="006D66DC" w:rsidP="00510475">
      <w:pPr>
        <w:pStyle w:val="1"/>
        <w:spacing w:before="312" w:after="312"/>
      </w:pPr>
      <w:bookmarkStart w:id="54" w:name="_Toc13094"/>
      <w:bookmarkStart w:id="55" w:name="_Toc450552536"/>
      <w:bookmarkStart w:id="56" w:name="_Toc20211"/>
      <w:bookmarkStart w:id="57" w:name="_Toc446427273"/>
      <w:bookmarkStart w:id="58" w:name="_Toc9434832"/>
      <w:r w:rsidRPr="006D66DC">
        <w:rPr>
          <w:rFonts w:hint="eastAsia"/>
        </w:rPr>
        <w:lastRenderedPageBreak/>
        <w:t>致</w:t>
      </w:r>
      <w:r w:rsidRPr="006D66DC">
        <w:rPr>
          <w:rFonts w:hint="eastAsia"/>
        </w:rPr>
        <w:t xml:space="preserve">  </w:t>
      </w:r>
      <w:r w:rsidR="00717D48">
        <w:t xml:space="preserve">  </w:t>
      </w:r>
      <w:r w:rsidRPr="006D66DC">
        <w:rPr>
          <w:rFonts w:hint="eastAsia"/>
        </w:rPr>
        <w:t>谢</w:t>
      </w:r>
      <w:bookmarkEnd w:id="54"/>
      <w:bookmarkEnd w:id="55"/>
      <w:bookmarkEnd w:id="56"/>
      <w:bookmarkEnd w:id="57"/>
      <w:bookmarkEnd w:id="58"/>
    </w:p>
    <w:p w:rsidR="006D66DC" w:rsidRDefault="009F7BFB" w:rsidP="005C0727">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行文至此，意味着本科的学习生活即将结束。四年的时间，说长不长，说短也不短，是旧时期的结束，也是新阶段的</w:t>
      </w:r>
      <w:r w:rsidR="00B4347D">
        <w:rPr>
          <w:rFonts w:ascii="宋体" w:eastAsia="宋体" w:hAnsi="宋体" w:cs="瀹嬩綋" w:hint="eastAsia"/>
          <w:kern w:val="0"/>
          <w:sz w:val="24"/>
          <w:szCs w:val="24"/>
        </w:rPr>
        <w:t>开始</w:t>
      </w:r>
      <w:r>
        <w:rPr>
          <w:rFonts w:ascii="宋体" w:eastAsia="宋体" w:hAnsi="宋体" w:cs="瀹嬩綋" w:hint="eastAsia"/>
          <w:kern w:val="0"/>
          <w:sz w:val="24"/>
          <w:szCs w:val="24"/>
        </w:rPr>
        <w:t>。在这匆匆的几年中，我有许多想要感谢的人，谢谢他们一路的鼓励与支持，谢谢他们</w:t>
      </w:r>
      <w:r w:rsidR="00201AC6">
        <w:rPr>
          <w:rFonts w:ascii="宋体" w:eastAsia="宋体" w:hAnsi="宋体" w:cs="瀹嬩綋" w:hint="eastAsia"/>
          <w:kern w:val="0"/>
          <w:sz w:val="24"/>
          <w:szCs w:val="24"/>
        </w:rPr>
        <w:t>如一</w:t>
      </w:r>
      <w:r>
        <w:rPr>
          <w:rFonts w:ascii="宋体" w:eastAsia="宋体" w:hAnsi="宋体" w:cs="瀹嬩綋" w:hint="eastAsia"/>
          <w:kern w:val="0"/>
          <w:sz w:val="24"/>
          <w:szCs w:val="24"/>
        </w:rPr>
        <w:t>的包容与理解，谢谢</w:t>
      </w:r>
      <w:r w:rsidR="00201AC6">
        <w:rPr>
          <w:rFonts w:ascii="宋体" w:eastAsia="宋体" w:hAnsi="宋体" w:cs="瀹嬩綋" w:hint="eastAsia"/>
          <w:kern w:val="0"/>
          <w:sz w:val="24"/>
          <w:szCs w:val="24"/>
        </w:rPr>
        <w:t>有人</w:t>
      </w:r>
      <w:r w:rsidR="006F0415">
        <w:rPr>
          <w:rFonts w:ascii="宋体" w:eastAsia="宋体" w:hAnsi="宋体" w:cs="瀹嬩綋" w:hint="eastAsia"/>
          <w:kern w:val="0"/>
          <w:sz w:val="24"/>
          <w:szCs w:val="24"/>
        </w:rPr>
        <w:t>教</w:t>
      </w:r>
      <w:r>
        <w:rPr>
          <w:rFonts w:ascii="宋体" w:eastAsia="宋体" w:hAnsi="宋体" w:cs="瀹嬩綋" w:hint="eastAsia"/>
          <w:kern w:val="0"/>
          <w:sz w:val="24"/>
          <w:szCs w:val="24"/>
        </w:rPr>
        <w:t>我</w:t>
      </w:r>
      <w:r w:rsidR="006F0415">
        <w:rPr>
          <w:rFonts w:ascii="宋体" w:eastAsia="宋体" w:hAnsi="宋体" w:cs="瀹嬩綋" w:hint="eastAsia"/>
          <w:kern w:val="0"/>
          <w:sz w:val="24"/>
          <w:szCs w:val="24"/>
        </w:rPr>
        <w:t>如何</w:t>
      </w:r>
      <w:r>
        <w:rPr>
          <w:rFonts w:ascii="宋体" w:eastAsia="宋体" w:hAnsi="宋体" w:cs="瀹嬩綋" w:hint="eastAsia"/>
          <w:kern w:val="0"/>
          <w:sz w:val="24"/>
          <w:szCs w:val="24"/>
        </w:rPr>
        <w:t>成长，谢谢</w:t>
      </w:r>
      <w:r w:rsidR="00201AC6">
        <w:rPr>
          <w:rFonts w:ascii="宋体" w:eastAsia="宋体" w:hAnsi="宋体" w:cs="瀹嬩綋" w:hint="eastAsia"/>
          <w:kern w:val="0"/>
          <w:sz w:val="24"/>
          <w:szCs w:val="24"/>
        </w:rPr>
        <w:t>有人教我</w:t>
      </w:r>
      <w:r w:rsidR="006F0415">
        <w:rPr>
          <w:rFonts w:ascii="宋体" w:eastAsia="宋体" w:hAnsi="宋体" w:cs="瀹嬩綋" w:hint="eastAsia"/>
          <w:kern w:val="0"/>
          <w:sz w:val="24"/>
          <w:szCs w:val="24"/>
        </w:rPr>
        <w:t>怎样</w:t>
      </w:r>
      <w:r>
        <w:rPr>
          <w:rFonts w:ascii="宋体" w:eastAsia="宋体" w:hAnsi="宋体" w:cs="瀹嬩綋" w:hint="eastAsia"/>
          <w:kern w:val="0"/>
          <w:sz w:val="24"/>
          <w:szCs w:val="24"/>
        </w:rPr>
        <w:t>爱</w:t>
      </w:r>
      <w:r w:rsidR="006F0415">
        <w:rPr>
          <w:rFonts w:ascii="宋体" w:eastAsia="宋体" w:hAnsi="宋体" w:cs="瀹嬩綋" w:hint="eastAsia"/>
          <w:kern w:val="0"/>
          <w:sz w:val="24"/>
          <w:szCs w:val="24"/>
        </w:rPr>
        <w:t>与被爱</w:t>
      </w:r>
      <w:r>
        <w:rPr>
          <w:rFonts w:ascii="宋体" w:eastAsia="宋体" w:hAnsi="宋体" w:cs="瀹嬩綋" w:hint="eastAsia"/>
          <w:kern w:val="0"/>
          <w:sz w:val="24"/>
          <w:szCs w:val="24"/>
        </w:rPr>
        <w:t>。</w:t>
      </w:r>
    </w:p>
    <w:p w:rsidR="00B4347D" w:rsidRDefault="00AD0671" w:rsidP="005C0727">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首先，我要感谢</w:t>
      </w:r>
      <w:r w:rsidR="00236162">
        <w:rPr>
          <w:rFonts w:ascii="宋体" w:eastAsia="宋体" w:hAnsi="宋体" w:cs="瀹嬩綋" w:hint="eastAsia"/>
          <w:kern w:val="0"/>
          <w:sz w:val="24"/>
          <w:szCs w:val="24"/>
        </w:rPr>
        <w:t>毕业</w:t>
      </w:r>
      <w:r>
        <w:rPr>
          <w:rFonts w:ascii="宋体" w:eastAsia="宋体" w:hAnsi="宋体" w:cs="瀹嬩綋" w:hint="eastAsia"/>
          <w:kern w:val="0"/>
          <w:sz w:val="24"/>
          <w:szCs w:val="24"/>
        </w:rPr>
        <w:t>设计的指导老师——石川老师，北京邮电大学计算机学院教授，也是我未来博士研究生的导师。</w:t>
      </w:r>
      <w:r w:rsidR="00236162">
        <w:rPr>
          <w:rFonts w:ascii="宋体" w:eastAsia="宋体" w:hAnsi="宋体" w:cs="瀹嬩綋" w:hint="eastAsia"/>
          <w:kern w:val="0"/>
          <w:sz w:val="24"/>
          <w:szCs w:val="24"/>
        </w:rPr>
        <w:t>作为我的研究生导师，石川教授在学术研究中认真严谨，对于我的毕业设计给予了很多建议与帮助，并及时指出其中存在的问题。与此同时，他也耐心引导我适应学术研究的过程，让我从最初的迷茫困惑，到现在渐渐明晰方向。</w:t>
      </w:r>
    </w:p>
    <w:p w:rsidR="00236162" w:rsidRDefault="00236162" w:rsidP="005C0727">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其次，我要感谢实验室的两位青年教师及师兄师姐。顺利保</w:t>
      </w:r>
      <w:proofErr w:type="gramStart"/>
      <w:r>
        <w:rPr>
          <w:rFonts w:ascii="宋体" w:eastAsia="宋体" w:hAnsi="宋体" w:cs="瀹嬩綋" w:hint="eastAsia"/>
          <w:kern w:val="0"/>
          <w:sz w:val="24"/>
          <w:szCs w:val="24"/>
        </w:rPr>
        <w:t>研</w:t>
      </w:r>
      <w:proofErr w:type="gramEnd"/>
      <w:r>
        <w:rPr>
          <w:rFonts w:ascii="宋体" w:eastAsia="宋体" w:hAnsi="宋体" w:cs="瀹嬩綋" w:hint="eastAsia"/>
          <w:kern w:val="0"/>
          <w:sz w:val="24"/>
          <w:szCs w:val="24"/>
        </w:rPr>
        <w:t>后，经半年相处，我认为用大家庭来形容实验室更为准确。除了和师兄师姐的融洽交流，两位年轻老师亦师亦友，在这种和谐的环境中，无论是科研还是项目，都有事半功倍的效果。在此期间，</w:t>
      </w:r>
      <w:r w:rsidR="005C0727">
        <w:rPr>
          <w:rFonts w:ascii="宋体" w:eastAsia="宋体" w:hAnsi="宋体" w:cs="瀹嬩綋" w:hint="eastAsia"/>
          <w:kern w:val="0"/>
          <w:sz w:val="24"/>
          <w:szCs w:val="24"/>
        </w:rPr>
        <w:t>我</w:t>
      </w:r>
      <w:r>
        <w:rPr>
          <w:rFonts w:ascii="宋体" w:eastAsia="宋体" w:hAnsi="宋体" w:cs="瀹嬩綋" w:hint="eastAsia"/>
          <w:kern w:val="0"/>
          <w:sz w:val="24"/>
          <w:szCs w:val="24"/>
        </w:rPr>
        <w:t>也逐渐明白了真正做科研应是怎样的心态与方式</w:t>
      </w:r>
      <w:r w:rsidR="00F3011F">
        <w:rPr>
          <w:rFonts w:ascii="宋体" w:eastAsia="宋体" w:hAnsi="宋体" w:cs="瀹嬩綋" w:hint="eastAsia"/>
          <w:kern w:val="0"/>
          <w:sz w:val="24"/>
          <w:szCs w:val="24"/>
        </w:rPr>
        <w:t>。</w:t>
      </w:r>
    </w:p>
    <w:p w:rsidR="00F3011F" w:rsidRDefault="00F3011F" w:rsidP="005C0727">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再次，我要感谢我的舍友、同学、我爱的人和爱我的人，他们为我的生活增添了许多明媚的色彩，使我从踌躇与痛苦中脱身而出，实现蜕变。</w:t>
      </w:r>
    </w:p>
    <w:p w:rsidR="000E7653" w:rsidRDefault="00F3011F" w:rsidP="005C0727">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最后，感谢</w:t>
      </w:r>
      <w:r w:rsidR="005C0727">
        <w:rPr>
          <w:rFonts w:ascii="宋体" w:eastAsia="宋体" w:hAnsi="宋体" w:cs="瀹嬩綋" w:hint="eastAsia"/>
          <w:kern w:val="0"/>
          <w:sz w:val="24"/>
          <w:szCs w:val="24"/>
        </w:rPr>
        <w:t>努力而不言败的自己。</w:t>
      </w:r>
    </w:p>
    <w:p w:rsidR="00A5377F" w:rsidRDefault="00A5377F" w:rsidP="00171A6D">
      <w:pPr>
        <w:widowControl/>
        <w:jc w:val="left"/>
        <w:rPr>
          <w:rFonts w:ascii="Times New Roman" w:eastAsia="宋体" w:hAnsi="Times New Roman" w:cs="Times New Roman"/>
          <w:b/>
          <w:sz w:val="30"/>
          <w:szCs w:val="30"/>
        </w:rPr>
      </w:pPr>
      <w:bookmarkStart w:id="59" w:name="_GoBack"/>
      <w:bookmarkEnd w:id="59"/>
    </w:p>
    <w:sectPr w:rsidR="00A5377F" w:rsidSect="0075738C">
      <w:headerReference w:type="default" r:id="rId28"/>
      <w:footerReference w:type="default" r:id="rId29"/>
      <w:pgSz w:w="11906" w:h="16838" w:code="9"/>
      <w:pgMar w:top="1418" w:right="1418" w:bottom="1418" w:left="1418" w:header="851" w:footer="850" w:gutter="0"/>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527A" w:rsidRDefault="00BF527A" w:rsidP="0054351C">
      <w:r>
        <w:separator/>
      </w:r>
    </w:p>
  </w:endnote>
  <w:endnote w:type="continuationSeparator" w:id="0">
    <w:p w:rsidR="00BF527A" w:rsidRDefault="00BF527A" w:rsidP="005435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瀹嬩綋">
    <w:altName w:val="方正舒体"/>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å®‹ä½“">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9740966"/>
      <w:docPartObj>
        <w:docPartGallery w:val="Page Numbers (Bottom of Page)"/>
        <w:docPartUnique/>
      </w:docPartObj>
    </w:sdtPr>
    <w:sdtEndPr>
      <w:rPr>
        <w:rFonts w:ascii="Times New Roman" w:hAnsi="Times New Roman" w:cs="Times New Roman"/>
      </w:rPr>
    </w:sdtEndPr>
    <w:sdtContent>
      <w:p w:rsidR="009A0E3F" w:rsidRDefault="009A0E3F">
        <w:pPr>
          <w:pStyle w:val="a5"/>
          <w:jc w:val="center"/>
        </w:pPr>
        <w:r w:rsidRPr="0014414F">
          <w:rPr>
            <w:rFonts w:ascii="Times New Roman" w:hAnsi="Times New Roman" w:cs="Times New Roman"/>
          </w:rPr>
          <w:fldChar w:fldCharType="begin"/>
        </w:r>
        <w:r w:rsidRPr="0014414F">
          <w:rPr>
            <w:rFonts w:ascii="Times New Roman" w:hAnsi="Times New Roman" w:cs="Times New Roman"/>
          </w:rPr>
          <w:instrText xml:space="preserve"> PAGE   \* MERGEFORMAT </w:instrText>
        </w:r>
        <w:r w:rsidRPr="0014414F">
          <w:rPr>
            <w:rFonts w:ascii="Times New Roman" w:hAnsi="Times New Roman" w:cs="Times New Roman"/>
          </w:rPr>
          <w:fldChar w:fldCharType="separate"/>
        </w:r>
        <w:r w:rsidR="00171A6D" w:rsidRPr="00171A6D">
          <w:rPr>
            <w:rFonts w:ascii="Times New Roman" w:hAnsi="Times New Roman" w:cs="Times New Roman"/>
            <w:noProof/>
            <w:lang w:val="zh-CN"/>
          </w:rPr>
          <w:t>II</w:t>
        </w:r>
        <w:r w:rsidRPr="0014414F">
          <w:rPr>
            <w:rFonts w:ascii="Times New Roman" w:hAnsi="Times New Roman" w:cs="Times New Roman"/>
          </w:rPr>
          <w:fldChar w:fldCharType="end"/>
        </w:r>
      </w:p>
    </w:sdtContent>
  </w:sdt>
  <w:p w:rsidR="009A0E3F" w:rsidRDefault="009A0E3F">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9740959"/>
      <w:docPartObj>
        <w:docPartGallery w:val="Page Numbers (Bottom of Page)"/>
        <w:docPartUnique/>
      </w:docPartObj>
    </w:sdtPr>
    <w:sdtEndPr/>
    <w:sdtContent>
      <w:p w:rsidR="009A0E3F" w:rsidRDefault="009A0E3F">
        <w:pPr>
          <w:pStyle w:val="a5"/>
          <w:jc w:val="center"/>
        </w:pPr>
        <w:r w:rsidRPr="00C7780A">
          <w:rPr>
            <w:rFonts w:ascii="Times New Roman" w:hAnsi="Times New Roman" w:cs="Times New Roman"/>
          </w:rPr>
          <w:fldChar w:fldCharType="begin"/>
        </w:r>
        <w:r w:rsidRPr="00C7780A">
          <w:rPr>
            <w:rFonts w:ascii="Times New Roman" w:hAnsi="Times New Roman" w:cs="Times New Roman"/>
          </w:rPr>
          <w:instrText xml:space="preserve"> PAGE   \* MERGEFORMAT </w:instrText>
        </w:r>
        <w:r w:rsidRPr="00C7780A">
          <w:rPr>
            <w:rFonts w:ascii="Times New Roman" w:hAnsi="Times New Roman" w:cs="Times New Roman"/>
          </w:rPr>
          <w:fldChar w:fldCharType="separate"/>
        </w:r>
        <w:r w:rsidR="00746996" w:rsidRPr="00746996">
          <w:rPr>
            <w:rFonts w:ascii="Times New Roman" w:hAnsi="Times New Roman" w:cs="Times New Roman"/>
            <w:noProof/>
            <w:lang w:val="zh-CN"/>
          </w:rPr>
          <w:t>29</w:t>
        </w:r>
        <w:r w:rsidRPr="00C7780A">
          <w:rPr>
            <w:rFonts w:ascii="Times New Roman" w:hAnsi="Times New Roman" w:cs="Times New Roman"/>
          </w:rPr>
          <w:fldChar w:fldCharType="end"/>
        </w:r>
      </w:p>
    </w:sdtContent>
  </w:sdt>
  <w:p w:rsidR="009A0E3F" w:rsidRDefault="009A0E3F">
    <w:pPr>
      <w:pStyle w:val="a5"/>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E3F" w:rsidRDefault="009A0E3F">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527A" w:rsidRDefault="00BF527A" w:rsidP="0054351C">
      <w:r>
        <w:separator/>
      </w:r>
    </w:p>
  </w:footnote>
  <w:footnote w:type="continuationSeparator" w:id="0">
    <w:p w:rsidR="00BF527A" w:rsidRDefault="00BF527A" w:rsidP="0054351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E3F" w:rsidRDefault="009A0E3F" w:rsidP="00584CED">
    <w:pPr>
      <w:pStyle w:val="a3"/>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E3F" w:rsidRPr="00E36344" w:rsidRDefault="009A0E3F">
    <w:pPr>
      <w:pStyle w:val="a3"/>
      <w:rPr>
        <w:rFonts w:ascii="宋体" w:eastAsia="宋体" w:hAnsi="宋体"/>
      </w:rPr>
    </w:pPr>
    <w:r w:rsidRPr="00E36344">
      <w:rPr>
        <w:rFonts w:ascii="宋体" w:eastAsia="宋体" w:hAnsi="宋体" w:hint="eastAsia"/>
      </w:rPr>
      <w:t>北京邮电大学本科毕业设计</w:t>
    </w:r>
    <w:r>
      <w:rPr>
        <w:rFonts w:ascii="宋体" w:eastAsia="宋体" w:hAnsi="宋体" w:hint="eastAsia"/>
      </w:rPr>
      <w:t>(论文)</w:t>
    </w:r>
  </w:p>
  <w:p w:rsidR="009A0E3F" w:rsidRDefault="009A0E3F" w:rsidP="00944AFD">
    <w:pPr>
      <w:pStyle w:val="a3"/>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0E3F" w:rsidRPr="00E36344" w:rsidRDefault="009A0E3F" w:rsidP="00584CED">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95DE0"/>
    <w:multiLevelType w:val="hybridMultilevel"/>
    <w:tmpl w:val="B16C1B1A"/>
    <w:lvl w:ilvl="0" w:tplc="D6947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118B7"/>
    <w:multiLevelType w:val="hybridMultilevel"/>
    <w:tmpl w:val="430A48D0"/>
    <w:lvl w:ilvl="0" w:tplc="ACAA7D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31355C"/>
    <w:multiLevelType w:val="multilevel"/>
    <w:tmpl w:val="9A1815B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2632214"/>
    <w:multiLevelType w:val="hybridMultilevel"/>
    <w:tmpl w:val="5CF6DE18"/>
    <w:lvl w:ilvl="0" w:tplc="384AC1B2">
      <w:start w:val="1"/>
      <w:numFmt w:val="decimal"/>
      <w:suff w:val="nothing"/>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3C19F4"/>
    <w:multiLevelType w:val="multilevel"/>
    <w:tmpl w:val="DC181916"/>
    <w:lvl w:ilvl="0">
      <w:start w:val="1"/>
      <w:numFmt w:val="decimal"/>
      <w:lvlText w:val="%1."/>
      <w:lvlJc w:val="left"/>
      <w:pPr>
        <w:ind w:left="36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5" w15:restartNumberingAfterBreak="0">
    <w:nsid w:val="1466523E"/>
    <w:multiLevelType w:val="hybridMultilevel"/>
    <w:tmpl w:val="8046A152"/>
    <w:lvl w:ilvl="0" w:tplc="8A02E8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6" w15:restartNumberingAfterBreak="0">
    <w:nsid w:val="16317848"/>
    <w:multiLevelType w:val="hybridMultilevel"/>
    <w:tmpl w:val="33CC9DFA"/>
    <w:lvl w:ilvl="0" w:tplc="BD4E09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B513038"/>
    <w:multiLevelType w:val="hybridMultilevel"/>
    <w:tmpl w:val="68EE0506"/>
    <w:lvl w:ilvl="0" w:tplc="1880251E">
      <w:start w:val="1"/>
      <w:numFmt w:val="lowerLetter"/>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6F1531"/>
    <w:multiLevelType w:val="hybridMultilevel"/>
    <w:tmpl w:val="C59A528A"/>
    <w:lvl w:ilvl="0" w:tplc="0596BF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CA81FFC"/>
    <w:multiLevelType w:val="hybridMultilevel"/>
    <w:tmpl w:val="9684D9D8"/>
    <w:lvl w:ilvl="0" w:tplc="163C64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AB025AA"/>
    <w:multiLevelType w:val="hybridMultilevel"/>
    <w:tmpl w:val="2EB42E98"/>
    <w:lvl w:ilvl="0" w:tplc="14AC5CB0">
      <w:start w:val="1"/>
      <w:numFmt w:val="japaneseCounting"/>
      <w:lvlText w:val="第%1章"/>
      <w:lvlJc w:val="left"/>
      <w:pPr>
        <w:ind w:left="2893" w:hanging="1080"/>
      </w:pPr>
      <w:rPr>
        <w:rFonts w:hint="default"/>
      </w:rPr>
    </w:lvl>
    <w:lvl w:ilvl="1" w:tplc="04090019" w:tentative="1">
      <w:start w:val="1"/>
      <w:numFmt w:val="lowerLetter"/>
      <w:lvlText w:val="%2)"/>
      <w:lvlJc w:val="left"/>
      <w:pPr>
        <w:ind w:left="2653" w:hanging="420"/>
      </w:pPr>
    </w:lvl>
    <w:lvl w:ilvl="2" w:tplc="0409001B" w:tentative="1">
      <w:start w:val="1"/>
      <w:numFmt w:val="lowerRoman"/>
      <w:lvlText w:val="%3."/>
      <w:lvlJc w:val="right"/>
      <w:pPr>
        <w:ind w:left="3073" w:hanging="420"/>
      </w:pPr>
    </w:lvl>
    <w:lvl w:ilvl="3" w:tplc="0409000F" w:tentative="1">
      <w:start w:val="1"/>
      <w:numFmt w:val="decimal"/>
      <w:lvlText w:val="%4."/>
      <w:lvlJc w:val="left"/>
      <w:pPr>
        <w:ind w:left="3493" w:hanging="420"/>
      </w:pPr>
    </w:lvl>
    <w:lvl w:ilvl="4" w:tplc="04090019" w:tentative="1">
      <w:start w:val="1"/>
      <w:numFmt w:val="lowerLetter"/>
      <w:lvlText w:val="%5)"/>
      <w:lvlJc w:val="left"/>
      <w:pPr>
        <w:ind w:left="3913" w:hanging="420"/>
      </w:pPr>
    </w:lvl>
    <w:lvl w:ilvl="5" w:tplc="0409001B" w:tentative="1">
      <w:start w:val="1"/>
      <w:numFmt w:val="lowerRoman"/>
      <w:lvlText w:val="%6."/>
      <w:lvlJc w:val="right"/>
      <w:pPr>
        <w:ind w:left="4333" w:hanging="420"/>
      </w:pPr>
    </w:lvl>
    <w:lvl w:ilvl="6" w:tplc="0409000F" w:tentative="1">
      <w:start w:val="1"/>
      <w:numFmt w:val="decimal"/>
      <w:lvlText w:val="%7."/>
      <w:lvlJc w:val="left"/>
      <w:pPr>
        <w:ind w:left="4753" w:hanging="420"/>
      </w:pPr>
    </w:lvl>
    <w:lvl w:ilvl="7" w:tplc="04090019" w:tentative="1">
      <w:start w:val="1"/>
      <w:numFmt w:val="lowerLetter"/>
      <w:lvlText w:val="%8)"/>
      <w:lvlJc w:val="left"/>
      <w:pPr>
        <w:ind w:left="5173" w:hanging="420"/>
      </w:pPr>
    </w:lvl>
    <w:lvl w:ilvl="8" w:tplc="0409001B" w:tentative="1">
      <w:start w:val="1"/>
      <w:numFmt w:val="lowerRoman"/>
      <w:lvlText w:val="%9."/>
      <w:lvlJc w:val="right"/>
      <w:pPr>
        <w:ind w:left="5593" w:hanging="420"/>
      </w:pPr>
    </w:lvl>
  </w:abstractNum>
  <w:abstractNum w:abstractNumId="11" w15:restartNumberingAfterBreak="0">
    <w:nsid w:val="3CA12FFE"/>
    <w:multiLevelType w:val="hybridMultilevel"/>
    <w:tmpl w:val="330EED72"/>
    <w:lvl w:ilvl="0" w:tplc="14E4EA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F961B75"/>
    <w:multiLevelType w:val="multilevel"/>
    <w:tmpl w:val="05CCC3E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43E55C8B"/>
    <w:multiLevelType w:val="hybridMultilevel"/>
    <w:tmpl w:val="F92E1BEC"/>
    <w:lvl w:ilvl="0" w:tplc="7AD81D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9FA2DE4"/>
    <w:multiLevelType w:val="multilevel"/>
    <w:tmpl w:val="80C8E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577EA8"/>
    <w:multiLevelType w:val="hybridMultilevel"/>
    <w:tmpl w:val="97343FF4"/>
    <w:lvl w:ilvl="0" w:tplc="26B665CE">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88B2364"/>
    <w:multiLevelType w:val="hybridMultilevel"/>
    <w:tmpl w:val="8046A152"/>
    <w:lvl w:ilvl="0" w:tplc="8A02E8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7" w15:restartNumberingAfterBreak="0">
    <w:nsid w:val="612D5833"/>
    <w:multiLevelType w:val="hybridMultilevel"/>
    <w:tmpl w:val="A2925FB0"/>
    <w:lvl w:ilvl="0" w:tplc="57A851AA">
      <w:start w:val="1"/>
      <w:numFmt w:val="japaneseCounting"/>
      <w:lvlText w:val="第%1章"/>
      <w:lvlJc w:val="left"/>
      <w:pPr>
        <w:ind w:left="4148" w:hanging="1170"/>
      </w:pPr>
      <w:rPr>
        <w:rFonts w:hint="default"/>
      </w:rPr>
    </w:lvl>
    <w:lvl w:ilvl="1" w:tplc="04090019" w:tentative="1">
      <w:start w:val="1"/>
      <w:numFmt w:val="lowerLetter"/>
      <w:lvlText w:val="%2)"/>
      <w:lvlJc w:val="left"/>
      <w:pPr>
        <w:ind w:left="3818" w:hanging="420"/>
      </w:pPr>
    </w:lvl>
    <w:lvl w:ilvl="2" w:tplc="0409001B" w:tentative="1">
      <w:start w:val="1"/>
      <w:numFmt w:val="lowerRoman"/>
      <w:lvlText w:val="%3."/>
      <w:lvlJc w:val="right"/>
      <w:pPr>
        <w:ind w:left="4238" w:hanging="420"/>
      </w:pPr>
    </w:lvl>
    <w:lvl w:ilvl="3" w:tplc="0409000F" w:tentative="1">
      <w:start w:val="1"/>
      <w:numFmt w:val="decimal"/>
      <w:lvlText w:val="%4."/>
      <w:lvlJc w:val="left"/>
      <w:pPr>
        <w:ind w:left="4658" w:hanging="420"/>
      </w:pPr>
    </w:lvl>
    <w:lvl w:ilvl="4" w:tplc="04090019" w:tentative="1">
      <w:start w:val="1"/>
      <w:numFmt w:val="lowerLetter"/>
      <w:lvlText w:val="%5)"/>
      <w:lvlJc w:val="left"/>
      <w:pPr>
        <w:ind w:left="5078" w:hanging="420"/>
      </w:pPr>
    </w:lvl>
    <w:lvl w:ilvl="5" w:tplc="0409001B" w:tentative="1">
      <w:start w:val="1"/>
      <w:numFmt w:val="lowerRoman"/>
      <w:lvlText w:val="%6."/>
      <w:lvlJc w:val="right"/>
      <w:pPr>
        <w:ind w:left="5498" w:hanging="420"/>
      </w:pPr>
    </w:lvl>
    <w:lvl w:ilvl="6" w:tplc="0409000F" w:tentative="1">
      <w:start w:val="1"/>
      <w:numFmt w:val="decimal"/>
      <w:lvlText w:val="%7."/>
      <w:lvlJc w:val="left"/>
      <w:pPr>
        <w:ind w:left="5918" w:hanging="420"/>
      </w:pPr>
    </w:lvl>
    <w:lvl w:ilvl="7" w:tplc="04090019" w:tentative="1">
      <w:start w:val="1"/>
      <w:numFmt w:val="lowerLetter"/>
      <w:lvlText w:val="%8)"/>
      <w:lvlJc w:val="left"/>
      <w:pPr>
        <w:ind w:left="6338" w:hanging="420"/>
      </w:pPr>
    </w:lvl>
    <w:lvl w:ilvl="8" w:tplc="0409001B" w:tentative="1">
      <w:start w:val="1"/>
      <w:numFmt w:val="lowerRoman"/>
      <w:lvlText w:val="%9."/>
      <w:lvlJc w:val="right"/>
      <w:pPr>
        <w:ind w:left="6758" w:hanging="420"/>
      </w:pPr>
    </w:lvl>
  </w:abstractNum>
  <w:abstractNum w:abstractNumId="18" w15:restartNumberingAfterBreak="0">
    <w:nsid w:val="65D02E11"/>
    <w:multiLevelType w:val="hybridMultilevel"/>
    <w:tmpl w:val="D8F6D750"/>
    <w:lvl w:ilvl="0" w:tplc="89B0B2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7852B89"/>
    <w:multiLevelType w:val="hybridMultilevel"/>
    <w:tmpl w:val="247C2784"/>
    <w:lvl w:ilvl="0" w:tplc="EDB25C88">
      <w:start w:val="1"/>
      <w:numFmt w:val="japaneseCounting"/>
      <w:lvlText w:val="第%1章"/>
      <w:lvlJc w:val="left"/>
      <w:pPr>
        <w:ind w:left="1200" w:hanging="12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B085835"/>
    <w:multiLevelType w:val="hybridMultilevel"/>
    <w:tmpl w:val="09BCD79E"/>
    <w:lvl w:ilvl="0" w:tplc="3782E072">
      <w:start w:val="2"/>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F7D6250"/>
    <w:multiLevelType w:val="hybridMultilevel"/>
    <w:tmpl w:val="E1109F6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1EB226B"/>
    <w:multiLevelType w:val="hybridMultilevel"/>
    <w:tmpl w:val="3FE80224"/>
    <w:lvl w:ilvl="0" w:tplc="32C8A4AA">
      <w:start w:val="1"/>
      <w:numFmt w:val="decimal"/>
      <w:lvlText w:val="%1."/>
      <w:lvlJc w:val="left"/>
      <w:pPr>
        <w:ind w:left="360" w:hanging="360"/>
      </w:pPr>
      <w:rPr>
        <w:rFonts w:hint="default"/>
      </w:rPr>
    </w:lvl>
    <w:lvl w:ilvl="1" w:tplc="5DF01A96">
      <w:start w:val="1"/>
      <w:numFmt w:val="decimal"/>
      <w:suff w:val="nothing"/>
      <w:lvlText w:val="%2、"/>
      <w:lvlJc w:val="left"/>
      <w:pPr>
        <w:ind w:left="0" w:firstLine="0"/>
      </w:pPr>
      <w:rPr>
        <w:rFonts w:ascii="宋体" w:eastAsia="宋体" w:hAnsi="宋体" w:cs="Times New Roman"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779291F"/>
    <w:multiLevelType w:val="hybridMultilevel"/>
    <w:tmpl w:val="EA8215F6"/>
    <w:lvl w:ilvl="0" w:tplc="3DA6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8D96689"/>
    <w:multiLevelType w:val="hybridMultilevel"/>
    <w:tmpl w:val="C8561BC2"/>
    <w:lvl w:ilvl="0" w:tplc="2BD601A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96C7A92"/>
    <w:multiLevelType w:val="hybridMultilevel"/>
    <w:tmpl w:val="D98C7C1E"/>
    <w:lvl w:ilvl="0" w:tplc="996A12FE">
      <w:start w:val="1"/>
      <w:numFmt w:val="japaneseCounting"/>
      <w:lvlText w:val="第%1章"/>
      <w:lvlJc w:val="left"/>
      <w:pPr>
        <w:ind w:left="3973" w:hanging="1080"/>
      </w:pPr>
      <w:rPr>
        <w:rFonts w:hint="default"/>
      </w:rPr>
    </w:lvl>
    <w:lvl w:ilvl="1" w:tplc="04090019" w:tentative="1">
      <w:start w:val="1"/>
      <w:numFmt w:val="lowerLetter"/>
      <w:lvlText w:val="%2)"/>
      <w:lvlJc w:val="left"/>
      <w:pPr>
        <w:ind w:left="3733" w:hanging="420"/>
      </w:pPr>
    </w:lvl>
    <w:lvl w:ilvl="2" w:tplc="0409001B" w:tentative="1">
      <w:start w:val="1"/>
      <w:numFmt w:val="lowerRoman"/>
      <w:lvlText w:val="%3."/>
      <w:lvlJc w:val="right"/>
      <w:pPr>
        <w:ind w:left="4153" w:hanging="420"/>
      </w:pPr>
    </w:lvl>
    <w:lvl w:ilvl="3" w:tplc="0409000F" w:tentative="1">
      <w:start w:val="1"/>
      <w:numFmt w:val="decimal"/>
      <w:lvlText w:val="%4."/>
      <w:lvlJc w:val="left"/>
      <w:pPr>
        <w:ind w:left="4573" w:hanging="420"/>
      </w:pPr>
    </w:lvl>
    <w:lvl w:ilvl="4" w:tplc="04090019" w:tentative="1">
      <w:start w:val="1"/>
      <w:numFmt w:val="lowerLetter"/>
      <w:lvlText w:val="%5)"/>
      <w:lvlJc w:val="left"/>
      <w:pPr>
        <w:ind w:left="4993" w:hanging="420"/>
      </w:pPr>
    </w:lvl>
    <w:lvl w:ilvl="5" w:tplc="0409001B" w:tentative="1">
      <w:start w:val="1"/>
      <w:numFmt w:val="lowerRoman"/>
      <w:lvlText w:val="%6."/>
      <w:lvlJc w:val="right"/>
      <w:pPr>
        <w:ind w:left="5413" w:hanging="420"/>
      </w:pPr>
    </w:lvl>
    <w:lvl w:ilvl="6" w:tplc="0409000F" w:tentative="1">
      <w:start w:val="1"/>
      <w:numFmt w:val="decimal"/>
      <w:lvlText w:val="%7."/>
      <w:lvlJc w:val="left"/>
      <w:pPr>
        <w:ind w:left="5833" w:hanging="420"/>
      </w:pPr>
    </w:lvl>
    <w:lvl w:ilvl="7" w:tplc="04090019" w:tentative="1">
      <w:start w:val="1"/>
      <w:numFmt w:val="lowerLetter"/>
      <w:lvlText w:val="%8)"/>
      <w:lvlJc w:val="left"/>
      <w:pPr>
        <w:ind w:left="6253" w:hanging="420"/>
      </w:pPr>
    </w:lvl>
    <w:lvl w:ilvl="8" w:tplc="0409001B" w:tentative="1">
      <w:start w:val="1"/>
      <w:numFmt w:val="lowerRoman"/>
      <w:lvlText w:val="%9."/>
      <w:lvlJc w:val="right"/>
      <w:pPr>
        <w:ind w:left="6673" w:hanging="420"/>
      </w:pPr>
    </w:lvl>
  </w:abstractNum>
  <w:abstractNum w:abstractNumId="26" w15:restartNumberingAfterBreak="0">
    <w:nsid w:val="7EF30DAB"/>
    <w:multiLevelType w:val="hybridMultilevel"/>
    <w:tmpl w:val="FD6E06D4"/>
    <w:lvl w:ilvl="0" w:tplc="9252E2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F8261A3"/>
    <w:multiLevelType w:val="hybridMultilevel"/>
    <w:tmpl w:val="EA8215F6"/>
    <w:lvl w:ilvl="0" w:tplc="3DA6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21"/>
  </w:num>
  <w:num w:numId="3">
    <w:abstractNumId w:val="10"/>
  </w:num>
  <w:num w:numId="4">
    <w:abstractNumId w:val="25"/>
  </w:num>
  <w:num w:numId="5">
    <w:abstractNumId w:val="19"/>
  </w:num>
  <w:num w:numId="6">
    <w:abstractNumId w:val="12"/>
  </w:num>
  <w:num w:numId="7">
    <w:abstractNumId w:val="2"/>
  </w:num>
  <w:num w:numId="8">
    <w:abstractNumId w:val="5"/>
  </w:num>
  <w:num w:numId="9">
    <w:abstractNumId w:val="16"/>
  </w:num>
  <w:num w:numId="10">
    <w:abstractNumId w:val="23"/>
  </w:num>
  <w:num w:numId="11">
    <w:abstractNumId w:val="22"/>
  </w:num>
  <w:num w:numId="12">
    <w:abstractNumId w:val="0"/>
  </w:num>
  <w:num w:numId="13">
    <w:abstractNumId w:val="8"/>
  </w:num>
  <w:num w:numId="14">
    <w:abstractNumId w:val="4"/>
  </w:num>
  <w:num w:numId="15">
    <w:abstractNumId w:val="20"/>
  </w:num>
  <w:num w:numId="16">
    <w:abstractNumId w:val="13"/>
  </w:num>
  <w:num w:numId="17">
    <w:abstractNumId w:val="11"/>
  </w:num>
  <w:num w:numId="18">
    <w:abstractNumId w:val="18"/>
  </w:num>
  <w:num w:numId="19">
    <w:abstractNumId w:val="15"/>
  </w:num>
  <w:num w:numId="20">
    <w:abstractNumId w:val="1"/>
  </w:num>
  <w:num w:numId="21">
    <w:abstractNumId w:val="24"/>
  </w:num>
  <w:num w:numId="22">
    <w:abstractNumId w:val="9"/>
  </w:num>
  <w:num w:numId="23">
    <w:abstractNumId w:val="6"/>
  </w:num>
  <w:num w:numId="24">
    <w:abstractNumId w:val="27"/>
  </w:num>
  <w:num w:numId="25">
    <w:abstractNumId w:val="7"/>
  </w:num>
  <w:num w:numId="26">
    <w:abstractNumId w:val="14"/>
  </w:num>
  <w:num w:numId="27">
    <w:abstractNumId w:val="26"/>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291"/>
    <w:rsid w:val="0000003F"/>
    <w:rsid w:val="000024C8"/>
    <w:rsid w:val="00004565"/>
    <w:rsid w:val="00005106"/>
    <w:rsid w:val="00006F50"/>
    <w:rsid w:val="000144C4"/>
    <w:rsid w:val="00015F94"/>
    <w:rsid w:val="00016299"/>
    <w:rsid w:val="00016588"/>
    <w:rsid w:val="00023831"/>
    <w:rsid w:val="00027539"/>
    <w:rsid w:val="000330C4"/>
    <w:rsid w:val="000428DA"/>
    <w:rsid w:val="00042E5A"/>
    <w:rsid w:val="00043886"/>
    <w:rsid w:val="000438F2"/>
    <w:rsid w:val="0004414D"/>
    <w:rsid w:val="00047D35"/>
    <w:rsid w:val="00050338"/>
    <w:rsid w:val="00051008"/>
    <w:rsid w:val="0005478C"/>
    <w:rsid w:val="000555D3"/>
    <w:rsid w:val="000621EF"/>
    <w:rsid w:val="00062A9F"/>
    <w:rsid w:val="00062C60"/>
    <w:rsid w:val="00064916"/>
    <w:rsid w:val="00065303"/>
    <w:rsid w:val="0006596F"/>
    <w:rsid w:val="00067805"/>
    <w:rsid w:val="00070B89"/>
    <w:rsid w:val="00072D6F"/>
    <w:rsid w:val="000744CE"/>
    <w:rsid w:val="00075952"/>
    <w:rsid w:val="00077AFB"/>
    <w:rsid w:val="00077B3A"/>
    <w:rsid w:val="00077BF4"/>
    <w:rsid w:val="000879FD"/>
    <w:rsid w:val="000902A6"/>
    <w:rsid w:val="000914A5"/>
    <w:rsid w:val="0009543F"/>
    <w:rsid w:val="00095D37"/>
    <w:rsid w:val="00096EFB"/>
    <w:rsid w:val="000970EB"/>
    <w:rsid w:val="000970FB"/>
    <w:rsid w:val="000A39E0"/>
    <w:rsid w:val="000B0CB6"/>
    <w:rsid w:val="000B2B5C"/>
    <w:rsid w:val="000B4513"/>
    <w:rsid w:val="000B475F"/>
    <w:rsid w:val="000B5D57"/>
    <w:rsid w:val="000B6D9E"/>
    <w:rsid w:val="000C21B8"/>
    <w:rsid w:val="000C312F"/>
    <w:rsid w:val="000C3F8C"/>
    <w:rsid w:val="000C4E10"/>
    <w:rsid w:val="000C6DED"/>
    <w:rsid w:val="000C7B33"/>
    <w:rsid w:val="000D177F"/>
    <w:rsid w:val="000D2E27"/>
    <w:rsid w:val="000D3A16"/>
    <w:rsid w:val="000D3ACF"/>
    <w:rsid w:val="000D6586"/>
    <w:rsid w:val="000E0357"/>
    <w:rsid w:val="000E05B0"/>
    <w:rsid w:val="000E0E7D"/>
    <w:rsid w:val="000E1400"/>
    <w:rsid w:val="000E166F"/>
    <w:rsid w:val="000E33F8"/>
    <w:rsid w:val="000E4702"/>
    <w:rsid w:val="000E4A72"/>
    <w:rsid w:val="000E6223"/>
    <w:rsid w:val="000E7621"/>
    <w:rsid w:val="000E7653"/>
    <w:rsid w:val="000F02D3"/>
    <w:rsid w:val="000F045A"/>
    <w:rsid w:val="000F0F80"/>
    <w:rsid w:val="000F644F"/>
    <w:rsid w:val="000F7DB4"/>
    <w:rsid w:val="00101756"/>
    <w:rsid w:val="00104B13"/>
    <w:rsid w:val="00104FD2"/>
    <w:rsid w:val="001052A4"/>
    <w:rsid w:val="001072D1"/>
    <w:rsid w:val="001108AC"/>
    <w:rsid w:val="001113E4"/>
    <w:rsid w:val="001126B0"/>
    <w:rsid w:val="00122413"/>
    <w:rsid w:val="00125407"/>
    <w:rsid w:val="0012658C"/>
    <w:rsid w:val="00126762"/>
    <w:rsid w:val="00126AFD"/>
    <w:rsid w:val="001314C1"/>
    <w:rsid w:val="0013156F"/>
    <w:rsid w:val="00131805"/>
    <w:rsid w:val="00131E83"/>
    <w:rsid w:val="001325E7"/>
    <w:rsid w:val="00132F31"/>
    <w:rsid w:val="00133146"/>
    <w:rsid w:val="00133E01"/>
    <w:rsid w:val="001343BE"/>
    <w:rsid w:val="00134EA2"/>
    <w:rsid w:val="001361C4"/>
    <w:rsid w:val="001374A3"/>
    <w:rsid w:val="0014414F"/>
    <w:rsid w:val="00144C92"/>
    <w:rsid w:val="001478DA"/>
    <w:rsid w:val="00150EE7"/>
    <w:rsid w:val="00154D17"/>
    <w:rsid w:val="00156141"/>
    <w:rsid w:val="00162201"/>
    <w:rsid w:val="00165C18"/>
    <w:rsid w:val="00166960"/>
    <w:rsid w:val="0016696E"/>
    <w:rsid w:val="00167C87"/>
    <w:rsid w:val="00167CE3"/>
    <w:rsid w:val="00171A6D"/>
    <w:rsid w:val="0017395A"/>
    <w:rsid w:val="001754A1"/>
    <w:rsid w:val="00175731"/>
    <w:rsid w:val="00175CB5"/>
    <w:rsid w:val="00175FE7"/>
    <w:rsid w:val="00176786"/>
    <w:rsid w:val="00176FF6"/>
    <w:rsid w:val="001776D8"/>
    <w:rsid w:val="00177FC0"/>
    <w:rsid w:val="00181F8D"/>
    <w:rsid w:val="0018233B"/>
    <w:rsid w:val="00185732"/>
    <w:rsid w:val="00187A88"/>
    <w:rsid w:val="00187F6F"/>
    <w:rsid w:val="00192B03"/>
    <w:rsid w:val="0019405E"/>
    <w:rsid w:val="00194523"/>
    <w:rsid w:val="00196650"/>
    <w:rsid w:val="0019690A"/>
    <w:rsid w:val="001A0104"/>
    <w:rsid w:val="001A2824"/>
    <w:rsid w:val="001A413F"/>
    <w:rsid w:val="001B2A1A"/>
    <w:rsid w:val="001B32F9"/>
    <w:rsid w:val="001B3886"/>
    <w:rsid w:val="001B39B9"/>
    <w:rsid w:val="001B3B6E"/>
    <w:rsid w:val="001B709D"/>
    <w:rsid w:val="001C031B"/>
    <w:rsid w:val="001C13F5"/>
    <w:rsid w:val="001C4B77"/>
    <w:rsid w:val="001C6451"/>
    <w:rsid w:val="001C70DE"/>
    <w:rsid w:val="001D1078"/>
    <w:rsid w:val="001D2039"/>
    <w:rsid w:val="001D3723"/>
    <w:rsid w:val="001D6AF7"/>
    <w:rsid w:val="001D6C71"/>
    <w:rsid w:val="001E2669"/>
    <w:rsid w:val="001E49FE"/>
    <w:rsid w:val="001E61D7"/>
    <w:rsid w:val="001F0A4F"/>
    <w:rsid w:val="001F0B01"/>
    <w:rsid w:val="001F203E"/>
    <w:rsid w:val="001F3F13"/>
    <w:rsid w:val="001F4DC1"/>
    <w:rsid w:val="001F77E7"/>
    <w:rsid w:val="00200571"/>
    <w:rsid w:val="002017E5"/>
    <w:rsid w:val="00201AC6"/>
    <w:rsid w:val="00204726"/>
    <w:rsid w:val="00205BA0"/>
    <w:rsid w:val="00210AB1"/>
    <w:rsid w:val="00212869"/>
    <w:rsid w:val="0021307A"/>
    <w:rsid w:val="00213F9F"/>
    <w:rsid w:val="00220817"/>
    <w:rsid w:val="0022245D"/>
    <w:rsid w:val="00227EB2"/>
    <w:rsid w:val="00232787"/>
    <w:rsid w:val="00232A9D"/>
    <w:rsid w:val="00233857"/>
    <w:rsid w:val="00236162"/>
    <w:rsid w:val="002362A0"/>
    <w:rsid w:val="00236BC1"/>
    <w:rsid w:val="00240201"/>
    <w:rsid w:val="00240385"/>
    <w:rsid w:val="002412E9"/>
    <w:rsid w:val="00241883"/>
    <w:rsid w:val="00244840"/>
    <w:rsid w:val="00251AE4"/>
    <w:rsid w:val="002520FF"/>
    <w:rsid w:val="002537FC"/>
    <w:rsid w:val="002605AF"/>
    <w:rsid w:val="00265FB2"/>
    <w:rsid w:val="00271F5D"/>
    <w:rsid w:val="00272460"/>
    <w:rsid w:val="0027458D"/>
    <w:rsid w:val="00274BC1"/>
    <w:rsid w:val="00280680"/>
    <w:rsid w:val="00285626"/>
    <w:rsid w:val="002861B6"/>
    <w:rsid w:val="00293294"/>
    <w:rsid w:val="00295DEA"/>
    <w:rsid w:val="002A1761"/>
    <w:rsid w:val="002A32A3"/>
    <w:rsid w:val="002A3E22"/>
    <w:rsid w:val="002A41F1"/>
    <w:rsid w:val="002A5E62"/>
    <w:rsid w:val="002A7E09"/>
    <w:rsid w:val="002B50C3"/>
    <w:rsid w:val="002B771E"/>
    <w:rsid w:val="002C0C4E"/>
    <w:rsid w:val="002C139C"/>
    <w:rsid w:val="002C54D6"/>
    <w:rsid w:val="002C5D14"/>
    <w:rsid w:val="002C70A4"/>
    <w:rsid w:val="002C765A"/>
    <w:rsid w:val="002C7667"/>
    <w:rsid w:val="002D0B8D"/>
    <w:rsid w:val="002D1790"/>
    <w:rsid w:val="002D3C21"/>
    <w:rsid w:val="002D5566"/>
    <w:rsid w:val="002D7CF8"/>
    <w:rsid w:val="002E0122"/>
    <w:rsid w:val="002E17C3"/>
    <w:rsid w:val="002E2439"/>
    <w:rsid w:val="002E33A2"/>
    <w:rsid w:val="002E3F07"/>
    <w:rsid w:val="002E4724"/>
    <w:rsid w:val="002E62DB"/>
    <w:rsid w:val="002F0DCD"/>
    <w:rsid w:val="002F12CC"/>
    <w:rsid w:val="002F1CC9"/>
    <w:rsid w:val="002F3D00"/>
    <w:rsid w:val="002F4A3B"/>
    <w:rsid w:val="002F5879"/>
    <w:rsid w:val="002F7286"/>
    <w:rsid w:val="002F7BBB"/>
    <w:rsid w:val="00304865"/>
    <w:rsid w:val="00305119"/>
    <w:rsid w:val="0030521A"/>
    <w:rsid w:val="003060EF"/>
    <w:rsid w:val="00306A5D"/>
    <w:rsid w:val="00306ADB"/>
    <w:rsid w:val="00310478"/>
    <w:rsid w:val="003122FD"/>
    <w:rsid w:val="00312C69"/>
    <w:rsid w:val="00312FAB"/>
    <w:rsid w:val="0031493F"/>
    <w:rsid w:val="0031633D"/>
    <w:rsid w:val="0031653D"/>
    <w:rsid w:val="003170CF"/>
    <w:rsid w:val="0031723C"/>
    <w:rsid w:val="00320B1A"/>
    <w:rsid w:val="00322798"/>
    <w:rsid w:val="00325164"/>
    <w:rsid w:val="00327C5E"/>
    <w:rsid w:val="003318E5"/>
    <w:rsid w:val="00333091"/>
    <w:rsid w:val="003377C0"/>
    <w:rsid w:val="00337ADB"/>
    <w:rsid w:val="00340148"/>
    <w:rsid w:val="00341533"/>
    <w:rsid w:val="00342F50"/>
    <w:rsid w:val="00343580"/>
    <w:rsid w:val="003438CD"/>
    <w:rsid w:val="00344BED"/>
    <w:rsid w:val="00345C9A"/>
    <w:rsid w:val="003468B2"/>
    <w:rsid w:val="003473E8"/>
    <w:rsid w:val="003478C0"/>
    <w:rsid w:val="003478E4"/>
    <w:rsid w:val="00351773"/>
    <w:rsid w:val="00355552"/>
    <w:rsid w:val="00357C02"/>
    <w:rsid w:val="00357F8F"/>
    <w:rsid w:val="00363500"/>
    <w:rsid w:val="00364E21"/>
    <w:rsid w:val="003658E9"/>
    <w:rsid w:val="00365F5C"/>
    <w:rsid w:val="0036687A"/>
    <w:rsid w:val="00371AB4"/>
    <w:rsid w:val="00372BF7"/>
    <w:rsid w:val="00375CCB"/>
    <w:rsid w:val="003762AA"/>
    <w:rsid w:val="003765F6"/>
    <w:rsid w:val="00376671"/>
    <w:rsid w:val="00376E2D"/>
    <w:rsid w:val="0037718B"/>
    <w:rsid w:val="00377298"/>
    <w:rsid w:val="00383221"/>
    <w:rsid w:val="0038455F"/>
    <w:rsid w:val="00386A53"/>
    <w:rsid w:val="00391439"/>
    <w:rsid w:val="00391507"/>
    <w:rsid w:val="0039227E"/>
    <w:rsid w:val="00392361"/>
    <w:rsid w:val="00397588"/>
    <w:rsid w:val="003A0A82"/>
    <w:rsid w:val="003A1EA0"/>
    <w:rsid w:val="003A21B9"/>
    <w:rsid w:val="003A3054"/>
    <w:rsid w:val="003A480F"/>
    <w:rsid w:val="003A7BEC"/>
    <w:rsid w:val="003B18AF"/>
    <w:rsid w:val="003B1E11"/>
    <w:rsid w:val="003B35A1"/>
    <w:rsid w:val="003B3BCE"/>
    <w:rsid w:val="003B5F6C"/>
    <w:rsid w:val="003B5FA4"/>
    <w:rsid w:val="003C04FD"/>
    <w:rsid w:val="003C2230"/>
    <w:rsid w:val="003C3F06"/>
    <w:rsid w:val="003C4BDA"/>
    <w:rsid w:val="003C661B"/>
    <w:rsid w:val="003C6B72"/>
    <w:rsid w:val="003C7405"/>
    <w:rsid w:val="003D11F3"/>
    <w:rsid w:val="003D28E8"/>
    <w:rsid w:val="003D3BD7"/>
    <w:rsid w:val="003D3DC3"/>
    <w:rsid w:val="003D50C6"/>
    <w:rsid w:val="003D5F9E"/>
    <w:rsid w:val="003E1B4D"/>
    <w:rsid w:val="003E1D7B"/>
    <w:rsid w:val="003E218E"/>
    <w:rsid w:val="003E24D6"/>
    <w:rsid w:val="003E480E"/>
    <w:rsid w:val="003E5F32"/>
    <w:rsid w:val="003E65E1"/>
    <w:rsid w:val="003F0695"/>
    <w:rsid w:val="003F10CB"/>
    <w:rsid w:val="00400385"/>
    <w:rsid w:val="0040153D"/>
    <w:rsid w:val="00405509"/>
    <w:rsid w:val="00405BC4"/>
    <w:rsid w:val="0040623E"/>
    <w:rsid w:val="00410AAD"/>
    <w:rsid w:val="00414B0B"/>
    <w:rsid w:val="00416ED0"/>
    <w:rsid w:val="00417813"/>
    <w:rsid w:val="004212A0"/>
    <w:rsid w:val="0042680B"/>
    <w:rsid w:val="00431B12"/>
    <w:rsid w:val="00431B1E"/>
    <w:rsid w:val="0043254E"/>
    <w:rsid w:val="00434130"/>
    <w:rsid w:val="00435867"/>
    <w:rsid w:val="004378C6"/>
    <w:rsid w:val="00437BB4"/>
    <w:rsid w:val="004401E2"/>
    <w:rsid w:val="00442EC0"/>
    <w:rsid w:val="004432F2"/>
    <w:rsid w:val="0044417B"/>
    <w:rsid w:val="00444359"/>
    <w:rsid w:val="004460FD"/>
    <w:rsid w:val="00446713"/>
    <w:rsid w:val="0044778A"/>
    <w:rsid w:val="004477F9"/>
    <w:rsid w:val="004478E0"/>
    <w:rsid w:val="00447FD6"/>
    <w:rsid w:val="004503E9"/>
    <w:rsid w:val="00453431"/>
    <w:rsid w:val="00455BEB"/>
    <w:rsid w:val="004561DB"/>
    <w:rsid w:val="00465266"/>
    <w:rsid w:val="004671D2"/>
    <w:rsid w:val="00467966"/>
    <w:rsid w:val="00470388"/>
    <w:rsid w:val="00471613"/>
    <w:rsid w:val="00475E69"/>
    <w:rsid w:val="004760CC"/>
    <w:rsid w:val="00481DFC"/>
    <w:rsid w:val="00482383"/>
    <w:rsid w:val="00486708"/>
    <w:rsid w:val="00491B5A"/>
    <w:rsid w:val="00492B0A"/>
    <w:rsid w:val="00495610"/>
    <w:rsid w:val="00496132"/>
    <w:rsid w:val="00497EC6"/>
    <w:rsid w:val="004A2C85"/>
    <w:rsid w:val="004A31B5"/>
    <w:rsid w:val="004A505E"/>
    <w:rsid w:val="004A5E34"/>
    <w:rsid w:val="004B21D7"/>
    <w:rsid w:val="004B2E82"/>
    <w:rsid w:val="004B4418"/>
    <w:rsid w:val="004C120D"/>
    <w:rsid w:val="004C1FE6"/>
    <w:rsid w:val="004C4648"/>
    <w:rsid w:val="004C69C9"/>
    <w:rsid w:val="004D2945"/>
    <w:rsid w:val="004D29B4"/>
    <w:rsid w:val="004D3B60"/>
    <w:rsid w:val="004D4591"/>
    <w:rsid w:val="004D5193"/>
    <w:rsid w:val="004D65C1"/>
    <w:rsid w:val="004D7A29"/>
    <w:rsid w:val="004E0680"/>
    <w:rsid w:val="004E0818"/>
    <w:rsid w:val="004F2295"/>
    <w:rsid w:val="004F30E4"/>
    <w:rsid w:val="004F547B"/>
    <w:rsid w:val="004F5955"/>
    <w:rsid w:val="004F793B"/>
    <w:rsid w:val="004F79AC"/>
    <w:rsid w:val="005020C1"/>
    <w:rsid w:val="00507435"/>
    <w:rsid w:val="00510475"/>
    <w:rsid w:val="00511A45"/>
    <w:rsid w:val="005130E5"/>
    <w:rsid w:val="00513A0C"/>
    <w:rsid w:val="0052041D"/>
    <w:rsid w:val="00524D91"/>
    <w:rsid w:val="00524EB4"/>
    <w:rsid w:val="00526DDF"/>
    <w:rsid w:val="00526DF9"/>
    <w:rsid w:val="00527E54"/>
    <w:rsid w:val="0053089A"/>
    <w:rsid w:val="00531606"/>
    <w:rsid w:val="005335D0"/>
    <w:rsid w:val="00533CF6"/>
    <w:rsid w:val="00533FF3"/>
    <w:rsid w:val="005355E6"/>
    <w:rsid w:val="005403BC"/>
    <w:rsid w:val="00542979"/>
    <w:rsid w:val="0054351C"/>
    <w:rsid w:val="0054489A"/>
    <w:rsid w:val="00546A76"/>
    <w:rsid w:val="005507EE"/>
    <w:rsid w:val="005522E0"/>
    <w:rsid w:val="00562069"/>
    <w:rsid w:val="00562278"/>
    <w:rsid w:val="005623EB"/>
    <w:rsid w:val="00567489"/>
    <w:rsid w:val="00567FB1"/>
    <w:rsid w:val="0057203E"/>
    <w:rsid w:val="00573C05"/>
    <w:rsid w:val="00576113"/>
    <w:rsid w:val="005771C7"/>
    <w:rsid w:val="00577B0B"/>
    <w:rsid w:val="00581103"/>
    <w:rsid w:val="00581EDB"/>
    <w:rsid w:val="00584CED"/>
    <w:rsid w:val="00587BAA"/>
    <w:rsid w:val="005907DF"/>
    <w:rsid w:val="0059274F"/>
    <w:rsid w:val="00593883"/>
    <w:rsid w:val="005968D6"/>
    <w:rsid w:val="005A01FF"/>
    <w:rsid w:val="005A0B93"/>
    <w:rsid w:val="005B1393"/>
    <w:rsid w:val="005B164C"/>
    <w:rsid w:val="005B3817"/>
    <w:rsid w:val="005B6297"/>
    <w:rsid w:val="005B6734"/>
    <w:rsid w:val="005B738D"/>
    <w:rsid w:val="005C0727"/>
    <w:rsid w:val="005C1A95"/>
    <w:rsid w:val="005C3CBA"/>
    <w:rsid w:val="005D089B"/>
    <w:rsid w:val="005D1BF7"/>
    <w:rsid w:val="005D2384"/>
    <w:rsid w:val="005D3E2A"/>
    <w:rsid w:val="005D74C0"/>
    <w:rsid w:val="005E1630"/>
    <w:rsid w:val="005E3F0F"/>
    <w:rsid w:val="005E73B5"/>
    <w:rsid w:val="005E7B54"/>
    <w:rsid w:val="005F0DBD"/>
    <w:rsid w:val="005F1E3B"/>
    <w:rsid w:val="005F3D8D"/>
    <w:rsid w:val="005F726C"/>
    <w:rsid w:val="00602786"/>
    <w:rsid w:val="00602C71"/>
    <w:rsid w:val="00606EC0"/>
    <w:rsid w:val="00612003"/>
    <w:rsid w:val="00612D3D"/>
    <w:rsid w:val="006154B5"/>
    <w:rsid w:val="00615BD5"/>
    <w:rsid w:val="00616851"/>
    <w:rsid w:val="0062066A"/>
    <w:rsid w:val="00623EAE"/>
    <w:rsid w:val="0063021A"/>
    <w:rsid w:val="0063041C"/>
    <w:rsid w:val="00631926"/>
    <w:rsid w:val="00632248"/>
    <w:rsid w:val="00633323"/>
    <w:rsid w:val="00633838"/>
    <w:rsid w:val="00635E1D"/>
    <w:rsid w:val="0063694D"/>
    <w:rsid w:val="00636A1A"/>
    <w:rsid w:val="006406CE"/>
    <w:rsid w:val="00644F15"/>
    <w:rsid w:val="00650E8A"/>
    <w:rsid w:val="00650EA8"/>
    <w:rsid w:val="006516F8"/>
    <w:rsid w:val="006528C5"/>
    <w:rsid w:val="00653282"/>
    <w:rsid w:val="00653B53"/>
    <w:rsid w:val="00654F17"/>
    <w:rsid w:val="0065501E"/>
    <w:rsid w:val="00656A3B"/>
    <w:rsid w:val="00656AAA"/>
    <w:rsid w:val="006607E9"/>
    <w:rsid w:val="00662E28"/>
    <w:rsid w:val="00664163"/>
    <w:rsid w:val="00665C21"/>
    <w:rsid w:val="00672451"/>
    <w:rsid w:val="00672508"/>
    <w:rsid w:val="0067765C"/>
    <w:rsid w:val="006806DA"/>
    <w:rsid w:val="00681870"/>
    <w:rsid w:val="00681B71"/>
    <w:rsid w:val="006821E9"/>
    <w:rsid w:val="0068281E"/>
    <w:rsid w:val="00684131"/>
    <w:rsid w:val="00685E2F"/>
    <w:rsid w:val="006861F2"/>
    <w:rsid w:val="0068654F"/>
    <w:rsid w:val="006872E9"/>
    <w:rsid w:val="006926D8"/>
    <w:rsid w:val="00697DD8"/>
    <w:rsid w:val="006A1D91"/>
    <w:rsid w:val="006A2BD1"/>
    <w:rsid w:val="006A3B9C"/>
    <w:rsid w:val="006A4224"/>
    <w:rsid w:val="006A4E66"/>
    <w:rsid w:val="006A5842"/>
    <w:rsid w:val="006A5B14"/>
    <w:rsid w:val="006B3811"/>
    <w:rsid w:val="006C3BD7"/>
    <w:rsid w:val="006C3BE7"/>
    <w:rsid w:val="006C50DD"/>
    <w:rsid w:val="006C6967"/>
    <w:rsid w:val="006C69BE"/>
    <w:rsid w:val="006C7110"/>
    <w:rsid w:val="006C72B8"/>
    <w:rsid w:val="006D1054"/>
    <w:rsid w:val="006D511B"/>
    <w:rsid w:val="006D5D97"/>
    <w:rsid w:val="006D5F14"/>
    <w:rsid w:val="006D614F"/>
    <w:rsid w:val="006D66DC"/>
    <w:rsid w:val="006E193D"/>
    <w:rsid w:val="006E1A20"/>
    <w:rsid w:val="006E302E"/>
    <w:rsid w:val="006E3767"/>
    <w:rsid w:val="006E4317"/>
    <w:rsid w:val="006E640F"/>
    <w:rsid w:val="006E6A81"/>
    <w:rsid w:val="006E7790"/>
    <w:rsid w:val="006F01A4"/>
    <w:rsid w:val="006F0415"/>
    <w:rsid w:val="006F194D"/>
    <w:rsid w:val="006F7171"/>
    <w:rsid w:val="00702DA2"/>
    <w:rsid w:val="00703A83"/>
    <w:rsid w:val="00704326"/>
    <w:rsid w:val="00704CC5"/>
    <w:rsid w:val="00705128"/>
    <w:rsid w:val="0070523E"/>
    <w:rsid w:val="00706DE2"/>
    <w:rsid w:val="007100DE"/>
    <w:rsid w:val="0071104E"/>
    <w:rsid w:val="007114E4"/>
    <w:rsid w:val="007119D8"/>
    <w:rsid w:val="0071435C"/>
    <w:rsid w:val="0071526C"/>
    <w:rsid w:val="0071662E"/>
    <w:rsid w:val="00717D48"/>
    <w:rsid w:val="00720C0A"/>
    <w:rsid w:val="007263EA"/>
    <w:rsid w:val="007266F8"/>
    <w:rsid w:val="00726F05"/>
    <w:rsid w:val="007279F9"/>
    <w:rsid w:val="00731766"/>
    <w:rsid w:val="00731A96"/>
    <w:rsid w:val="00732BD0"/>
    <w:rsid w:val="00741211"/>
    <w:rsid w:val="0074209B"/>
    <w:rsid w:val="00746996"/>
    <w:rsid w:val="007476F8"/>
    <w:rsid w:val="007501D2"/>
    <w:rsid w:val="007508F1"/>
    <w:rsid w:val="007509AD"/>
    <w:rsid w:val="007527D0"/>
    <w:rsid w:val="00754378"/>
    <w:rsid w:val="0075738C"/>
    <w:rsid w:val="007619ED"/>
    <w:rsid w:val="00764505"/>
    <w:rsid w:val="00764BA5"/>
    <w:rsid w:val="00767FDB"/>
    <w:rsid w:val="0077063F"/>
    <w:rsid w:val="007719AF"/>
    <w:rsid w:val="00774246"/>
    <w:rsid w:val="007772D5"/>
    <w:rsid w:val="00780279"/>
    <w:rsid w:val="007806F9"/>
    <w:rsid w:val="007838BC"/>
    <w:rsid w:val="00784D0A"/>
    <w:rsid w:val="00784F04"/>
    <w:rsid w:val="00787D73"/>
    <w:rsid w:val="00790F8A"/>
    <w:rsid w:val="00792A4E"/>
    <w:rsid w:val="007939AA"/>
    <w:rsid w:val="0079433E"/>
    <w:rsid w:val="007A0D3E"/>
    <w:rsid w:val="007A24B1"/>
    <w:rsid w:val="007A4B75"/>
    <w:rsid w:val="007A4FA9"/>
    <w:rsid w:val="007A5712"/>
    <w:rsid w:val="007A6415"/>
    <w:rsid w:val="007A77CC"/>
    <w:rsid w:val="007B0A08"/>
    <w:rsid w:val="007B1E0E"/>
    <w:rsid w:val="007B3B36"/>
    <w:rsid w:val="007B5360"/>
    <w:rsid w:val="007B6B69"/>
    <w:rsid w:val="007B7EA7"/>
    <w:rsid w:val="007C2E99"/>
    <w:rsid w:val="007C6A08"/>
    <w:rsid w:val="007C7243"/>
    <w:rsid w:val="007D35ED"/>
    <w:rsid w:val="007D597A"/>
    <w:rsid w:val="007D6684"/>
    <w:rsid w:val="007D6802"/>
    <w:rsid w:val="007E1DE1"/>
    <w:rsid w:val="007E3F30"/>
    <w:rsid w:val="007E5DFC"/>
    <w:rsid w:val="007E6BCE"/>
    <w:rsid w:val="007F0862"/>
    <w:rsid w:val="007F3C11"/>
    <w:rsid w:val="007F51B1"/>
    <w:rsid w:val="007F5391"/>
    <w:rsid w:val="007F59BA"/>
    <w:rsid w:val="007F5A4A"/>
    <w:rsid w:val="007F6A9E"/>
    <w:rsid w:val="007F7092"/>
    <w:rsid w:val="007F70EB"/>
    <w:rsid w:val="0080112D"/>
    <w:rsid w:val="00802691"/>
    <w:rsid w:val="00803FF8"/>
    <w:rsid w:val="00805568"/>
    <w:rsid w:val="00805F13"/>
    <w:rsid w:val="008069C9"/>
    <w:rsid w:val="00811141"/>
    <w:rsid w:val="00816ACC"/>
    <w:rsid w:val="008235DB"/>
    <w:rsid w:val="008248B8"/>
    <w:rsid w:val="008257F1"/>
    <w:rsid w:val="00834338"/>
    <w:rsid w:val="00836120"/>
    <w:rsid w:val="008370D0"/>
    <w:rsid w:val="00842830"/>
    <w:rsid w:val="00842E27"/>
    <w:rsid w:val="00842E69"/>
    <w:rsid w:val="00852236"/>
    <w:rsid w:val="00853289"/>
    <w:rsid w:val="008532C8"/>
    <w:rsid w:val="00856804"/>
    <w:rsid w:val="00860723"/>
    <w:rsid w:val="00862BFD"/>
    <w:rsid w:val="00865ED2"/>
    <w:rsid w:val="008703FB"/>
    <w:rsid w:val="008711DD"/>
    <w:rsid w:val="0087309E"/>
    <w:rsid w:val="008734EC"/>
    <w:rsid w:val="008742AA"/>
    <w:rsid w:val="00875D5B"/>
    <w:rsid w:val="00876BBE"/>
    <w:rsid w:val="0087710B"/>
    <w:rsid w:val="008813FD"/>
    <w:rsid w:val="00884B79"/>
    <w:rsid w:val="00884C25"/>
    <w:rsid w:val="00884CD5"/>
    <w:rsid w:val="00885BA1"/>
    <w:rsid w:val="008868E1"/>
    <w:rsid w:val="00890B25"/>
    <w:rsid w:val="00891CD6"/>
    <w:rsid w:val="00893F61"/>
    <w:rsid w:val="008A03C8"/>
    <w:rsid w:val="008A0D50"/>
    <w:rsid w:val="008A0E90"/>
    <w:rsid w:val="008A23C3"/>
    <w:rsid w:val="008A2BA3"/>
    <w:rsid w:val="008A62C0"/>
    <w:rsid w:val="008A7B91"/>
    <w:rsid w:val="008B1E39"/>
    <w:rsid w:val="008B6D4E"/>
    <w:rsid w:val="008B7234"/>
    <w:rsid w:val="008B74DB"/>
    <w:rsid w:val="008B7875"/>
    <w:rsid w:val="008C0580"/>
    <w:rsid w:val="008C1D1C"/>
    <w:rsid w:val="008C3247"/>
    <w:rsid w:val="008C69EC"/>
    <w:rsid w:val="008D061E"/>
    <w:rsid w:val="008D25C9"/>
    <w:rsid w:val="008D34A1"/>
    <w:rsid w:val="008D6A96"/>
    <w:rsid w:val="008D79E9"/>
    <w:rsid w:val="008E12E6"/>
    <w:rsid w:val="008E3BB1"/>
    <w:rsid w:val="008E4B57"/>
    <w:rsid w:val="008E5C2A"/>
    <w:rsid w:val="008E6CC1"/>
    <w:rsid w:val="008E6F84"/>
    <w:rsid w:val="008F02EC"/>
    <w:rsid w:val="008F1FDF"/>
    <w:rsid w:val="008F2390"/>
    <w:rsid w:val="008F35AC"/>
    <w:rsid w:val="008F3892"/>
    <w:rsid w:val="008F5351"/>
    <w:rsid w:val="008F5EF7"/>
    <w:rsid w:val="008F7696"/>
    <w:rsid w:val="008F7F95"/>
    <w:rsid w:val="00900146"/>
    <w:rsid w:val="009063C0"/>
    <w:rsid w:val="00910087"/>
    <w:rsid w:val="00910816"/>
    <w:rsid w:val="009122ED"/>
    <w:rsid w:val="00917B20"/>
    <w:rsid w:val="0092016A"/>
    <w:rsid w:val="00924178"/>
    <w:rsid w:val="00927618"/>
    <w:rsid w:val="00930FA9"/>
    <w:rsid w:val="00933B6D"/>
    <w:rsid w:val="00933F90"/>
    <w:rsid w:val="009349C9"/>
    <w:rsid w:val="00935255"/>
    <w:rsid w:val="009362BC"/>
    <w:rsid w:val="0094062B"/>
    <w:rsid w:val="00940E42"/>
    <w:rsid w:val="0094193B"/>
    <w:rsid w:val="00941AEA"/>
    <w:rsid w:val="009425F1"/>
    <w:rsid w:val="00942EC6"/>
    <w:rsid w:val="009443AF"/>
    <w:rsid w:val="00944AFD"/>
    <w:rsid w:val="00946828"/>
    <w:rsid w:val="00951391"/>
    <w:rsid w:val="00951A78"/>
    <w:rsid w:val="00954A7C"/>
    <w:rsid w:val="0096292F"/>
    <w:rsid w:val="00964452"/>
    <w:rsid w:val="00964995"/>
    <w:rsid w:val="009649D8"/>
    <w:rsid w:val="00966DE8"/>
    <w:rsid w:val="00973785"/>
    <w:rsid w:val="009742F3"/>
    <w:rsid w:val="0097555C"/>
    <w:rsid w:val="0097614B"/>
    <w:rsid w:val="009772FE"/>
    <w:rsid w:val="00980777"/>
    <w:rsid w:val="00981EDB"/>
    <w:rsid w:val="00986055"/>
    <w:rsid w:val="00986C53"/>
    <w:rsid w:val="009931DC"/>
    <w:rsid w:val="009949E5"/>
    <w:rsid w:val="009A0E3F"/>
    <w:rsid w:val="009A118F"/>
    <w:rsid w:val="009A48C7"/>
    <w:rsid w:val="009A6262"/>
    <w:rsid w:val="009A632D"/>
    <w:rsid w:val="009A764E"/>
    <w:rsid w:val="009B09C9"/>
    <w:rsid w:val="009B13E8"/>
    <w:rsid w:val="009B2D8E"/>
    <w:rsid w:val="009B546A"/>
    <w:rsid w:val="009C39B3"/>
    <w:rsid w:val="009C46F3"/>
    <w:rsid w:val="009C4A4E"/>
    <w:rsid w:val="009C69FC"/>
    <w:rsid w:val="009C6E50"/>
    <w:rsid w:val="009C70A9"/>
    <w:rsid w:val="009C711F"/>
    <w:rsid w:val="009C768D"/>
    <w:rsid w:val="009D0B4A"/>
    <w:rsid w:val="009D139C"/>
    <w:rsid w:val="009D174B"/>
    <w:rsid w:val="009D3C0A"/>
    <w:rsid w:val="009D4BE1"/>
    <w:rsid w:val="009D6E23"/>
    <w:rsid w:val="009D7DBF"/>
    <w:rsid w:val="009E236C"/>
    <w:rsid w:val="009F06A7"/>
    <w:rsid w:val="009F0C91"/>
    <w:rsid w:val="009F113D"/>
    <w:rsid w:val="009F3A45"/>
    <w:rsid w:val="009F3E65"/>
    <w:rsid w:val="009F6F8F"/>
    <w:rsid w:val="009F7BFB"/>
    <w:rsid w:val="00A01888"/>
    <w:rsid w:val="00A02D38"/>
    <w:rsid w:val="00A04934"/>
    <w:rsid w:val="00A05E30"/>
    <w:rsid w:val="00A16143"/>
    <w:rsid w:val="00A1717C"/>
    <w:rsid w:val="00A173D0"/>
    <w:rsid w:val="00A177FA"/>
    <w:rsid w:val="00A20770"/>
    <w:rsid w:val="00A220EC"/>
    <w:rsid w:val="00A222C7"/>
    <w:rsid w:val="00A27AC9"/>
    <w:rsid w:val="00A301D6"/>
    <w:rsid w:val="00A32C9B"/>
    <w:rsid w:val="00A332AD"/>
    <w:rsid w:val="00A341BC"/>
    <w:rsid w:val="00A35093"/>
    <w:rsid w:val="00A355B2"/>
    <w:rsid w:val="00A35A36"/>
    <w:rsid w:val="00A3621E"/>
    <w:rsid w:val="00A37FF8"/>
    <w:rsid w:val="00A4018E"/>
    <w:rsid w:val="00A4149C"/>
    <w:rsid w:val="00A42825"/>
    <w:rsid w:val="00A44F43"/>
    <w:rsid w:val="00A46BD6"/>
    <w:rsid w:val="00A51168"/>
    <w:rsid w:val="00A52645"/>
    <w:rsid w:val="00A5377F"/>
    <w:rsid w:val="00A54F1E"/>
    <w:rsid w:val="00A5572F"/>
    <w:rsid w:val="00A55C71"/>
    <w:rsid w:val="00A56B9A"/>
    <w:rsid w:val="00A629F3"/>
    <w:rsid w:val="00A62DB5"/>
    <w:rsid w:val="00A62F33"/>
    <w:rsid w:val="00A63128"/>
    <w:rsid w:val="00A64B7A"/>
    <w:rsid w:val="00A75F8D"/>
    <w:rsid w:val="00A76F52"/>
    <w:rsid w:val="00A77DD2"/>
    <w:rsid w:val="00A82209"/>
    <w:rsid w:val="00A83209"/>
    <w:rsid w:val="00A856D0"/>
    <w:rsid w:val="00A85943"/>
    <w:rsid w:val="00A8614F"/>
    <w:rsid w:val="00A86479"/>
    <w:rsid w:val="00A90AD0"/>
    <w:rsid w:val="00A90C01"/>
    <w:rsid w:val="00AA12F3"/>
    <w:rsid w:val="00AB1565"/>
    <w:rsid w:val="00AB1DF2"/>
    <w:rsid w:val="00AB2E93"/>
    <w:rsid w:val="00AB5412"/>
    <w:rsid w:val="00AB68C9"/>
    <w:rsid w:val="00AB73B2"/>
    <w:rsid w:val="00AB7C1E"/>
    <w:rsid w:val="00AC1738"/>
    <w:rsid w:val="00AC28C0"/>
    <w:rsid w:val="00AC3044"/>
    <w:rsid w:val="00AC4572"/>
    <w:rsid w:val="00AC6E65"/>
    <w:rsid w:val="00AD0602"/>
    <w:rsid w:val="00AD0671"/>
    <w:rsid w:val="00AD084C"/>
    <w:rsid w:val="00AD1D1C"/>
    <w:rsid w:val="00AD1F34"/>
    <w:rsid w:val="00AD317E"/>
    <w:rsid w:val="00AD42B6"/>
    <w:rsid w:val="00AD45FF"/>
    <w:rsid w:val="00AD6156"/>
    <w:rsid w:val="00AD70F8"/>
    <w:rsid w:val="00AE0947"/>
    <w:rsid w:val="00AE1A61"/>
    <w:rsid w:val="00AE7164"/>
    <w:rsid w:val="00AF1359"/>
    <w:rsid w:val="00AF1935"/>
    <w:rsid w:val="00AF235D"/>
    <w:rsid w:val="00AF374C"/>
    <w:rsid w:val="00AF5557"/>
    <w:rsid w:val="00AF5C24"/>
    <w:rsid w:val="00AF6262"/>
    <w:rsid w:val="00AF6754"/>
    <w:rsid w:val="00AF68D3"/>
    <w:rsid w:val="00AF74BD"/>
    <w:rsid w:val="00B0024F"/>
    <w:rsid w:val="00B031F9"/>
    <w:rsid w:val="00B03A3A"/>
    <w:rsid w:val="00B04911"/>
    <w:rsid w:val="00B10FEA"/>
    <w:rsid w:val="00B11EE0"/>
    <w:rsid w:val="00B12C79"/>
    <w:rsid w:val="00B13B75"/>
    <w:rsid w:val="00B13F9C"/>
    <w:rsid w:val="00B20A37"/>
    <w:rsid w:val="00B2148F"/>
    <w:rsid w:val="00B22536"/>
    <w:rsid w:val="00B22C3F"/>
    <w:rsid w:val="00B30CAE"/>
    <w:rsid w:val="00B325CE"/>
    <w:rsid w:val="00B33401"/>
    <w:rsid w:val="00B4347D"/>
    <w:rsid w:val="00B43FC0"/>
    <w:rsid w:val="00B443BC"/>
    <w:rsid w:val="00B47F3C"/>
    <w:rsid w:val="00B51171"/>
    <w:rsid w:val="00B52261"/>
    <w:rsid w:val="00B538DA"/>
    <w:rsid w:val="00B55C68"/>
    <w:rsid w:val="00B620EE"/>
    <w:rsid w:val="00B644AF"/>
    <w:rsid w:val="00B648F4"/>
    <w:rsid w:val="00B64D51"/>
    <w:rsid w:val="00B66608"/>
    <w:rsid w:val="00B678B9"/>
    <w:rsid w:val="00B71D2A"/>
    <w:rsid w:val="00B76BFD"/>
    <w:rsid w:val="00B77995"/>
    <w:rsid w:val="00B77E5C"/>
    <w:rsid w:val="00B80E1B"/>
    <w:rsid w:val="00B8150A"/>
    <w:rsid w:val="00B92717"/>
    <w:rsid w:val="00B93AC7"/>
    <w:rsid w:val="00B946D5"/>
    <w:rsid w:val="00BA0D0C"/>
    <w:rsid w:val="00BA2F3A"/>
    <w:rsid w:val="00BA342C"/>
    <w:rsid w:val="00BA36B6"/>
    <w:rsid w:val="00BA429A"/>
    <w:rsid w:val="00BA47AD"/>
    <w:rsid w:val="00BA4809"/>
    <w:rsid w:val="00BB08BC"/>
    <w:rsid w:val="00BB161E"/>
    <w:rsid w:val="00BB1873"/>
    <w:rsid w:val="00BB1F41"/>
    <w:rsid w:val="00BB27D7"/>
    <w:rsid w:val="00BB69EE"/>
    <w:rsid w:val="00BC1055"/>
    <w:rsid w:val="00BC11FA"/>
    <w:rsid w:val="00BC347B"/>
    <w:rsid w:val="00BC3892"/>
    <w:rsid w:val="00BC5997"/>
    <w:rsid w:val="00BD1F71"/>
    <w:rsid w:val="00BD25F5"/>
    <w:rsid w:val="00BD3FAE"/>
    <w:rsid w:val="00BD4864"/>
    <w:rsid w:val="00BD5816"/>
    <w:rsid w:val="00BD6363"/>
    <w:rsid w:val="00BD640D"/>
    <w:rsid w:val="00BE6484"/>
    <w:rsid w:val="00BE659C"/>
    <w:rsid w:val="00BF024E"/>
    <w:rsid w:val="00BF026B"/>
    <w:rsid w:val="00BF431B"/>
    <w:rsid w:val="00BF527A"/>
    <w:rsid w:val="00BF5352"/>
    <w:rsid w:val="00C00CA3"/>
    <w:rsid w:val="00C015F2"/>
    <w:rsid w:val="00C01734"/>
    <w:rsid w:val="00C03F95"/>
    <w:rsid w:val="00C04DB4"/>
    <w:rsid w:val="00C06230"/>
    <w:rsid w:val="00C07493"/>
    <w:rsid w:val="00C103E0"/>
    <w:rsid w:val="00C13C54"/>
    <w:rsid w:val="00C1430B"/>
    <w:rsid w:val="00C14659"/>
    <w:rsid w:val="00C20507"/>
    <w:rsid w:val="00C22D4F"/>
    <w:rsid w:val="00C23D41"/>
    <w:rsid w:val="00C23FB1"/>
    <w:rsid w:val="00C31E17"/>
    <w:rsid w:val="00C34596"/>
    <w:rsid w:val="00C3620C"/>
    <w:rsid w:val="00C36D68"/>
    <w:rsid w:val="00C436DB"/>
    <w:rsid w:val="00C47E3C"/>
    <w:rsid w:val="00C501E6"/>
    <w:rsid w:val="00C50C1A"/>
    <w:rsid w:val="00C50D47"/>
    <w:rsid w:val="00C522E4"/>
    <w:rsid w:val="00C53C6E"/>
    <w:rsid w:val="00C54B20"/>
    <w:rsid w:val="00C55863"/>
    <w:rsid w:val="00C5618E"/>
    <w:rsid w:val="00C70E48"/>
    <w:rsid w:val="00C71EDB"/>
    <w:rsid w:val="00C72598"/>
    <w:rsid w:val="00C72646"/>
    <w:rsid w:val="00C72880"/>
    <w:rsid w:val="00C72D47"/>
    <w:rsid w:val="00C73C34"/>
    <w:rsid w:val="00C741FC"/>
    <w:rsid w:val="00C7780A"/>
    <w:rsid w:val="00C823EE"/>
    <w:rsid w:val="00C852E9"/>
    <w:rsid w:val="00C907FF"/>
    <w:rsid w:val="00C91A4C"/>
    <w:rsid w:val="00C91E55"/>
    <w:rsid w:val="00C925DC"/>
    <w:rsid w:val="00C9467B"/>
    <w:rsid w:val="00C948D2"/>
    <w:rsid w:val="00C95AFC"/>
    <w:rsid w:val="00C96D5A"/>
    <w:rsid w:val="00C96E5F"/>
    <w:rsid w:val="00C9713A"/>
    <w:rsid w:val="00C973D2"/>
    <w:rsid w:val="00CA57D8"/>
    <w:rsid w:val="00CB0FF1"/>
    <w:rsid w:val="00CB1FC2"/>
    <w:rsid w:val="00CB3291"/>
    <w:rsid w:val="00CB3431"/>
    <w:rsid w:val="00CB3B96"/>
    <w:rsid w:val="00CC03DA"/>
    <w:rsid w:val="00CC06AD"/>
    <w:rsid w:val="00CC0F45"/>
    <w:rsid w:val="00CC1D91"/>
    <w:rsid w:val="00CC2C81"/>
    <w:rsid w:val="00CC43C3"/>
    <w:rsid w:val="00CC472D"/>
    <w:rsid w:val="00CC4A92"/>
    <w:rsid w:val="00CC5081"/>
    <w:rsid w:val="00CC758C"/>
    <w:rsid w:val="00CD11CB"/>
    <w:rsid w:val="00CD1A0E"/>
    <w:rsid w:val="00CD6207"/>
    <w:rsid w:val="00CD7F98"/>
    <w:rsid w:val="00CE1D69"/>
    <w:rsid w:val="00CE31D2"/>
    <w:rsid w:val="00CE4015"/>
    <w:rsid w:val="00CF17C1"/>
    <w:rsid w:val="00CF383F"/>
    <w:rsid w:val="00CF46FA"/>
    <w:rsid w:val="00CF640C"/>
    <w:rsid w:val="00CF65B9"/>
    <w:rsid w:val="00D013A7"/>
    <w:rsid w:val="00D01F82"/>
    <w:rsid w:val="00D02F0D"/>
    <w:rsid w:val="00D04AF3"/>
    <w:rsid w:val="00D04F19"/>
    <w:rsid w:val="00D07380"/>
    <w:rsid w:val="00D10F23"/>
    <w:rsid w:val="00D13233"/>
    <w:rsid w:val="00D13E88"/>
    <w:rsid w:val="00D17E22"/>
    <w:rsid w:val="00D2157C"/>
    <w:rsid w:val="00D225A6"/>
    <w:rsid w:val="00D225BA"/>
    <w:rsid w:val="00D24538"/>
    <w:rsid w:val="00D2530D"/>
    <w:rsid w:val="00D2674F"/>
    <w:rsid w:val="00D27236"/>
    <w:rsid w:val="00D276A2"/>
    <w:rsid w:val="00D3073B"/>
    <w:rsid w:val="00D348CD"/>
    <w:rsid w:val="00D365A0"/>
    <w:rsid w:val="00D37553"/>
    <w:rsid w:val="00D40E27"/>
    <w:rsid w:val="00D41EE7"/>
    <w:rsid w:val="00D43645"/>
    <w:rsid w:val="00D454D3"/>
    <w:rsid w:val="00D45C8A"/>
    <w:rsid w:val="00D4614D"/>
    <w:rsid w:val="00D468A2"/>
    <w:rsid w:val="00D544FE"/>
    <w:rsid w:val="00D54D66"/>
    <w:rsid w:val="00D55267"/>
    <w:rsid w:val="00D622CE"/>
    <w:rsid w:val="00D63760"/>
    <w:rsid w:val="00D738C9"/>
    <w:rsid w:val="00D74ED5"/>
    <w:rsid w:val="00D861B4"/>
    <w:rsid w:val="00D90EDF"/>
    <w:rsid w:val="00D93714"/>
    <w:rsid w:val="00D93E7F"/>
    <w:rsid w:val="00D95C58"/>
    <w:rsid w:val="00D95EF3"/>
    <w:rsid w:val="00D97E87"/>
    <w:rsid w:val="00DA0133"/>
    <w:rsid w:val="00DA0D5B"/>
    <w:rsid w:val="00DA1412"/>
    <w:rsid w:val="00DA5030"/>
    <w:rsid w:val="00DA5D53"/>
    <w:rsid w:val="00DB004B"/>
    <w:rsid w:val="00DB1A64"/>
    <w:rsid w:val="00DB26BD"/>
    <w:rsid w:val="00DB2DA8"/>
    <w:rsid w:val="00DB3B02"/>
    <w:rsid w:val="00DB680D"/>
    <w:rsid w:val="00DC1BFE"/>
    <w:rsid w:val="00DC225C"/>
    <w:rsid w:val="00DC6E12"/>
    <w:rsid w:val="00DC6E5D"/>
    <w:rsid w:val="00DC7691"/>
    <w:rsid w:val="00DC7B9C"/>
    <w:rsid w:val="00DD0192"/>
    <w:rsid w:val="00DD15C4"/>
    <w:rsid w:val="00DD2656"/>
    <w:rsid w:val="00DD45F1"/>
    <w:rsid w:val="00DD46A9"/>
    <w:rsid w:val="00DD48BB"/>
    <w:rsid w:val="00DD76B4"/>
    <w:rsid w:val="00DE1FED"/>
    <w:rsid w:val="00DE22BA"/>
    <w:rsid w:val="00DE3295"/>
    <w:rsid w:val="00DE3FBD"/>
    <w:rsid w:val="00DE5AA0"/>
    <w:rsid w:val="00DE6F11"/>
    <w:rsid w:val="00DF6E52"/>
    <w:rsid w:val="00E0086A"/>
    <w:rsid w:val="00E035F9"/>
    <w:rsid w:val="00E03DAE"/>
    <w:rsid w:val="00E04CBD"/>
    <w:rsid w:val="00E05D01"/>
    <w:rsid w:val="00E05DE8"/>
    <w:rsid w:val="00E05ED9"/>
    <w:rsid w:val="00E06142"/>
    <w:rsid w:val="00E110A9"/>
    <w:rsid w:val="00E12A67"/>
    <w:rsid w:val="00E1476D"/>
    <w:rsid w:val="00E15F7F"/>
    <w:rsid w:val="00E165F1"/>
    <w:rsid w:val="00E24954"/>
    <w:rsid w:val="00E25E32"/>
    <w:rsid w:val="00E26BCA"/>
    <w:rsid w:val="00E26F68"/>
    <w:rsid w:val="00E3078B"/>
    <w:rsid w:val="00E322F2"/>
    <w:rsid w:val="00E32C04"/>
    <w:rsid w:val="00E32C86"/>
    <w:rsid w:val="00E35ACC"/>
    <w:rsid w:val="00E36344"/>
    <w:rsid w:val="00E3676C"/>
    <w:rsid w:val="00E37462"/>
    <w:rsid w:val="00E4528F"/>
    <w:rsid w:val="00E45F3B"/>
    <w:rsid w:val="00E53153"/>
    <w:rsid w:val="00E54214"/>
    <w:rsid w:val="00E55B8A"/>
    <w:rsid w:val="00E61959"/>
    <w:rsid w:val="00E6445B"/>
    <w:rsid w:val="00E64A76"/>
    <w:rsid w:val="00E70D57"/>
    <w:rsid w:val="00E70DF5"/>
    <w:rsid w:val="00E7218D"/>
    <w:rsid w:val="00E74907"/>
    <w:rsid w:val="00E81234"/>
    <w:rsid w:val="00E8358F"/>
    <w:rsid w:val="00E84A0A"/>
    <w:rsid w:val="00E856DA"/>
    <w:rsid w:val="00E8693D"/>
    <w:rsid w:val="00E86DF4"/>
    <w:rsid w:val="00E91F1E"/>
    <w:rsid w:val="00E95762"/>
    <w:rsid w:val="00E96854"/>
    <w:rsid w:val="00EA0834"/>
    <w:rsid w:val="00EA18BA"/>
    <w:rsid w:val="00EA1E60"/>
    <w:rsid w:val="00EA453E"/>
    <w:rsid w:val="00EA718D"/>
    <w:rsid w:val="00EA7626"/>
    <w:rsid w:val="00EB153F"/>
    <w:rsid w:val="00EB3B76"/>
    <w:rsid w:val="00EB3ED2"/>
    <w:rsid w:val="00EB462E"/>
    <w:rsid w:val="00EB5EC1"/>
    <w:rsid w:val="00EB65B8"/>
    <w:rsid w:val="00EC055E"/>
    <w:rsid w:val="00EC0E92"/>
    <w:rsid w:val="00EC1F7F"/>
    <w:rsid w:val="00EC7739"/>
    <w:rsid w:val="00ED03A1"/>
    <w:rsid w:val="00ED110C"/>
    <w:rsid w:val="00ED2343"/>
    <w:rsid w:val="00ED247C"/>
    <w:rsid w:val="00ED2CB0"/>
    <w:rsid w:val="00ED3431"/>
    <w:rsid w:val="00ED68ED"/>
    <w:rsid w:val="00EE07B9"/>
    <w:rsid w:val="00EE1BC3"/>
    <w:rsid w:val="00EE20E9"/>
    <w:rsid w:val="00EE4D5B"/>
    <w:rsid w:val="00EE5D47"/>
    <w:rsid w:val="00EF005F"/>
    <w:rsid w:val="00EF1B62"/>
    <w:rsid w:val="00EF5959"/>
    <w:rsid w:val="00F0065F"/>
    <w:rsid w:val="00F02546"/>
    <w:rsid w:val="00F03B09"/>
    <w:rsid w:val="00F03E9E"/>
    <w:rsid w:val="00F062A7"/>
    <w:rsid w:val="00F06AC0"/>
    <w:rsid w:val="00F07939"/>
    <w:rsid w:val="00F11A34"/>
    <w:rsid w:val="00F1364C"/>
    <w:rsid w:val="00F13EFC"/>
    <w:rsid w:val="00F16247"/>
    <w:rsid w:val="00F2044E"/>
    <w:rsid w:val="00F21536"/>
    <w:rsid w:val="00F21990"/>
    <w:rsid w:val="00F22494"/>
    <w:rsid w:val="00F236AA"/>
    <w:rsid w:val="00F24737"/>
    <w:rsid w:val="00F24D2F"/>
    <w:rsid w:val="00F255A5"/>
    <w:rsid w:val="00F27187"/>
    <w:rsid w:val="00F272FF"/>
    <w:rsid w:val="00F3011F"/>
    <w:rsid w:val="00F35A06"/>
    <w:rsid w:val="00F35FE1"/>
    <w:rsid w:val="00F36252"/>
    <w:rsid w:val="00F36F64"/>
    <w:rsid w:val="00F40504"/>
    <w:rsid w:val="00F40EC7"/>
    <w:rsid w:val="00F43D7C"/>
    <w:rsid w:val="00F44599"/>
    <w:rsid w:val="00F4473B"/>
    <w:rsid w:val="00F46E8C"/>
    <w:rsid w:val="00F511A1"/>
    <w:rsid w:val="00F514F7"/>
    <w:rsid w:val="00F52CC5"/>
    <w:rsid w:val="00F566E4"/>
    <w:rsid w:val="00F6074A"/>
    <w:rsid w:val="00F60F1E"/>
    <w:rsid w:val="00F61557"/>
    <w:rsid w:val="00F61800"/>
    <w:rsid w:val="00F62CC8"/>
    <w:rsid w:val="00F63D29"/>
    <w:rsid w:val="00F6440F"/>
    <w:rsid w:val="00F674E4"/>
    <w:rsid w:val="00F7039F"/>
    <w:rsid w:val="00F708AB"/>
    <w:rsid w:val="00F70957"/>
    <w:rsid w:val="00F70C30"/>
    <w:rsid w:val="00F76883"/>
    <w:rsid w:val="00F80D7F"/>
    <w:rsid w:val="00F81D26"/>
    <w:rsid w:val="00F82BF9"/>
    <w:rsid w:val="00F877AF"/>
    <w:rsid w:val="00F87C90"/>
    <w:rsid w:val="00F90143"/>
    <w:rsid w:val="00F90551"/>
    <w:rsid w:val="00F905B1"/>
    <w:rsid w:val="00F906A1"/>
    <w:rsid w:val="00F9140C"/>
    <w:rsid w:val="00F93C90"/>
    <w:rsid w:val="00F94C06"/>
    <w:rsid w:val="00F94FC5"/>
    <w:rsid w:val="00F9641F"/>
    <w:rsid w:val="00F979C3"/>
    <w:rsid w:val="00F97B69"/>
    <w:rsid w:val="00FA0CA3"/>
    <w:rsid w:val="00FA1653"/>
    <w:rsid w:val="00FA6005"/>
    <w:rsid w:val="00FA6355"/>
    <w:rsid w:val="00FA7E6D"/>
    <w:rsid w:val="00FB30A3"/>
    <w:rsid w:val="00FB42C0"/>
    <w:rsid w:val="00FB6F9C"/>
    <w:rsid w:val="00FC0894"/>
    <w:rsid w:val="00FC4622"/>
    <w:rsid w:val="00FC507D"/>
    <w:rsid w:val="00FC6153"/>
    <w:rsid w:val="00FC6C0E"/>
    <w:rsid w:val="00FD0AC1"/>
    <w:rsid w:val="00FD54F3"/>
    <w:rsid w:val="00FE13BD"/>
    <w:rsid w:val="00FE180D"/>
    <w:rsid w:val="00FE3CD0"/>
    <w:rsid w:val="00FE4307"/>
    <w:rsid w:val="00FE7255"/>
    <w:rsid w:val="00FF0297"/>
    <w:rsid w:val="00FF171C"/>
    <w:rsid w:val="00FF1FDA"/>
    <w:rsid w:val="00FF4338"/>
    <w:rsid w:val="00FF457D"/>
    <w:rsid w:val="00FF52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54AE5"/>
  <w15:docId w15:val="{AE2F700A-5A3A-45E3-A8F3-2568518DA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E4317"/>
    <w:pPr>
      <w:widowControl w:val="0"/>
      <w:jc w:val="both"/>
    </w:pPr>
  </w:style>
  <w:style w:type="paragraph" w:styleId="1">
    <w:name w:val="heading 1"/>
    <w:basedOn w:val="a"/>
    <w:next w:val="a"/>
    <w:link w:val="10"/>
    <w:uiPriority w:val="9"/>
    <w:qFormat/>
    <w:rsid w:val="00A32C9B"/>
    <w:pPr>
      <w:spacing w:beforeLines="130" w:afterLines="130" w:line="288" w:lineRule="auto"/>
      <w:jc w:val="center"/>
      <w:outlineLvl w:val="0"/>
    </w:pPr>
    <w:rPr>
      <w:rFonts w:eastAsia="黑体"/>
      <w:b/>
      <w:bCs/>
      <w:kern w:val="44"/>
      <w:sz w:val="32"/>
      <w:szCs w:val="44"/>
    </w:rPr>
  </w:style>
  <w:style w:type="paragraph" w:styleId="2">
    <w:name w:val="heading 2"/>
    <w:basedOn w:val="a"/>
    <w:next w:val="a"/>
    <w:link w:val="20"/>
    <w:uiPriority w:val="9"/>
    <w:unhideWhenUsed/>
    <w:qFormat/>
    <w:rsid w:val="00A32C9B"/>
    <w:pPr>
      <w:spacing w:before="300" w:after="300" w:line="288"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0E4A72"/>
    <w:pPr>
      <w:spacing w:before="240" w:after="240" w:line="288" w:lineRule="auto"/>
      <w:ind w:firstLineChars="200" w:firstLine="200"/>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351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4351C"/>
    <w:rPr>
      <w:sz w:val="18"/>
      <w:szCs w:val="18"/>
    </w:rPr>
  </w:style>
  <w:style w:type="paragraph" w:styleId="a5">
    <w:name w:val="footer"/>
    <w:basedOn w:val="a"/>
    <w:link w:val="a6"/>
    <w:uiPriority w:val="99"/>
    <w:unhideWhenUsed/>
    <w:rsid w:val="0054351C"/>
    <w:pPr>
      <w:tabs>
        <w:tab w:val="center" w:pos="4153"/>
        <w:tab w:val="right" w:pos="8306"/>
      </w:tabs>
      <w:snapToGrid w:val="0"/>
      <w:jc w:val="left"/>
    </w:pPr>
    <w:rPr>
      <w:sz w:val="18"/>
      <w:szCs w:val="18"/>
    </w:rPr>
  </w:style>
  <w:style w:type="character" w:customStyle="1" w:styleId="a6">
    <w:name w:val="页脚 字符"/>
    <w:basedOn w:val="a0"/>
    <w:link w:val="a5"/>
    <w:uiPriority w:val="99"/>
    <w:rsid w:val="0054351C"/>
    <w:rPr>
      <w:sz w:val="18"/>
      <w:szCs w:val="18"/>
    </w:rPr>
  </w:style>
  <w:style w:type="paragraph" w:styleId="a7">
    <w:name w:val="Body Text"/>
    <w:basedOn w:val="a"/>
    <w:link w:val="a8"/>
    <w:rsid w:val="00C23FB1"/>
    <w:rPr>
      <w:rFonts w:ascii="Times New Roman" w:eastAsia="宋体" w:hAnsi="Times New Roman" w:cs="Times New Roman"/>
      <w:sz w:val="24"/>
      <w:szCs w:val="20"/>
    </w:rPr>
  </w:style>
  <w:style w:type="character" w:customStyle="1" w:styleId="a8">
    <w:name w:val="正文文本 字符"/>
    <w:basedOn w:val="a0"/>
    <w:link w:val="a7"/>
    <w:rsid w:val="00C23FB1"/>
    <w:rPr>
      <w:rFonts w:ascii="Times New Roman" w:eastAsia="宋体" w:hAnsi="Times New Roman" w:cs="Times New Roman"/>
      <w:sz w:val="24"/>
      <w:szCs w:val="20"/>
    </w:rPr>
  </w:style>
  <w:style w:type="paragraph" w:styleId="a9">
    <w:name w:val="List Paragraph"/>
    <w:basedOn w:val="a"/>
    <w:uiPriority w:val="34"/>
    <w:qFormat/>
    <w:rsid w:val="00126AFD"/>
    <w:pPr>
      <w:ind w:firstLineChars="200" w:firstLine="420"/>
    </w:pPr>
  </w:style>
  <w:style w:type="paragraph" w:styleId="aa">
    <w:name w:val="Balloon Text"/>
    <w:basedOn w:val="a"/>
    <w:link w:val="ab"/>
    <w:uiPriority w:val="99"/>
    <w:semiHidden/>
    <w:unhideWhenUsed/>
    <w:rsid w:val="00232787"/>
    <w:rPr>
      <w:sz w:val="18"/>
      <w:szCs w:val="18"/>
    </w:rPr>
  </w:style>
  <w:style w:type="character" w:customStyle="1" w:styleId="ab">
    <w:name w:val="批注框文本 字符"/>
    <w:basedOn w:val="a0"/>
    <w:link w:val="aa"/>
    <w:uiPriority w:val="99"/>
    <w:semiHidden/>
    <w:rsid w:val="00232787"/>
    <w:rPr>
      <w:sz w:val="18"/>
      <w:szCs w:val="18"/>
    </w:rPr>
  </w:style>
  <w:style w:type="paragraph" w:styleId="ac">
    <w:name w:val="Date"/>
    <w:basedOn w:val="a"/>
    <w:next w:val="a"/>
    <w:link w:val="ad"/>
    <w:rsid w:val="0075738C"/>
    <w:pPr>
      <w:spacing w:line="400" w:lineRule="exact"/>
    </w:pPr>
    <w:rPr>
      <w:rFonts w:ascii="Times New Roman" w:eastAsia="宋体" w:hAnsi="Times New Roman" w:cs="Times New Roman"/>
      <w:szCs w:val="20"/>
    </w:rPr>
  </w:style>
  <w:style w:type="character" w:customStyle="1" w:styleId="ad">
    <w:name w:val="日期 字符"/>
    <w:basedOn w:val="a0"/>
    <w:link w:val="ac"/>
    <w:rsid w:val="0075738C"/>
    <w:rPr>
      <w:rFonts w:ascii="Times New Roman" w:eastAsia="宋体" w:hAnsi="Times New Roman" w:cs="Times New Roman"/>
      <w:szCs w:val="20"/>
    </w:rPr>
  </w:style>
  <w:style w:type="paragraph" w:customStyle="1" w:styleId="-">
    <w:name w:val="标题-无编号"/>
    <w:basedOn w:val="1"/>
    <w:next w:val="a"/>
    <w:autoRedefine/>
    <w:qFormat/>
    <w:rsid w:val="00A32C9B"/>
    <w:pPr>
      <w:spacing w:before="100" w:beforeAutospacing="1" w:after="100" w:afterAutospacing="1"/>
    </w:pPr>
    <w:rPr>
      <w:rFonts w:ascii="Times New Roman" w:hAnsi="Times New Roman" w:cs="Times New Roman"/>
      <w:noProof/>
      <w:snapToGrid w:val="0"/>
      <w:kern w:val="0"/>
      <w:szCs w:val="30"/>
    </w:rPr>
  </w:style>
  <w:style w:type="character" w:customStyle="1" w:styleId="10">
    <w:name w:val="标题 1 字符"/>
    <w:basedOn w:val="a0"/>
    <w:link w:val="1"/>
    <w:uiPriority w:val="9"/>
    <w:rsid w:val="00A32C9B"/>
    <w:rPr>
      <w:rFonts w:eastAsia="黑体"/>
      <w:b/>
      <w:bCs/>
      <w:kern w:val="44"/>
      <w:sz w:val="32"/>
      <w:szCs w:val="44"/>
    </w:rPr>
  </w:style>
  <w:style w:type="character" w:customStyle="1" w:styleId="20">
    <w:name w:val="标题 2 字符"/>
    <w:basedOn w:val="a0"/>
    <w:link w:val="2"/>
    <w:uiPriority w:val="9"/>
    <w:rsid w:val="00A32C9B"/>
    <w:rPr>
      <w:rFonts w:asciiTheme="majorHAnsi" w:eastAsia="黑体" w:hAnsiTheme="majorHAnsi" w:cstheme="majorBidi"/>
      <w:b/>
      <w:bCs/>
      <w:sz w:val="28"/>
      <w:szCs w:val="32"/>
    </w:rPr>
  </w:style>
  <w:style w:type="character" w:customStyle="1" w:styleId="30">
    <w:name w:val="标题 3 字符"/>
    <w:basedOn w:val="a0"/>
    <w:link w:val="3"/>
    <w:uiPriority w:val="9"/>
    <w:rsid w:val="000E4A72"/>
    <w:rPr>
      <w:rFonts w:eastAsia="黑体"/>
      <w:b/>
      <w:bCs/>
      <w:sz w:val="24"/>
      <w:szCs w:val="32"/>
    </w:rPr>
  </w:style>
  <w:style w:type="paragraph" w:styleId="TOC">
    <w:name w:val="TOC Heading"/>
    <w:basedOn w:val="1"/>
    <w:next w:val="a"/>
    <w:uiPriority w:val="39"/>
    <w:semiHidden/>
    <w:unhideWhenUsed/>
    <w:qFormat/>
    <w:rsid w:val="00D17E22"/>
    <w:pPr>
      <w:widowControl/>
      <w:spacing w:before="48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1">
    <w:name w:val="toc 2"/>
    <w:basedOn w:val="a"/>
    <w:next w:val="a"/>
    <w:autoRedefine/>
    <w:uiPriority w:val="39"/>
    <w:unhideWhenUsed/>
    <w:qFormat/>
    <w:rsid w:val="002F7286"/>
    <w:pPr>
      <w:widowControl/>
      <w:tabs>
        <w:tab w:val="left" w:pos="840"/>
        <w:tab w:val="right" w:leader="dot" w:pos="9060"/>
      </w:tabs>
      <w:spacing w:after="100" w:line="400" w:lineRule="exact"/>
      <w:ind w:left="220"/>
      <w:jc w:val="left"/>
    </w:pPr>
    <w:rPr>
      <w:kern w:val="0"/>
      <w:sz w:val="22"/>
    </w:rPr>
  </w:style>
  <w:style w:type="paragraph" w:styleId="11">
    <w:name w:val="toc 1"/>
    <w:basedOn w:val="a"/>
    <w:next w:val="a"/>
    <w:autoRedefine/>
    <w:uiPriority w:val="39"/>
    <w:unhideWhenUsed/>
    <w:qFormat/>
    <w:rsid w:val="00D17E22"/>
    <w:pPr>
      <w:widowControl/>
      <w:spacing w:after="100" w:line="276" w:lineRule="auto"/>
      <w:jc w:val="left"/>
    </w:pPr>
    <w:rPr>
      <w:kern w:val="0"/>
      <w:sz w:val="22"/>
    </w:rPr>
  </w:style>
  <w:style w:type="paragraph" w:styleId="31">
    <w:name w:val="toc 3"/>
    <w:basedOn w:val="a"/>
    <w:next w:val="a"/>
    <w:autoRedefine/>
    <w:uiPriority w:val="39"/>
    <w:unhideWhenUsed/>
    <w:qFormat/>
    <w:rsid w:val="00D17E22"/>
    <w:pPr>
      <w:widowControl/>
      <w:spacing w:after="100" w:line="276" w:lineRule="auto"/>
      <w:ind w:left="440"/>
      <w:jc w:val="left"/>
    </w:pPr>
    <w:rPr>
      <w:kern w:val="0"/>
      <w:sz w:val="22"/>
    </w:rPr>
  </w:style>
  <w:style w:type="character" w:styleId="ae">
    <w:name w:val="Hyperlink"/>
    <w:basedOn w:val="a0"/>
    <w:uiPriority w:val="99"/>
    <w:unhideWhenUsed/>
    <w:rsid w:val="00D17E22"/>
    <w:rPr>
      <w:color w:val="0563C1" w:themeColor="hyperlink"/>
      <w:u w:val="single"/>
    </w:rPr>
  </w:style>
  <w:style w:type="paragraph" w:customStyle="1" w:styleId="af">
    <w:name w:val="图"/>
    <w:basedOn w:val="a"/>
    <w:rsid w:val="0063694D"/>
    <w:pPr>
      <w:adjustRightInd w:val="0"/>
      <w:snapToGrid w:val="0"/>
      <w:spacing w:before="200" w:after="40" w:line="320" w:lineRule="atLeast"/>
      <w:jc w:val="center"/>
    </w:pPr>
    <w:rPr>
      <w:rFonts w:ascii="Times New Roman" w:eastAsia="宋体" w:hAnsi="Times New Roman" w:cs="Times New Roman"/>
      <w:szCs w:val="24"/>
    </w:rPr>
  </w:style>
  <w:style w:type="paragraph" w:styleId="af0">
    <w:name w:val="caption"/>
    <w:basedOn w:val="a"/>
    <w:next w:val="a"/>
    <w:unhideWhenUsed/>
    <w:qFormat/>
    <w:rsid w:val="00372BF7"/>
    <w:pPr>
      <w:spacing w:line="440" w:lineRule="exact"/>
    </w:pPr>
    <w:rPr>
      <w:rFonts w:ascii="Cambria" w:eastAsia="黑体" w:hAnsi="Cambria" w:cs="Times New Roman"/>
      <w:sz w:val="20"/>
      <w:szCs w:val="20"/>
    </w:rPr>
  </w:style>
  <w:style w:type="character" w:styleId="af1">
    <w:name w:val="Placeholder Text"/>
    <w:basedOn w:val="a0"/>
    <w:uiPriority w:val="99"/>
    <w:semiHidden/>
    <w:rsid w:val="001374A3"/>
    <w:rPr>
      <w:color w:val="808080"/>
    </w:rPr>
  </w:style>
  <w:style w:type="table" w:styleId="af2">
    <w:name w:val="Table Grid"/>
    <w:basedOn w:val="a1"/>
    <w:uiPriority w:val="39"/>
    <w:rsid w:val="005907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Normal (Web)"/>
    <w:basedOn w:val="a"/>
    <w:uiPriority w:val="99"/>
    <w:unhideWhenUsed/>
    <w:rsid w:val="00562069"/>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562069"/>
    <w:rPr>
      <w:rFonts w:ascii="宋体" w:eastAsia="宋体" w:hAnsi="宋体" w:cs="宋体"/>
      <w:sz w:val="24"/>
      <w:szCs w:val="24"/>
    </w:rPr>
  </w:style>
  <w:style w:type="paragraph" w:styleId="4">
    <w:name w:val="toc 4"/>
    <w:basedOn w:val="a"/>
    <w:next w:val="a"/>
    <w:autoRedefine/>
    <w:uiPriority w:val="39"/>
    <w:unhideWhenUsed/>
    <w:rsid w:val="00A222C7"/>
    <w:pPr>
      <w:ind w:leftChars="600" w:left="1260"/>
    </w:pPr>
    <w:rPr>
      <w:szCs w:val="22"/>
    </w:rPr>
  </w:style>
  <w:style w:type="paragraph" w:styleId="5">
    <w:name w:val="toc 5"/>
    <w:basedOn w:val="a"/>
    <w:next w:val="a"/>
    <w:autoRedefine/>
    <w:uiPriority w:val="39"/>
    <w:unhideWhenUsed/>
    <w:rsid w:val="00A222C7"/>
    <w:pPr>
      <w:ind w:leftChars="800" w:left="1680"/>
    </w:pPr>
    <w:rPr>
      <w:szCs w:val="22"/>
    </w:rPr>
  </w:style>
  <w:style w:type="paragraph" w:styleId="6">
    <w:name w:val="toc 6"/>
    <w:basedOn w:val="a"/>
    <w:next w:val="a"/>
    <w:autoRedefine/>
    <w:uiPriority w:val="39"/>
    <w:unhideWhenUsed/>
    <w:rsid w:val="00A222C7"/>
    <w:pPr>
      <w:ind w:leftChars="1000" w:left="2100"/>
    </w:pPr>
    <w:rPr>
      <w:szCs w:val="22"/>
    </w:rPr>
  </w:style>
  <w:style w:type="paragraph" w:styleId="7">
    <w:name w:val="toc 7"/>
    <w:basedOn w:val="a"/>
    <w:next w:val="a"/>
    <w:autoRedefine/>
    <w:uiPriority w:val="39"/>
    <w:unhideWhenUsed/>
    <w:rsid w:val="00A222C7"/>
    <w:pPr>
      <w:ind w:leftChars="1200" w:left="2520"/>
    </w:pPr>
    <w:rPr>
      <w:szCs w:val="22"/>
    </w:rPr>
  </w:style>
  <w:style w:type="paragraph" w:styleId="8">
    <w:name w:val="toc 8"/>
    <w:basedOn w:val="a"/>
    <w:next w:val="a"/>
    <w:autoRedefine/>
    <w:uiPriority w:val="39"/>
    <w:unhideWhenUsed/>
    <w:rsid w:val="00A222C7"/>
    <w:pPr>
      <w:ind w:leftChars="1400" w:left="2940"/>
    </w:pPr>
    <w:rPr>
      <w:szCs w:val="22"/>
    </w:rPr>
  </w:style>
  <w:style w:type="paragraph" w:styleId="9">
    <w:name w:val="toc 9"/>
    <w:basedOn w:val="a"/>
    <w:next w:val="a"/>
    <w:autoRedefine/>
    <w:uiPriority w:val="39"/>
    <w:unhideWhenUsed/>
    <w:rsid w:val="00A222C7"/>
    <w:pPr>
      <w:ind w:leftChars="1600" w:left="3360"/>
    </w:pPr>
    <w:rPr>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578132">
      <w:bodyDiv w:val="1"/>
      <w:marLeft w:val="0"/>
      <w:marRight w:val="0"/>
      <w:marTop w:val="0"/>
      <w:marBottom w:val="0"/>
      <w:divBdr>
        <w:top w:val="none" w:sz="0" w:space="0" w:color="auto"/>
        <w:left w:val="none" w:sz="0" w:space="0" w:color="auto"/>
        <w:bottom w:val="none" w:sz="0" w:space="0" w:color="auto"/>
        <w:right w:val="none" w:sz="0" w:space="0" w:color="auto"/>
      </w:divBdr>
    </w:div>
    <w:div w:id="269823921">
      <w:bodyDiv w:val="1"/>
      <w:marLeft w:val="0"/>
      <w:marRight w:val="0"/>
      <w:marTop w:val="0"/>
      <w:marBottom w:val="0"/>
      <w:divBdr>
        <w:top w:val="none" w:sz="0" w:space="0" w:color="auto"/>
        <w:left w:val="none" w:sz="0" w:space="0" w:color="auto"/>
        <w:bottom w:val="none" w:sz="0" w:space="0" w:color="auto"/>
        <w:right w:val="none" w:sz="0" w:space="0" w:color="auto"/>
      </w:divBdr>
    </w:div>
    <w:div w:id="331766184">
      <w:bodyDiv w:val="1"/>
      <w:marLeft w:val="0"/>
      <w:marRight w:val="0"/>
      <w:marTop w:val="0"/>
      <w:marBottom w:val="0"/>
      <w:divBdr>
        <w:top w:val="none" w:sz="0" w:space="0" w:color="auto"/>
        <w:left w:val="none" w:sz="0" w:space="0" w:color="auto"/>
        <w:bottom w:val="none" w:sz="0" w:space="0" w:color="auto"/>
        <w:right w:val="none" w:sz="0" w:space="0" w:color="auto"/>
      </w:divBdr>
    </w:div>
    <w:div w:id="485584821">
      <w:bodyDiv w:val="1"/>
      <w:marLeft w:val="0"/>
      <w:marRight w:val="0"/>
      <w:marTop w:val="0"/>
      <w:marBottom w:val="0"/>
      <w:divBdr>
        <w:top w:val="none" w:sz="0" w:space="0" w:color="auto"/>
        <w:left w:val="none" w:sz="0" w:space="0" w:color="auto"/>
        <w:bottom w:val="none" w:sz="0" w:space="0" w:color="auto"/>
        <w:right w:val="none" w:sz="0" w:space="0" w:color="auto"/>
      </w:divBdr>
    </w:div>
    <w:div w:id="761873310">
      <w:bodyDiv w:val="1"/>
      <w:marLeft w:val="0"/>
      <w:marRight w:val="0"/>
      <w:marTop w:val="0"/>
      <w:marBottom w:val="0"/>
      <w:divBdr>
        <w:top w:val="none" w:sz="0" w:space="0" w:color="auto"/>
        <w:left w:val="none" w:sz="0" w:space="0" w:color="auto"/>
        <w:bottom w:val="none" w:sz="0" w:space="0" w:color="auto"/>
        <w:right w:val="none" w:sz="0" w:space="0" w:color="auto"/>
      </w:divBdr>
    </w:div>
    <w:div w:id="884565878">
      <w:bodyDiv w:val="1"/>
      <w:marLeft w:val="0"/>
      <w:marRight w:val="0"/>
      <w:marTop w:val="0"/>
      <w:marBottom w:val="0"/>
      <w:divBdr>
        <w:top w:val="none" w:sz="0" w:space="0" w:color="auto"/>
        <w:left w:val="none" w:sz="0" w:space="0" w:color="auto"/>
        <w:bottom w:val="none" w:sz="0" w:space="0" w:color="auto"/>
        <w:right w:val="none" w:sz="0" w:space="0" w:color="auto"/>
      </w:divBdr>
      <w:divsChild>
        <w:div w:id="43601576">
          <w:marLeft w:val="0"/>
          <w:marRight w:val="0"/>
          <w:marTop w:val="0"/>
          <w:marBottom w:val="0"/>
          <w:divBdr>
            <w:top w:val="none" w:sz="0" w:space="0" w:color="auto"/>
            <w:left w:val="none" w:sz="0" w:space="0" w:color="auto"/>
            <w:bottom w:val="none" w:sz="0" w:space="0" w:color="auto"/>
            <w:right w:val="none" w:sz="0" w:space="0" w:color="auto"/>
          </w:divBdr>
        </w:div>
      </w:divsChild>
    </w:div>
    <w:div w:id="911429894">
      <w:bodyDiv w:val="1"/>
      <w:marLeft w:val="0"/>
      <w:marRight w:val="0"/>
      <w:marTop w:val="0"/>
      <w:marBottom w:val="0"/>
      <w:divBdr>
        <w:top w:val="none" w:sz="0" w:space="0" w:color="auto"/>
        <w:left w:val="none" w:sz="0" w:space="0" w:color="auto"/>
        <w:bottom w:val="none" w:sz="0" w:space="0" w:color="auto"/>
        <w:right w:val="none" w:sz="0" w:space="0" w:color="auto"/>
      </w:divBdr>
    </w:div>
    <w:div w:id="981276390">
      <w:bodyDiv w:val="1"/>
      <w:marLeft w:val="0"/>
      <w:marRight w:val="0"/>
      <w:marTop w:val="0"/>
      <w:marBottom w:val="0"/>
      <w:divBdr>
        <w:top w:val="none" w:sz="0" w:space="0" w:color="auto"/>
        <w:left w:val="none" w:sz="0" w:space="0" w:color="auto"/>
        <w:bottom w:val="none" w:sz="0" w:space="0" w:color="auto"/>
        <w:right w:val="none" w:sz="0" w:space="0" w:color="auto"/>
      </w:divBdr>
    </w:div>
    <w:div w:id="1268193641">
      <w:bodyDiv w:val="1"/>
      <w:marLeft w:val="0"/>
      <w:marRight w:val="0"/>
      <w:marTop w:val="0"/>
      <w:marBottom w:val="0"/>
      <w:divBdr>
        <w:top w:val="none" w:sz="0" w:space="0" w:color="auto"/>
        <w:left w:val="none" w:sz="0" w:space="0" w:color="auto"/>
        <w:bottom w:val="none" w:sz="0" w:space="0" w:color="auto"/>
        <w:right w:val="none" w:sz="0" w:space="0" w:color="auto"/>
      </w:divBdr>
    </w:div>
    <w:div w:id="1646201565">
      <w:bodyDiv w:val="1"/>
      <w:marLeft w:val="0"/>
      <w:marRight w:val="0"/>
      <w:marTop w:val="0"/>
      <w:marBottom w:val="0"/>
      <w:divBdr>
        <w:top w:val="none" w:sz="0" w:space="0" w:color="auto"/>
        <w:left w:val="none" w:sz="0" w:space="0" w:color="auto"/>
        <w:bottom w:val="none" w:sz="0" w:space="0" w:color="auto"/>
        <w:right w:val="none" w:sz="0" w:space="0" w:color="auto"/>
      </w:divBdr>
    </w:div>
    <w:div w:id="2031953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16C28D4-15B0-47F6-8428-F6FE2ED9B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5399</TotalTime>
  <Pages>35</Pages>
  <Words>5516</Words>
  <Characters>31443</Characters>
  <Application>Microsoft Office Word</Application>
  <DocSecurity>0</DocSecurity>
  <Lines>262</Lines>
  <Paragraphs>73</Paragraphs>
  <ScaleCrop>false</ScaleCrop>
  <Company>微软中国</Company>
  <LinksUpToDate>false</LinksUpToDate>
  <CharactersWithSpaces>36886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郝帅</dc:creator>
  <cp:lastModifiedBy>Wang Ruijia</cp:lastModifiedBy>
  <cp:revision>660</cp:revision>
  <dcterms:created xsi:type="dcterms:W3CDTF">2018-11-12T02:13:00Z</dcterms:created>
  <dcterms:modified xsi:type="dcterms:W3CDTF">2019-05-29T02:31:00Z</dcterms:modified>
</cp:coreProperties>
</file>